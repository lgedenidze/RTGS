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D493C" w14:textId="27B54487" w:rsidR="005D03B3" w:rsidRDefault="00715DA1" w:rsidP="005D125C">
      <w:pPr>
        <w:pStyle w:val="Standardtext"/>
      </w:pPr>
      <w:r>
        <w:rPr>
          <w:noProof/>
        </w:rPr>
        <mc:AlternateContent>
          <mc:Choice Requires="wpg">
            <w:drawing>
              <wp:anchor distT="0" distB="0" distL="114300" distR="114300" simplePos="0" relativeHeight="251658241" behindDoc="0" locked="0" layoutInCell="1" allowOverlap="1" wp14:anchorId="7012A8BC" wp14:editId="271D3E93">
                <wp:simplePos x="0" y="0"/>
                <wp:positionH relativeFrom="column">
                  <wp:posOffset>0</wp:posOffset>
                </wp:positionH>
                <wp:positionV relativeFrom="paragraph">
                  <wp:posOffset>0</wp:posOffset>
                </wp:positionV>
                <wp:extent cx="6196965" cy="8864055"/>
                <wp:effectExtent l="0" t="0" r="0" b="13335"/>
                <wp:wrapNone/>
                <wp:docPr id="1722511796" name="Group 1"/>
                <wp:cNvGraphicFramePr/>
                <a:graphic xmlns:a="http://schemas.openxmlformats.org/drawingml/2006/main">
                  <a:graphicData uri="http://schemas.microsoft.com/office/word/2010/wordprocessingGroup">
                    <wpg:wgp>
                      <wpg:cNvGrpSpPr/>
                      <wpg:grpSpPr>
                        <a:xfrm>
                          <a:off x="0" y="0"/>
                          <a:ext cx="6196965" cy="8864055"/>
                          <a:chOff x="0" y="0"/>
                          <a:chExt cx="6196965" cy="8864055"/>
                        </a:xfrm>
                      </wpg:grpSpPr>
                      <pic:pic xmlns:pic="http://schemas.openxmlformats.org/drawingml/2006/picture">
                        <pic:nvPicPr>
                          <pic:cNvPr id="102446651" name="Graphic 1"/>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9525" y="0"/>
                            <a:ext cx="6187440" cy="8862695"/>
                          </a:xfrm>
                          <a:prstGeom prst="rect">
                            <a:avLst/>
                          </a:prstGeom>
                        </pic:spPr>
                      </pic:pic>
                      <wps:wsp>
                        <wps:cNvPr id="217" name="Text Box 2"/>
                        <wps:cNvSpPr txBox="1">
                          <a:spLocks noChangeArrowheads="1"/>
                        </wps:cNvSpPr>
                        <wps:spPr bwMode="auto">
                          <a:xfrm>
                            <a:off x="0" y="3886200"/>
                            <a:ext cx="5490360" cy="3769920"/>
                          </a:xfrm>
                          <a:prstGeom prst="rect">
                            <a:avLst/>
                          </a:prstGeom>
                          <a:noFill/>
                          <a:ln w="9525">
                            <a:noFill/>
                            <a:miter lim="800000"/>
                            <a:headEnd/>
                            <a:tailEnd/>
                          </a:ln>
                        </wps:spPr>
                        <wps:txbx>
                          <w:txbxContent>
                            <w:sdt>
                              <w:sdtPr>
                                <w:rPr>
                                  <w:rStyle w:val="TitleChar"/>
                                </w:rPr>
                                <w:alias w:val="Title"/>
                                <w:tag w:val=""/>
                                <w:id w:val="-446931284"/>
                                <w:dataBinding w:prefixMappings="xmlns:ns0='http://purl.org/dc/elements/1.1/' xmlns:ns1='http://schemas.openxmlformats.org/package/2006/metadata/core-properties' " w:xpath="/ns1:coreProperties[1]/ns0:title[1]" w:storeItemID="{6C3C8BC8-F283-45AE-878A-BAB7291924A1}"/>
                                <w:text w:multiLine="1"/>
                              </w:sdtPr>
                              <w:sdtContent>
                                <w:p w14:paraId="5448588B" w14:textId="7637606A" w:rsidR="00BB6801" w:rsidRDefault="00BB6801" w:rsidP="00F64603">
                                  <w:pPr>
                                    <w:spacing w:before="0" w:after="0" w:line="240" w:lineRule="auto"/>
                                    <w:rPr>
                                      <w:color w:val="FFFFFF" w:themeColor="background1"/>
                                    </w:rPr>
                                  </w:pPr>
                                  <w:r>
                                    <w:rPr>
                                      <w:rStyle w:val="TitleChar"/>
                                    </w:rPr>
                                    <w:t>Annex G – ACH Message Format</w:t>
                                  </w:r>
                                </w:p>
                              </w:sdtContent>
                            </w:sdt>
                          </w:txbxContent>
                        </wps:txbx>
                        <wps:bodyPr rot="0" vert="horz" wrap="square" lIns="36000" tIns="36000" rIns="36000" bIns="144000" anchor="b" anchorCtr="0">
                          <a:noAutofit/>
                        </wps:bodyPr>
                      </wps:wsp>
                      <wps:wsp>
                        <wps:cNvPr id="158051635" name="Text Box 2"/>
                        <wps:cNvSpPr txBox="1">
                          <a:spLocks noChangeArrowheads="1"/>
                        </wps:cNvSpPr>
                        <wps:spPr bwMode="auto">
                          <a:xfrm>
                            <a:off x="0" y="7610475"/>
                            <a:ext cx="5479560" cy="847800"/>
                          </a:xfrm>
                          <a:prstGeom prst="rect">
                            <a:avLst/>
                          </a:prstGeom>
                          <a:noFill/>
                          <a:ln w="9525">
                            <a:noFill/>
                            <a:miter lim="800000"/>
                            <a:headEnd/>
                            <a:tailEnd/>
                          </a:ln>
                        </wps:spPr>
                        <wps:txbx>
                          <w:txbxContent>
                            <w:p w14:paraId="41DFEFD7" w14:textId="52CE8334" w:rsidR="00BB6801" w:rsidRDefault="00000000" w:rsidP="001E6F9F">
                              <w:pPr>
                                <w:pStyle w:val="Subtitle"/>
                              </w:pPr>
                              <w:sdt>
                                <w:sdtPr>
                                  <w:alias w:val="Subject"/>
                                  <w:tag w:val=""/>
                                  <w:id w:val="2056665788"/>
                                  <w:dataBinding w:prefixMappings="xmlns:ns0='http://purl.org/dc/elements/1.1/' xmlns:ns1='http://schemas.openxmlformats.org/package/2006/metadata/core-properties' " w:xpath="/ns1:coreProperties[1]/ns0:subject[1]" w:storeItemID="{6C3C8BC8-F283-45AE-878A-BAB7291924A1}"/>
                                  <w:text/>
                                </w:sdtPr>
                                <w:sdtContent>
                                  <w:r w:rsidR="00BB6801">
                                    <w:t>Automated Transfer System Upgrade Delivery Project</w:t>
                                  </w:r>
                                </w:sdtContent>
                              </w:sdt>
                            </w:p>
                            <w:p w14:paraId="4E407969" w14:textId="784E422E" w:rsidR="00BB6801" w:rsidRDefault="00BB6801"/>
                          </w:txbxContent>
                        </wps:txbx>
                        <wps:bodyPr rot="0" vert="horz" wrap="square" lIns="36000" tIns="36000" rIns="36000" bIns="0" anchor="t" anchorCtr="0">
                          <a:noAutofit/>
                        </wps:bodyPr>
                      </wps:wsp>
                      <wps:wsp>
                        <wps:cNvPr id="1657442507" name="Text Box 2"/>
                        <wps:cNvSpPr txBox="1">
                          <a:spLocks noChangeArrowheads="1"/>
                        </wps:cNvSpPr>
                        <wps:spPr bwMode="auto">
                          <a:xfrm>
                            <a:off x="3886200" y="8677275"/>
                            <a:ext cx="1725930" cy="185420"/>
                          </a:xfrm>
                          <a:prstGeom prst="rect">
                            <a:avLst/>
                          </a:prstGeom>
                          <a:noFill/>
                          <a:ln w="9525">
                            <a:noFill/>
                            <a:miter lim="800000"/>
                            <a:headEnd/>
                            <a:tailEnd/>
                          </a:ln>
                        </wps:spPr>
                        <wps:txbx>
                          <w:txbxContent>
                            <w:p w14:paraId="6ECEE5F7" w14:textId="35B2C353" w:rsidR="00BB6801" w:rsidRDefault="00BB6801" w:rsidP="002941D9">
                              <w:pPr>
                                <w:pStyle w:val="Copyright"/>
                              </w:pPr>
                              <w:r w:rsidRPr="00641945">
                                <w:t>Copyright</w:t>
                              </w:r>
                              <w:r w:rsidRPr="003979D4">
                                <w:t xml:space="preserve"> © 202</w:t>
                              </w:r>
                              <w:r>
                                <w:t>5</w:t>
                              </w:r>
                              <w:r w:rsidRPr="003979D4">
                                <w:t xml:space="preserve"> Montran</w:t>
                              </w:r>
                            </w:p>
                          </w:txbxContent>
                        </wps:txbx>
                        <wps:bodyPr rot="0" vert="horz" wrap="square" lIns="36000" tIns="36000" rIns="36000" bIns="0" anchor="b" anchorCtr="0">
                          <a:noAutofit/>
                        </wps:bodyPr>
                      </wps:wsp>
                      <wps:wsp>
                        <wps:cNvPr id="693294564" name="Text Box 2"/>
                        <wps:cNvSpPr txBox="1">
                          <a:spLocks noChangeArrowheads="1"/>
                        </wps:cNvSpPr>
                        <wps:spPr bwMode="auto">
                          <a:xfrm>
                            <a:off x="0" y="0"/>
                            <a:ext cx="4000500" cy="418465"/>
                          </a:xfrm>
                          <a:prstGeom prst="rect">
                            <a:avLst/>
                          </a:prstGeom>
                          <a:noFill/>
                          <a:ln w="9525">
                            <a:noFill/>
                            <a:miter lim="800000"/>
                            <a:headEnd/>
                            <a:tailEnd/>
                          </a:ln>
                        </wps:spPr>
                        <wps:txbx>
                          <w:txbxContent>
                            <w:p w14:paraId="48D3177E" w14:textId="404814CC" w:rsidR="00BB6801" w:rsidRDefault="00000000" w:rsidP="00897E7A">
                              <w:pPr>
                                <w:pStyle w:val="Subtitle"/>
                              </w:pPr>
                              <w:sdt>
                                <w:sdtPr>
                                  <w:alias w:val="Company"/>
                                  <w:tag w:val=""/>
                                  <w:id w:val="-117143572"/>
                                  <w:dataBinding w:prefixMappings="xmlns:ns0='http://schemas.openxmlformats.org/officeDocument/2006/extended-properties' " w:xpath="/ns0:Properties[1]/ns0:Company[1]" w:storeItemID="{6668398D-A668-4E3E-A5EB-62B293D839F1}"/>
                                  <w:text/>
                                </w:sdtPr>
                                <w:sdtContent>
                                  <w:r w:rsidR="00BB6801">
                                    <w:t>National Bank of Georgia</w:t>
                                  </w:r>
                                </w:sdtContent>
                              </w:sdt>
                            </w:p>
                          </w:txbxContent>
                        </wps:txbx>
                        <wps:bodyPr rot="0" vert="horz" wrap="square" lIns="36000" tIns="36000" rIns="36000" bIns="36000" anchor="t" anchorCtr="0">
                          <a:spAutoFit/>
                        </wps:bodyPr>
                      </wps:wsp>
                      <wps:wsp>
                        <wps:cNvPr id="1749773485" name="Text Box 2"/>
                        <wps:cNvSpPr txBox="1">
                          <a:spLocks noChangeArrowheads="1"/>
                        </wps:cNvSpPr>
                        <wps:spPr bwMode="auto">
                          <a:xfrm>
                            <a:off x="0" y="8486775"/>
                            <a:ext cx="2514600" cy="377280"/>
                          </a:xfrm>
                          <a:prstGeom prst="rect">
                            <a:avLst/>
                          </a:prstGeom>
                          <a:noFill/>
                          <a:ln w="9525">
                            <a:noFill/>
                            <a:miter lim="800000"/>
                            <a:headEnd/>
                            <a:tailEnd/>
                          </a:ln>
                        </wps:spPr>
                        <wps:txbx>
                          <w:txbxContent>
                            <w:tbl>
                              <w:tblPr>
                                <w:tblW w:w="0" w:type="auto"/>
                                <w:tblLook w:val="0600" w:firstRow="0" w:lastRow="0" w:firstColumn="0" w:lastColumn="0" w:noHBand="1" w:noVBand="1"/>
                              </w:tblPr>
                              <w:tblGrid>
                                <w:gridCol w:w="1011"/>
                                <w:gridCol w:w="2281"/>
                              </w:tblGrid>
                              <w:tr w:rsidR="00BB6801" w:rsidRPr="003979D4" w14:paraId="460B20E3" w14:textId="77777777">
                                <w:trPr>
                                  <w:trHeight w:val="271"/>
                                </w:trPr>
                                <w:tc>
                                  <w:tcPr>
                                    <w:tcW w:w="964" w:type="dxa"/>
                                    <w:vAlign w:val="bottom"/>
                                  </w:tcPr>
                                  <w:p w14:paraId="5CE1C5C1" w14:textId="77777777" w:rsidR="00BB6801" w:rsidRPr="003979D4" w:rsidRDefault="00BB6801" w:rsidP="00715331">
                                    <w:pPr>
                                      <w:spacing w:before="0" w:after="0" w:line="240" w:lineRule="auto"/>
                                    </w:pPr>
                                    <w:r w:rsidRPr="003979D4">
                                      <w:rPr>
                                        <w:color w:val="5F5F5F"/>
                                      </w:rPr>
                                      <w:t>Version:</w:t>
                                    </w:r>
                                  </w:p>
                                </w:tc>
                                <w:sdt>
                                  <w:sdtPr>
                                    <w:rPr>
                                      <w:bCs/>
                                      <w:sz w:val="24"/>
                                    </w:rPr>
                                    <w:alias w:val="Version"/>
                                    <w:tag w:val=""/>
                                    <w:id w:val="1486126306"/>
                                    <w:dataBinding w:prefixMappings="xmlns:ns0='http://purl.org/dc/elements/1.1/' xmlns:ns1='http://schemas.openxmlformats.org/package/2006/metadata/core-properties' " w:xpath="/ns1:coreProperties[1]/ns1:contentStatus[1]" w:storeItemID="{6C3C8BC8-F283-45AE-878A-BAB7291924A1}"/>
                                    <w:text/>
                                  </w:sdtPr>
                                  <w:sdtContent>
                                    <w:tc>
                                      <w:tcPr>
                                        <w:tcW w:w="2281" w:type="dxa"/>
                                        <w:vAlign w:val="bottom"/>
                                      </w:tcPr>
                                      <w:p w14:paraId="5C6C6929" w14:textId="3E675E41" w:rsidR="00BB6801" w:rsidRPr="003979D4" w:rsidRDefault="00FC2486" w:rsidP="00715331">
                                        <w:pPr>
                                          <w:spacing w:before="0" w:after="0" w:line="240" w:lineRule="auto"/>
                                          <w:rPr>
                                            <w:color w:val="5F5F5F"/>
                                          </w:rPr>
                                        </w:pPr>
                                        <w:del w:id="0" w:author="Rares Galan" w:date="2025-11-10T14:58:00Z" w16du:dateUtc="2025-11-10T12:58:00Z">
                                          <w:r w:rsidDel="00F979A5">
                                            <w:rPr>
                                              <w:bCs/>
                                              <w:sz w:val="24"/>
                                            </w:rPr>
                                            <w:delText>1.00</w:delText>
                                          </w:r>
                                        </w:del>
                                        <w:ins w:id="1" w:author="Rares Galan" w:date="2025-11-10T14:58:00Z" w16du:dateUtc="2025-11-10T12:58:00Z">
                                          <w:r w:rsidR="00F979A5">
                                            <w:rPr>
                                              <w:bCs/>
                                              <w:sz w:val="24"/>
                                            </w:rPr>
                                            <w:t>1.01</w:t>
                                          </w:r>
                                        </w:ins>
                                      </w:p>
                                    </w:tc>
                                  </w:sdtContent>
                                </w:sdt>
                              </w:tr>
                              <w:tr w:rsidR="00BB6801" w:rsidRPr="003979D4" w14:paraId="2EEFE691" w14:textId="77777777">
                                <w:trPr>
                                  <w:trHeight w:val="271"/>
                                </w:trPr>
                                <w:tc>
                                  <w:tcPr>
                                    <w:tcW w:w="964" w:type="dxa"/>
                                    <w:vAlign w:val="bottom"/>
                                  </w:tcPr>
                                  <w:p w14:paraId="33F979E2" w14:textId="77777777" w:rsidR="00BB6801" w:rsidRPr="003979D4" w:rsidRDefault="00BB6801" w:rsidP="00715331">
                                    <w:pPr>
                                      <w:spacing w:before="0" w:after="0" w:line="240" w:lineRule="auto"/>
                                    </w:pPr>
                                    <w:r w:rsidRPr="003979D4">
                                      <w:rPr>
                                        <w:color w:val="5F5F5F"/>
                                      </w:rPr>
                                      <w:t>Date:</w:t>
                                    </w:r>
                                  </w:p>
                                </w:tc>
                                <w:tc>
                                  <w:tcPr>
                                    <w:tcW w:w="2281" w:type="dxa"/>
                                    <w:vAlign w:val="bottom"/>
                                  </w:tcPr>
                                  <w:p w14:paraId="04C5AFA4" w14:textId="41B3B15F" w:rsidR="00BB6801" w:rsidRPr="003979D4" w:rsidRDefault="00000000" w:rsidP="00715331">
                                    <w:pPr>
                                      <w:spacing w:before="0" w:after="0" w:line="240" w:lineRule="auto"/>
                                      <w:rPr>
                                        <w:color w:val="5F5F5F"/>
                                      </w:rPr>
                                    </w:pPr>
                                    <w:sdt>
                                      <w:sdtPr>
                                        <w:rPr>
                                          <w:color w:val="5F5F5F"/>
                                        </w:rPr>
                                        <w:alias w:val="Publish Date"/>
                                        <w:tag w:val="Publish Date"/>
                                        <w:id w:val="2057478338"/>
                                      </w:sdtPr>
                                      <w:sdtContent>
                                        <w:r w:rsidR="00BB6801" w:rsidRPr="003979D4">
                                          <w:rPr>
                                            <w:color w:val="5F5F5F"/>
                                          </w:rPr>
                                          <w:t>202</w:t>
                                        </w:r>
                                        <w:r w:rsidR="00BB6801">
                                          <w:rPr>
                                            <w:color w:val="5F5F5F"/>
                                          </w:rPr>
                                          <w:t>5</w:t>
                                        </w:r>
                                        <w:r w:rsidR="00BB6801" w:rsidRPr="003979D4">
                                          <w:rPr>
                                            <w:color w:val="5F5F5F"/>
                                          </w:rPr>
                                          <w:t>-</w:t>
                                        </w:r>
                                        <w:r w:rsidR="004E0A45">
                                          <w:rPr>
                                            <w:color w:val="5F5F5F"/>
                                          </w:rPr>
                                          <w:t>06-</w:t>
                                        </w:r>
                                        <w:r w:rsidR="00FC2486">
                                          <w:rPr>
                                            <w:color w:val="5F5F5F"/>
                                          </w:rPr>
                                          <w:t>17</w:t>
                                        </w:r>
                                      </w:sdtContent>
                                    </w:sdt>
                                  </w:p>
                                </w:tc>
                              </w:tr>
                              <w:tr w:rsidR="004E0A45" w:rsidRPr="003979D4" w14:paraId="53B32160" w14:textId="77777777">
                                <w:trPr>
                                  <w:trHeight w:val="271"/>
                                </w:trPr>
                                <w:tc>
                                  <w:tcPr>
                                    <w:tcW w:w="964" w:type="dxa"/>
                                    <w:vAlign w:val="bottom"/>
                                  </w:tcPr>
                                  <w:p w14:paraId="1C0AFD74" w14:textId="77777777" w:rsidR="004E0A45" w:rsidRPr="003979D4" w:rsidRDefault="004E0A45" w:rsidP="00715331">
                                    <w:pPr>
                                      <w:spacing w:before="0" w:after="0" w:line="240" w:lineRule="auto"/>
                                      <w:rPr>
                                        <w:color w:val="5F5F5F"/>
                                      </w:rPr>
                                    </w:pPr>
                                  </w:p>
                                </w:tc>
                                <w:tc>
                                  <w:tcPr>
                                    <w:tcW w:w="2281" w:type="dxa"/>
                                    <w:vAlign w:val="bottom"/>
                                  </w:tcPr>
                                  <w:p w14:paraId="6CAA134B" w14:textId="77777777" w:rsidR="004E0A45" w:rsidRPr="003979D4" w:rsidRDefault="004E0A45" w:rsidP="00715331">
                                    <w:pPr>
                                      <w:spacing w:before="0" w:after="0" w:line="240" w:lineRule="auto"/>
                                      <w:rPr>
                                        <w:color w:val="5F5F5F"/>
                                      </w:rPr>
                                    </w:pPr>
                                  </w:p>
                                </w:tc>
                              </w:tr>
                            </w:tbl>
                            <w:p w14:paraId="4E123CB8" w14:textId="66BF5AC7" w:rsidR="00BB6801" w:rsidRDefault="00BB6801" w:rsidP="00715331"/>
                          </w:txbxContent>
                        </wps:txbx>
                        <wps:bodyPr rot="0" vert="horz" wrap="square" lIns="0" tIns="0" rIns="36000" bIns="0" anchor="b" anchorCtr="0">
                          <a:noAutofit/>
                        </wps:bodyPr>
                      </wps:wsp>
                    </wpg:wgp>
                  </a:graphicData>
                </a:graphic>
              </wp:anchor>
            </w:drawing>
          </mc:Choice>
          <mc:Fallback>
            <w:pict>
              <v:group w14:anchorId="7012A8BC" id="Group 1" o:spid="_x0000_s1026" style="position:absolute;margin-left:0;margin-top:0;width:487.95pt;height:697.95pt;z-index:251658241" coordsize="61969,8864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">
                <v:shape id="Graphic 1" o:spid="_x0000_s1027" type="#_x0000_t75" style="position:absolute;left:95;width:61874;height:886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">
                  <v:imagedata r:id="rId12" o:title=""/>
                </v:shape>
                <v:shapetype id="_x0000_t202" coordsize="21600,21600" o:spt="202" path="m,l,21600r21600,l21600,xe">
                  <v:stroke joinstyle="miter"/>
                  <v:path gradientshapeok="t" o:connecttype="rect"/>
                </v:shapetype>
                <v:shape id="Text Box 2" o:spid="_x0000_s1028" type="#_x0000_t202" style="position:absolute;top:38862;width:54903;height:37699;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" filled="f" stroked="f">
                  <v:textbox inset="1mm,1mm,1mm,4mm">
                    <w:txbxContent>
                      <w:sdt>
                        <w:sdtPr>
                          <w:rPr>
                            <w:rStyle w:val="TitleChar"/>
                          </w:rPr>
                          <w:alias w:val="Title"/>
                          <w:tag w:val=""/>
                          <w:id w:val="-446931284"/>
                          <w:dataBinding w:prefixMappings="xmlns:ns0='http://purl.org/dc/elements/1.1/' xmlns:ns1='http://schemas.openxmlformats.org/package/2006/metadata/core-properties' " w:xpath="/ns1:coreProperties[1]/ns0:title[1]" w:storeItemID="{6C3C8BC8-F283-45AE-878A-BAB7291924A1}"/>
                          <w:text w:multiLine="1"/>
                        </w:sdtPr>
                        <w:sdtContent>
                          <w:p w14:paraId="5448588B" w14:textId="7637606A" w:rsidR="00BB6801" w:rsidRDefault="00BB6801" w:rsidP="00F64603">
                            <w:pPr>
                              <w:spacing w:before="0" w:after="0" w:line="240" w:lineRule="auto"/>
                              <w:rPr>
                                <w:color w:val="FFFFFF" w:themeColor="background1"/>
                              </w:rPr>
                            </w:pPr>
                            <w:r>
                              <w:rPr>
                                <w:rStyle w:val="TitleChar"/>
                              </w:rPr>
                              <w:t>Annex G – ACH Message Format</w:t>
                            </w:r>
                          </w:p>
                        </w:sdtContent>
                      </w:sdt>
                    </w:txbxContent>
                  </v:textbox>
                </v:shape>
                <v:shape id="Text Box 2" o:spid="_x0000_s1029" type="#_x0000_t202" style="position:absolute;top:76104;width:54795;height:8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" filled="f" stroked="f">
                  <v:textbox inset="1mm,1mm,1mm,0">
                    <w:txbxContent>
                      <w:p w14:paraId="41DFEFD7" w14:textId="52CE8334" w:rsidR="00BB6801" w:rsidRDefault="00000000" w:rsidP="001E6F9F">
                        <w:pPr>
                          <w:pStyle w:val="Subtitle"/>
                        </w:pPr>
                        <w:sdt>
                          <w:sdtPr>
                            <w:alias w:val="Subject"/>
                            <w:tag w:val=""/>
                            <w:id w:val="2056665788"/>
                            <w:dataBinding w:prefixMappings="xmlns:ns0='http://purl.org/dc/elements/1.1/' xmlns:ns1='http://schemas.openxmlformats.org/package/2006/metadata/core-properties' " w:xpath="/ns1:coreProperties[1]/ns0:subject[1]" w:storeItemID="{6C3C8BC8-F283-45AE-878A-BAB7291924A1}"/>
                            <w:text/>
                          </w:sdtPr>
                          <w:sdtContent>
                            <w:r w:rsidR="00BB6801">
                              <w:t>Automated Transfer System Upgrade Delivery Project</w:t>
                            </w:r>
                          </w:sdtContent>
                        </w:sdt>
                      </w:p>
                      <w:p w14:paraId="4E407969" w14:textId="784E422E" w:rsidR="00BB6801" w:rsidRDefault="00BB6801"/>
                    </w:txbxContent>
                  </v:textbox>
                </v:shape>
                <v:shape id="Text Box 2" o:spid="_x0000_s1030" type="#_x0000_t202" style="position:absolute;left:38862;top:86772;width:17259;height:185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" filled="f" stroked="f">
                  <v:textbox inset="1mm,1mm,1mm,0">
                    <w:txbxContent>
                      <w:p w14:paraId="6ECEE5F7" w14:textId="35B2C353" w:rsidR="00BB6801" w:rsidRDefault="00BB6801" w:rsidP="002941D9">
                        <w:pPr>
                          <w:pStyle w:val="Copyright"/>
                        </w:pPr>
                        <w:r w:rsidRPr="00641945">
                          <w:t>Copyright</w:t>
                        </w:r>
                        <w:r w:rsidRPr="003979D4">
                          <w:t xml:space="preserve"> © 202</w:t>
                        </w:r>
                        <w:r>
                          <w:t>5</w:t>
                        </w:r>
                        <w:r w:rsidRPr="003979D4">
                          <w:t xml:space="preserve"> Montran</w:t>
                        </w:r>
                      </w:p>
                    </w:txbxContent>
                  </v:textbox>
                </v:shape>
                <v:shape id="Text Box 2" o:spid="_x0000_s1031" type="#_x0000_t202" style="position:absolute;width:40005;height:41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" filled="f" stroked="f">
                  <v:textbox style="mso-fit-shape-to-text:t" inset="1mm,1mm,1mm,1mm">
                    <w:txbxContent>
                      <w:p w14:paraId="48D3177E" w14:textId="404814CC" w:rsidR="00BB6801" w:rsidRDefault="00000000" w:rsidP="00897E7A">
                        <w:pPr>
                          <w:pStyle w:val="Subtitle"/>
                        </w:pPr>
                        <w:sdt>
                          <w:sdtPr>
                            <w:alias w:val="Company"/>
                            <w:tag w:val=""/>
                            <w:id w:val="-117143572"/>
                            <w:dataBinding w:prefixMappings="xmlns:ns0='http://schemas.openxmlformats.org/officeDocument/2006/extended-properties' " w:xpath="/ns0:Properties[1]/ns0:Company[1]" w:storeItemID="{6668398D-A668-4E3E-A5EB-62B293D839F1}"/>
                            <w:text/>
                          </w:sdtPr>
                          <w:sdtContent>
                            <w:r w:rsidR="00BB6801">
                              <w:t>National Bank of Georgia</w:t>
                            </w:r>
                          </w:sdtContent>
                        </w:sdt>
                      </w:p>
                    </w:txbxContent>
                  </v:textbox>
                </v:shape>
                <v:shape id="Text Box 2" o:spid="_x0000_s1032" type="#_x0000_t202" style="position:absolute;top:84867;width:25146;height:377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" filled="f" stroked="f">
                  <v:textbox inset="0,0,1mm,0">
                    <w:txbxContent>
                      <w:tbl>
                        <w:tblPr>
                          <w:tblW w:w="0" w:type="auto"/>
                          <w:tblLook w:val="0600" w:firstRow="0" w:lastRow="0" w:firstColumn="0" w:lastColumn="0" w:noHBand="1" w:noVBand="1"/>
                        </w:tblPr>
                        <w:tblGrid>
                          <w:gridCol w:w="1011"/>
                          <w:gridCol w:w="2281"/>
                        </w:tblGrid>
                        <w:tr w:rsidR="00BB6801" w:rsidRPr="003979D4" w14:paraId="460B20E3" w14:textId="77777777">
                          <w:trPr>
                            <w:trHeight w:val="271"/>
                          </w:trPr>
                          <w:tc>
                            <w:tcPr>
                              <w:tcW w:w="964" w:type="dxa"/>
                              <w:vAlign w:val="bottom"/>
                            </w:tcPr>
                            <w:p w14:paraId="5CE1C5C1" w14:textId="77777777" w:rsidR="00BB6801" w:rsidRPr="003979D4" w:rsidRDefault="00BB6801" w:rsidP="00715331">
                              <w:pPr>
                                <w:spacing w:before="0" w:after="0" w:line="240" w:lineRule="auto"/>
                              </w:pPr>
                              <w:r w:rsidRPr="003979D4">
                                <w:rPr>
                                  <w:color w:val="5F5F5F"/>
                                </w:rPr>
                                <w:t>Version:</w:t>
                              </w:r>
                            </w:p>
                          </w:tc>
                          <w:sdt>
                            <w:sdtPr>
                              <w:rPr>
                                <w:bCs/>
                                <w:sz w:val="24"/>
                              </w:rPr>
                              <w:alias w:val="Version"/>
                              <w:tag w:val=""/>
                              <w:id w:val="1486126306"/>
                              <w:dataBinding w:prefixMappings="xmlns:ns0='http://purl.org/dc/elements/1.1/' xmlns:ns1='http://schemas.openxmlformats.org/package/2006/metadata/core-properties' " w:xpath="/ns1:coreProperties[1]/ns1:contentStatus[1]" w:storeItemID="{6C3C8BC8-F283-45AE-878A-BAB7291924A1}"/>
                              <w:text/>
                            </w:sdtPr>
                            <w:sdtContent>
                              <w:tc>
                                <w:tcPr>
                                  <w:tcW w:w="2281" w:type="dxa"/>
                                  <w:vAlign w:val="bottom"/>
                                </w:tcPr>
                                <w:p w14:paraId="5C6C6929" w14:textId="3E675E41" w:rsidR="00BB6801" w:rsidRPr="003979D4" w:rsidRDefault="00FC2486" w:rsidP="00715331">
                                  <w:pPr>
                                    <w:spacing w:before="0" w:after="0" w:line="240" w:lineRule="auto"/>
                                    <w:rPr>
                                      <w:color w:val="5F5F5F"/>
                                    </w:rPr>
                                  </w:pPr>
                                  <w:del w:id="2" w:author="Rares Galan" w:date="2025-11-10T14:58:00Z" w16du:dateUtc="2025-11-10T12:58:00Z">
                                    <w:r w:rsidDel="00F979A5">
                                      <w:rPr>
                                        <w:bCs/>
                                        <w:sz w:val="24"/>
                                      </w:rPr>
                                      <w:delText>1.00</w:delText>
                                    </w:r>
                                  </w:del>
                                  <w:ins w:id="3" w:author="Rares Galan" w:date="2025-11-10T14:58:00Z" w16du:dateUtc="2025-11-10T12:58:00Z">
                                    <w:r w:rsidR="00F979A5">
                                      <w:rPr>
                                        <w:bCs/>
                                        <w:sz w:val="24"/>
                                      </w:rPr>
                                      <w:t>1.01</w:t>
                                    </w:r>
                                  </w:ins>
                                </w:p>
                              </w:tc>
                            </w:sdtContent>
                          </w:sdt>
                        </w:tr>
                        <w:tr w:rsidR="00BB6801" w:rsidRPr="003979D4" w14:paraId="2EEFE691" w14:textId="77777777">
                          <w:trPr>
                            <w:trHeight w:val="271"/>
                          </w:trPr>
                          <w:tc>
                            <w:tcPr>
                              <w:tcW w:w="964" w:type="dxa"/>
                              <w:vAlign w:val="bottom"/>
                            </w:tcPr>
                            <w:p w14:paraId="33F979E2" w14:textId="77777777" w:rsidR="00BB6801" w:rsidRPr="003979D4" w:rsidRDefault="00BB6801" w:rsidP="00715331">
                              <w:pPr>
                                <w:spacing w:before="0" w:after="0" w:line="240" w:lineRule="auto"/>
                              </w:pPr>
                              <w:r w:rsidRPr="003979D4">
                                <w:rPr>
                                  <w:color w:val="5F5F5F"/>
                                </w:rPr>
                                <w:t>Date:</w:t>
                              </w:r>
                            </w:p>
                          </w:tc>
                          <w:tc>
                            <w:tcPr>
                              <w:tcW w:w="2281" w:type="dxa"/>
                              <w:vAlign w:val="bottom"/>
                            </w:tcPr>
                            <w:p w14:paraId="04C5AFA4" w14:textId="41B3B15F" w:rsidR="00BB6801" w:rsidRPr="003979D4" w:rsidRDefault="00000000" w:rsidP="00715331">
                              <w:pPr>
                                <w:spacing w:before="0" w:after="0" w:line="240" w:lineRule="auto"/>
                                <w:rPr>
                                  <w:color w:val="5F5F5F"/>
                                </w:rPr>
                              </w:pPr>
                              <w:sdt>
                                <w:sdtPr>
                                  <w:rPr>
                                    <w:color w:val="5F5F5F"/>
                                  </w:rPr>
                                  <w:alias w:val="Publish Date"/>
                                  <w:tag w:val="Publish Date"/>
                                  <w:id w:val="2057478338"/>
                                </w:sdtPr>
                                <w:sdtContent>
                                  <w:r w:rsidR="00BB6801" w:rsidRPr="003979D4">
                                    <w:rPr>
                                      <w:color w:val="5F5F5F"/>
                                    </w:rPr>
                                    <w:t>202</w:t>
                                  </w:r>
                                  <w:r w:rsidR="00BB6801">
                                    <w:rPr>
                                      <w:color w:val="5F5F5F"/>
                                    </w:rPr>
                                    <w:t>5</w:t>
                                  </w:r>
                                  <w:r w:rsidR="00BB6801" w:rsidRPr="003979D4">
                                    <w:rPr>
                                      <w:color w:val="5F5F5F"/>
                                    </w:rPr>
                                    <w:t>-</w:t>
                                  </w:r>
                                  <w:r w:rsidR="004E0A45">
                                    <w:rPr>
                                      <w:color w:val="5F5F5F"/>
                                    </w:rPr>
                                    <w:t>06-</w:t>
                                  </w:r>
                                  <w:r w:rsidR="00FC2486">
                                    <w:rPr>
                                      <w:color w:val="5F5F5F"/>
                                    </w:rPr>
                                    <w:t>17</w:t>
                                  </w:r>
                                </w:sdtContent>
                              </w:sdt>
                            </w:p>
                          </w:tc>
                        </w:tr>
                        <w:tr w:rsidR="004E0A45" w:rsidRPr="003979D4" w14:paraId="53B32160" w14:textId="77777777">
                          <w:trPr>
                            <w:trHeight w:val="271"/>
                          </w:trPr>
                          <w:tc>
                            <w:tcPr>
                              <w:tcW w:w="964" w:type="dxa"/>
                              <w:vAlign w:val="bottom"/>
                            </w:tcPr>
                            <w:p w14:paraId="1C0AFD74" w14:textId="77777777" w:rsidR="004E0A45" w:rsidRPr="003979D4" w:rsidRDefault="004E0A45" w:rsidP="00715331">
                              <w:pPr>
                                <w:spacing w:before="0" w:after="0" w:line="240" w:lineRule="auto"/>
                                <w:rPr>
                                  <w:color w:val="5F5F5F"/>
                                </w:rPr>
                              </w:pPr>
                            </w:p>
                          </w:tc>
                          <w:tc>
                            <w:tcPr>
                              <w:tcW w:w="2281" w:type="dxa"/>
                              <w:vAlign w:val="bottom"/>
                            </w:tcPr>
                            <w:p w14:paraId="6CAA134B" w14:textId="77777777" w:rsidR="004E0A45" w:rsidRPr="003979D4" w:rsidRDefault="004E0A45" w:rsidP="00715331">
                              <w:pPr>
                                <w:spacing w:before="0" w:after="0" w:line="240" w:lineRule="auto"/>
                                <w:rPr>
                                  <w:color w:val="5F5F5F"/>
                                </w:rPr>
                              </w:pPr>
                            </w:p>
                          </w:tc>
                        </w:tr>
                      </w:tbl>
                      <w:p w14:paraId="4E123CB8" w14:textId="66BF5AC7" w:rsidR="00BB6801" w:rsidRDefault="00BB6801" w:rsidP="00715331"/>
                    </w:txbxContent>
                  </v:textbox>
                </v:shape>
              </v:group>
            </w:pict>
          </mc:Fallback>
        </mc:AlternateContent>
      </w:r>
      <w:r w:rsidR="005D03B3" w:rsidRPr="005D03B3">
        <w:t xml:space="preserve"> </w:t>
      </w:r>
    </w:p>
    <w:p w14:paraId="5CE36EAA" w14:textId="41A08EAF" w:rsidR="009D314C" w:rsidRPr="00A57692" w:rsidRDefault="009D314C" w:rsidP="002952CF">
      <w:pPr>
        <w:pStyle w:val="Standardtext"/>
        <w:rPr>
          <w:color w:val="FFFFFF" w:themeColor="background1"/>
        </w:rPr>
      </w:pPr>
    </w:p>
    <w:p w14:paraId="21F40937" w14:textId="77777777" w:rsidR="009B700E" w:rsidRPr="00A57692" w:rsidRDefault="009B700E" w:rsidP="002952CF">
      <w:pPr>
        <w:pStyle w:val="Standardtext"/>
        <w:rPr>
          <w:color w:val="FFFFFF" w:themeColor="background1"/>
        </w:rPr>
      </w:pPr>
    </w:p>
    <w:p w14:paraId="7A49F12F" w14:textId="2BDAA208" w:rsidR="3050F3DF" w:rsidRDefault="3050F3DF" w:rsidP="002952CF">
      <w:pPr>
        <w:pStyle w:val="Standardtext"/>
        <w:rPr>
          <w:color w:val="FFFFFF" w:themeColor="background1"/>
        </w:rPr>
      </w:pPr>
    </w:p>
    <w:p w14:paraId="33172951" w14:textId="77777777" w:rsidR="001F3FD8" w:rsidRDefault="001F3FD8" w:rsidP="002952CF">
      <w:pPr>
        <w:pStyle w:val="Standardtext"/>
        <w:rPr>
          <w:color w:val="FFFFFF" w:themeColor="background1"/>
        </w:rPr>
      </w:pPr>
    </w:p>
    <w:p w14:paraId="083DE4C5" w14:textId="77777777" w:rsidR="001F3FD8" w:rsidRPr="00A57692" w:rsidRDefault="001F3FD8" w:rsidP="002952CF">
      <w:pPr>
        <w:pStyle w:val="Standardtext"/>
        <w:rPr>
          <w:color w:val="FFFFFF" w:themeColor="background1"/>
        </w:rPr>
      </w:pPr>
    </w:p>
    <w:p w14:paraId="6C3E38B0" w14:textId="7654F2F5" w:rsidR="00CF75F4" w:rsidRPr="00A57692" w:rsidRDefault="00CF75F4" w:rsidP="002952CF">
      <w:pPr>
        <w:pStyle w:val="Standardtext"/>
        <w:rPr>
          <w:color w:val="FFFFFF" w:themeColor="background1"/>
        </w:rPr>
      </w:pPr>
    </w:p>
    <w:p w14:paraId="12CFF94D" w14:textId="42A81A4F" w:rsidR="00CF75F4" w:rsidRPr="00A57692" w:rsidRDefault="00CF75F4" w:rsidP="002952CF">
      <w:pPr>
        <w:pStyle w:val="Standardtext"/>
        <w:rPr>
          <w:color w:val="FFFFFF" w:themeColor="background1"/>
        </w:rPr>
      </w:pPr>
    </w:p>
    <w:p w14:paraId="5A165AA4" w14:textId="77777777" w:rsidR="00CF75F4" w:rsidRPr="00A57692" w:rsidRDefault="00CF75F4" w:rsidP="002952CF">
      <w:pPr>
        <w:pStyle w:val="Standardtext"/>
        <w:rPr>
          <w:color w:val="FFFFFF" w:themeColor="background1"/>
        </w:rPr>
      </w:pPr>
    </w:p>
    <w:p w14:paraId="1978E4F4" w14:textId="376E0DA9" w:rsidR="00CF75F4" w:rsidRPr="00A57692" w:rsidRDefault="00CF75F4" w:rsidP="002952CF">
      <w:pPr>
        <w:pStyle w:val="Standardtext"/>
        <w:rPr>
          <w:color w:val="FFFFFF" w:themeColor="background1"/>
        </w:rPr>
      </w:pPr>
    </w:p>
    <w:p w14:paraId="2057EA97" w14:textId="68E48F87" w:rsidR="00B52159" w:rsidRPr="00A57692" w:rsidRDefault="00B52159" w:rsidP="002952CF">
      <w:pPr>
        <w:pStyle w:val="Standardtext"/>
        <w:rPr>
          <w:color w:val="FFFFFF" w:themeColor="background1"/>
        </w:rPr>
      </w:pPr>
    </w:p>
    <w:p w14:paraId="610F754A" w14:textId="094C24FB" w:rsidR="00B52159" w:rsidRPr="00A57692" w:rsidRDefault="00B52159" w:rsidP="002952CF">
      <w:pPr>
        <w:pStyle w:val="Standardtext"/>
        <w:rPr>
          <w:color w:val="FFFFFF" w:themeColor="background1"/>
        </w:rPr>
      </w:pPr>
    </w:p>
    <w:p w14:paraId="717353C8" w14:textId="23CEE4CA" w:rsidR="00B52159" w:rsidRPr="00A57692" w:rsidRDefault="00B52159" w:rsidP="002952CF">
      <w:pPr>
        <w:pStyle w:val="Standardtext"/>
        <w:rPr>
          <w:color w:val="FFFFFF" w:themeColor="background1"/>
        </w:rPr>
      </w:pPr>
    </w:p>
    <w:p w14:paraId="1A60A99B" w14:textId="4C76EC02" w:rsidR="00B52159" w:rsidRPr="00A57692" w:rsidRDefault="00B52159" w:rsidP="002952CF">
      <w:pPr>
        <w:pStyle w:val="Standardtext"/>
        <w:rPr>
          <w:color w:val="FFFFFF" w:themeColor="background1"/>
        </w:rPr>
      </w:pPr>
    </w:p>
    <w:p w14:paraId="416384A4" w14:textId="04306CBC" w:rsidR="00B52159" w:rsidRDefault="00B52159" w:rsidP="002952CF">
      <w:pPr>
        <w:pStyle w:val="Standardtext"/>
        <w:rPr>
          <w:color w:val="FFFFFF" w:themeColor="background1"/>
        </w:rPr>
      </w:pPr>
    </w:p>
    <w:p w14:paraId="7BC5177F" w14:textId="574AF8BF" w:rsidR="00E5679C" w:rsidRDefault="00E5679C" w:rsidP="002952CF">
      <w:pPr>
        <w:pStyle w:val="Standardtext"/>
        <w:rPr>
          <w:color w:val="FFFFFF" w:themeColor="background1"/>
        </w:rPr>
      </w:pPr>
    </w:p>
    <w:p w14:paraId="24144407" w14:textId="203DF91B" w:rsidR="00E5679C" w:rsidRDefault="00E5679C" w:rsidP="002952CF">
      <w:pPr>
        <w:pStyle w:val="Standardtext"/>
        <w:rPr>
          <w:color w:val="FFFFFF" w:themeColor="background1"/>
        </w:rPr>
      </w:pPr>
    </w:p>
    <w:p w14:paraId="5729C348" w14:textId="04DE8EF3" w:rsidR="00E5679C" w:rsidRDefault="00E5679C" w:rsidP="002952CF">
      <w:pPr>
        <w:pStyle w:val="Standardtext"/>
        <w:rPr>
          <w:color w:val="FFFFFF" w:themeColor="background1"/>
        </w:rPr>
      </w:pPr>
    </w:p>
    <w:p w14:paraId="1E3D4B14" w14:textId="414FDA57" w:rsidR="00E5679C" w:rsidRDefault="00E5679C" w:rsidP="002952CF">
      <w:pPr>
        <w:pStyle w:val="Standardtext"/>
        <w:rPr>
          <w:color w:val="FFFFFF" w:themeColor="background1"/>
        </w:rPr>
      </w:pPr>
    </w:p>
    <w:p w14:paraId="0B314B9F" w14:textId="3BF78CF7" w:rsidR="00E5679C" w:rsidRPr="00A57692" w:rsidRDefault="00E5679C" w:rsidP="002952CF">
      <w:pPr>
        <w:pStyle w:val="Standardtext"/>
        <w:rPr>
          <w:color w:val="FFFFFF" w:themeColor="background1"/>
        </w:rPr>
      </w:pPr>
    </w:p>
    <w:p w14:paraId="73F33CD2" w14:textId="1712F573" w:rsidR="3BFD628F" w:rsidRDefault="3BFD628F" w:rsidP="3BFD628F">
      <w:pPr>
        <w:pStyle w:val="Standardtext"/>
        <w:rPr>
          <w:color w:val="FFFFFF" w:themeColor="background1"/>
        </w:rPr>
      </w:pPr>
    </w:p>
    <w:p w14:paraId="4F383196" w14:textId="355F3842" w:rsidR="3BFD628F" w:rsidRDefault="3BFD628F" w:rsidP="3BFD628F">
      <w:pPr>
        <w:pStyle w:val="Standardtext"/>
        <w:rPr>
          <w:color w:val="FFFFFF" w:themeColor="background1"/>
        </w:rPr>
      </w:pPr>
    </w:p>
    <w:p w14:paraId="651E8D0E" w14:textId="5887F8B6" w:rsidR="3BFD628F" w:rsidRDefault="3BFD628F" w:rsidP="3BFD628F">
      <w:pPr>
        <w:pStyle w:val="Standardtext"/>
        <w:rPr>
          <w:color w:val="FFFFFF" w:themeColor="background1"/>
        </w:rPr>
      </w:pPr>
    </w:p>
    <w:p w14:paraId="3879371B" w14:textId="7DD51D1A" w:rsidR="3BFD628F" w:rsidRDefault="3BFD628F" w:rsidP="3BFD628F">
      <w:pPr>
        <w:pStyle w:val="Standardtext"/>
        <w:rPr>
          <w:color w:val="FFFFFF" w:themeColor="background1"/>
        </w:rPr>
      </w:pPr>
    </w:p>
    <w:p w14:paraId="48F9585D" w14:textId="647A18B4" w:rsidR="00B52159" w:rsidRPr="00A57692" w:rsidRDefault="00B52159" w:rsidP="002952CF">
      <w:pPr>
        <w:pStyle w:val="Standardtext"/>
        <w:rPr>
          <w:color w:val="FFFFFF" w:themeColor="background1"/>
        </w:rPr>
      </w:pPr>
    </w:p>
    <w:p w14:paraId="180C463A" w14:textId="76984EA0" w:rsidR="00CF75F4" w:rsidRPr="00A57692" w:rsidRDefault="00CF75F4" w:rsidP="002952CF">
      <w:pPr>
        <w:pStyle w:val="Standardtext"/>
        <w:rPr>
          <w:color w:val="FFFFFF" w:themeColor="background1"/>
        </w:rPr>
      </w:pPr>
    </w:p>
    <w:p w14:paraId="0DEBC305" w14:textId="0D4C0E5D" w:rsidR="00B52159" w:rsidRDefault="00B52159" w:rsidP="002952CF">
      <w:pPr>
        <w:pStyle w:val="Standardtext"/>
        <w:rPr>
          <w:color w:val="FFFFFF" w:themeColor="background1"/>
        </w:rPr>
      </w:pPr>
    </w:p>
    <w:p w14:paraId="4D17F899" w14:textId="2BE450AA" w:rsidR="00EC4644" w:rsidRDefault="00EC4644" w:rsidP="002952CF">
      <w:pPr>
        <w:pStyle w:val="Standardtext"/>
        <w:rPr>
          <w:color w:val="FFFFFF" w:themeColor="background1"/>
        </w:rPr>
      </w:pPr>
    </w:p>
    <w:p w14:paraId="499CBDA1" w14:textId="65B045D8" w:rsidR="00EC4644" w:rsidRDefault="00EC4644" w:rsidP="002952CF">
      <w:pPr>
        <w:pStyle w:val="Standardtext"/>
        <w:rPr>
          <w:color w:val="FFFFFF" w:themeColor="background1"/>
        </w:rPr>
      </w:pPr>
    </w:p>
    <w:p w14:paraId="603FBA0F" w14:textId="2A7DA31E" w:rsidR="00EC4644" w:rsidRDefault="00EC4644" w:rsidP="002952CF">
      <w:pPr>
        <w:pStyle w:val="Standardtext"/>
        <w:rPr>
          <w:color w:val="FFFFFF" w:themeColor="background1"/>
        </w:rPr>
      </w:pPr>
    </w:p>
    <w:p w14:paraId="4FBAD99E" w14:textId="7F2ECC7C" w:rsidR="00B52159" w:rsidRPr="00A57692" w:rsidRDefault="00B52159" w:rsidP="002952CF">
      <w:pPr>
        <w:pStyle w:val="Standardtext"/>
        <w:rPr>
          <w:color w:val="FFFFFF" w:themeColor="background1"/>
        </w:rPr>
      </w:pPr>
    </w:p>
    <w:p w14:paraId="39298E5D" w14:textId="46404714" w:rsidR="00E5679C" w:rsidRDefault="00E5679C" w:rsidP="00E5679C">
      <w:pPr>
        <w:pStyle w:val="Standardtext"/>
      </w:pPr>
    </w:p>
    <w:p w14:paraId="13458894" w14:textId="4E18DFF9" w:rsidR="0030713A" w:rsidRDefault="0030713A">
      <w:r>
        <w:br w:type="page"/>
      </w:r>
    </w:p>
    <w:p w14:paraId="5C618E39" w14:textId="77777777" w:rsidR="00CB5CC8" w:rsidRPr="00E5679C" w:rsidRDefault="00CB5CC8" w:rsidP="00E5679C">
      <w:pPr>
        <w:pStyle w:val="Standardtext"/>
      </w:pPr>
    </w:p>
    <w:tbl>
      <w:tblPr>
        <w:tblStyle w:val="Tablehistoricaldata"/>
        <w:tblW w:w="0" w:type="auto"/>
        <w:tblLook w:val="06A0" w:firstRow="1" w:lastRow="0" w:firstColumn="1" w:lastColumn="0" w:noHBand="1" w:noVBand="1"/>
      </w:tblPr>
      <w:tblGrid>
        <w:gridCol w:w="2547"/>
        <w:gridCol w:w="7189"/>
      </w:tblGrid>
      <w:tr w:rsidR="003B69D4" w:rsidRPr="00D05148" w14:paraId="54D1D92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6" w:type="dxa"/>
            <w:gridSpan w:val="2"/>
          </w:tcPr>
          <w:p w14:paraId="0C5C87C9" w14:textId="566229D3" w:rsidR="001A66D9" w:rsidRPr="00087CF4" w:rsidRDefault="001A66D9">
            <w:pPr>
              <w:pStyle w:val="Tight"/>
              <w:rPr>
                <w:color w:val="FFFFFF" w:themeColor="background1"/>
              </w:rPr>
            </w:pPr>
            <w:r w:rsidRPr="00087CF4">
              <w:rPr>
                <w:color w:val="FFFFFF" w:themeColor="background1"/>
              </w:rPr>
              <w:t>Document Control</w:t>
            </w:r>
          </w:p>
        </w:tc>
      </w:tr>
      <w:tr w:rsidR="003B69D4" w:rsidRPr="00D05148" w14:paraId="37B49B52" w14:textId="77777777">
        <w:tc>
          <w:tcPr>
            <w:cnfStyle w:val="001000000000" w:firstRow="0" w:lastRow="0" w:firstColumn="1" w:lastColumn="0" w:oddVBand="0" w:evenVBand="0" w:oddHBand="0" w:evenHBand="0" w:firstRowFirstColumn="0" w:firstRowLastColumn="0" w:lastRowFirstColumn="0" w:lastRowLastColumn="0"/>
            <w:tcW w:w="2547" w:type="dxa"/>
          </w:tcPr>
          <w:p w14:paraId="11846A50" w14:textId="77777777" w:rsidR="001A66D9" w:rsidRPr="00D05148" w:rsidRDefault="001A66D9">
            <w:pPr>
              <w:pStyle w:val="Tight"/>
            </w:pPr>
            <w:r w:rsidRPr="00D05148">
              <w:t>Title:</w:t>
            </w:r>
          </w:p>
        </w:tc>
        <w:sdt>
          <w:sdtPr>
            <w:alias w:val="Title"/>
            <w:tag w:val=""/>
            <w:id w:val="803511936"/>
            <w:placeholder>
              <w:docPart w:val="2852015447E14449A0C33F88E4944798"/>
            </w:placeholder>
            <w:dataBinding w:prefixMappings="xmlns:ns0='http://purl.org/dc/elements/1.1/' xmlns:ns1='http://schemas.openxmlformats.org/package/2006/metadata/core-properties' " w:xpath="/ns1:coreProperties[1]/ns0:title[1]" w:storeItemID="{6C3C8BC8-F283-45AE-878A-BAB7291924A1}"/>
            <w:text w:multiLine="1"/>
          </w:sdtPr>
          <w:sdtContent>
            <w:tc>
              <w:tcPr>
                <w:tcW w:w="7189" w:type="dxa"/>
              </w:tcPr>
              <w:p w14:paraId="1FEF3AEF" w14:textId="600B4A6D" w:rsidR="001A66D9" w:rsidRPr="00D05148" w:rsidRDefault="00A8142C">
                <w:pPr>
                  <w:pStyle w:val="Tight"/>
                  <w:cnfStyle w:val="000000000000" w:firstRow="0" w:lastRow="0" w:firstColumn="0" w:lastColumn="0" w:oddVBand="0" w:evenVBand="0" w:oddHBand="0" w:evenHBand="0" w:firstRowFirstColumn="0" w:firstRowLastColumn="0" w:lastRowFirstColumn="0" w:lastRowLastColumn="0"/>
                </w:pPr>
                <w:r>
                  <w:t>Annex G – ACH Message Format</w:t>
                </w:r>
              </w:p>
            </w:tc>
          </w:sdtContent>
        </w:sdt>
      </w:tr>
      <w:tr w:rsidR="003B69D4" w:rsidRPr="00D05148" w14:paraId="5C9050B0" w14:textId="77777777">
        <w:tc>
          <w:tcPr>
            <w:cnfStyle w:val="001000000000" w:firstRow="0" w:lastRow="0" w:firstColumn="1" w:lastColumn="0" w:oddVBand="0" w:evenVBand="0" w:oddHBand="0" w:evenHBand="0" w:firstRowFirstColumn="0" w:firstRowLastColumn="0" w:lastRowFirstColumn="0" w:lastRowLastColumn="0"/>
            <w:tcW w:w="2547" w:type="dxa"/>
          </w:tcPr>
          <w:p w14:paraId="26B770FB" w14:textId="77777777" w:rsidR="001A66D9" w:rsidRPr="00D05148" w:rsidRDefault="001A66D9">
            <w:pPr>
              <w:pStyle w:val="Tight"/>
            </w:pPr>
            <w:r w:rsidRPr="00D05148">
              <w:t>Code:</w:t>
            </w:r>
          </w:p>
        </w:tc>
        <w:tc>
          <w:tcPr>
            <w:tcW w:w="7189" w:type="dxa"/>
          </w:tcPr>
          <w:p w14:paraId="66761F01" w14:textId="46818666" w:rsidR="001A66D9" w:rsidRPr="00FB07EA" w:rsidRDefault="0036469A">
            <w:pPr>
              <w:pStyle w:val="Tight"/>
              <w:cnfStyle w:val="000000000000" w:firstRow="0" w:lastRow="0" w:firstColumn="0" w:lastColumn="0" w:oddVBand="0" w:evenVBand="0" w:oddHBand="0" w:evenHBand="0" w:firstRowFirstColumn="0" w:firstRowLastColumn="0" w:lastRowFirstColumn="0" w:lastRowLastColumn="0"/>
              <w:rPr>
                <w:bCs/>
                <w:sz w:val="24"/>
              </w:rPr>
            </w:pPr>
            <w:r>
              <w:rPr>
                <w:bCs/>
                <w:sz w:val="24"/>
              </w:rPr>
              <w:t>GE_ATS_Upgrade_D001_Annex_H_Message_Format</w:t>
            </w:r>
          </w:p>
        </w:tc>
      </w:tr>
      <w:tr w:rsidR="003B69D4" w:rsidRPr="00D05148" w14:paraId="7F03901C" w14:textId="77777777">
        <w:tc>
          <w:tcPr>
            <w:cnfStyle w:val="001000000000" w:firstRow="0" w:lastRow="0" w:firstColumn="1" w:lastColumn="0" w:oddVBand="0" w:evenVBand="0" w:oddHBand="0" w:evenHBand="0" w:firstRowFirstColumn="0" w:firstRowLastColumn="0" w:lastRowFirstColumn="0" w:lastRowLastColumn="0"/>
            <w:tcW w:w="2547" w:type="dxa"/>
          </w:tcPr>
          <w:p w14:paraId="27745C49" w14:textId="77777777" w:rsidR="001A66D9" w:rsidRPr="00D05148" w:rsidRDefault="001A66D9">
            <w:pPr>
              <w:pStyle w:val="Tight"/>
            </w:pPr>
            <w:r w:rsidRPr="00D05148">
              <w:t>Project:</w:t>
            </w:r>
          </w:p>
        </w:tc>
        <w:tc>
          <w:tcPr>
            <w:tcW w:w="7189" w:type="dxa"/>
          </w:tcPr>
          <w:p w14:paraId="36052906" w14:textId="0C83835E" w:rsidR="001A66D9" w:rsidRPr="00FB07EA" w:rsidRDefault="0036469A">
            <w:pPr>
              <w:pStyle w:val="Tight"/>
              <w:cnfStyle w:val="000000000000" w:firstRow="0" w:lastRow="0" w:firstColumn="0" w:lastColumn="0" w:oddVBand="0" w:evenVBand="0" w:oddHBand="0" w:evenHBand="0" w:firstRowFirstColumn="0" w:firstRowLastColumn="0" w:lastRowFirstColumn="0" w:lastRowLastColumn="0"/>
              <w:rPr>
                <w:bCs/>
                <w:sz w:val="24"/>
              </w:rPr>
            </w:pPr>
            <w:r>
              <w:rPr>
                <w:bCs/>
                <w:sz w:val="24"/>
              </w:rPr>
              <w:t>Georgia Automated Transfer System Upgrade Delivery Project</w:t>
            </w:r>
          </w:p>
        </w:tc>
      </w:tr>
      <w:tr w:rsidR="003B69D4" w:rsidRPr="00D05148" w14:paraId="5121D3FF" w14:textId="77777777">
        <w:tc>
          <w:tcPr>
            <w:cnfStyle w:val="001000000000" w:firstRow="0" w:lastRow="0" w:firstColumn="1" w:lastColumn="0" w:oddVBand="0" w:evenVBand="0" w:oddHBand="0" w:evenHBand="0" w:firstRowFirstColumn="0" w:firstRowLastColumn="0" w:lastRowFirstColumn="0" w:lastRowLastColumn="0"/>
            <w:tcW w:w="2547" w:type="dxa"/>
          </w:tcPr>
          <w:p w14:paraId="46BC8692" w14:textId="77777777" w:rsidR="001A66D9" w:rsidRPr="00D05148" w:rsidRDefault="001A66D9">
            <w:pPr>
              <w:pStyle w:val="Tight"/>
            </w:pPr>
            <w:r w:rsidRPr="00D05148">
              <w:t>Confidentiality:</w:t>
            </w:r>
          </w:p>
        </w:tc>
        <w:sdt>
          <w:sdtPr>
            <w:rPr>
              <w:rStyle w:val="Confidentiality"/>
            </w:rPr>
            <w:alias w:val="Confidentiality"/>
            <w:tag w:val="Confidentiality"/>
            <w:id w:val="920295885"/>
            <w:placeholder>
              <w:docPart w:val="14C80C25A33D40199A03B80C6C3A1B0A"/>
            </w:placeholder>
            <w:dropDownList>
              <w:listItem w:displayText="STRICTLY CONFIDENTIAL" w:value="STRICTLY CONFIDENTIAL"/>
              <w:listItem w:displayText="CONFIDENTIAL" w:value="CONFIDENTIAL"/>
              <w:listItem w:displayText="BUSINESS USE ONLY" w:value="BUSINESS USE ONLY"/>
              <w:listItem w:displayText="INTERNAL USE ONLY" w:value="INTERNAL USE ONLY"/>
              <w:listItem w:displayText="PUBLIC" w:value="PUBLIC"/>
            </w:dropDownList>
          </w:sdtPr>
          <w:sdtEndPr>
            <w:rPr>
              <w:rStyle w:val="DefaultParagraphFont"/>
              <w:bCs/>
              <w:sz w:val="22"/>
            </w:rPr>
          </w:sdtEndPr>
          <w:sdtContent>
            <w:tc>
              <w:tcPr>
                <w:tcW w:w="7189" w:type="dxa"/>
              </w:tcPr>
              <w:p w14:paraId="49836761" w14:textId="175A4632" w:rsidR="001A66D9" w:rsidRPr="00FB07EA" w:rsidRDefault="0036469A">
                <w:pPr>
                  <w:pStyle w:val="Tight"/>
                  <w:cnfStyle w:val="000000000000" w:firstRow="0" w:lastRow="0" w:firstColumn="0" w:lastColumn="0" w:oddVBand="0" w:evenVBand="0" w:oddHBand="0" w:evenHBand="0" w:firstRowFirstColumn="0" w:firstRowLastColumn="0" w:lastRowFirstColumn="0" w:lastRowLastColumn="0"/>
                  <w:rPr>
                    <w:bCs/>
                    <w:sz w:val="24"/>
                  </w:rPr>
                </w:pPr>
                <w:r w:rsidDel="00026A93">
                  <w:rPr>
                    <w:rStyle w:val="Confidentiality"/>
                  </w:rPr>
                  <w:t>BUSINESS USE ONLY</w:t>
                </w:r>
              </w:p>
            </w:tc>
          </w:sdtContent>
        </w:sdt>
      </w:tr>
      <w:tr w:rsidR="003B69D4" w:rsidRPr="00D05148" w14:paraId="23DEA203" w14:textId="77777777">
        <w:tc>
          <w:tcPr>
            <w:cnfStyle w:val="001000000000" w:firstRow="0" w:lastRow="0" w:firstColumn="1" w:lastColumn="0" w:oddVBand="0" w:evenVBand="0" w:oddHBand="0" w:evenHBand="0" w:firstRowFirstColumn="0" w:firstRowLastColumn="0" w:lastRowFirstColumn="0" w:lastRowLastColumn="0"/>
            <w:tcW w:w="2547" w:type="dxa"/>
          </w:tcPr>
          <w:p w14:paraId="19CEBCB9" w14:textId="77777777" w:rsidR="001A66D9" w:rsidRPr="00D05148" w:rsidRDefault="001A66D9">
            <w:pPr>
              <w:pStyle w:val="Tight"/>
            </w:pPr>
            <w:r w:rsidRPr="00D05148">
              <w:t>Integrity:</w:t>
            </w:r>
          </w:p>
        </w:tc>
        <w:sdt>
          <w:sdtPr>
            <w:rPr>
              <w:bCs/>
              <w:sz w:val="24"/>
            </w:rPr>
            <w:alias w:val="Integrity"/>
            <w:tag w:val="Integrity"/>
            <w:id w:val="109631126"/>
            <w:placeholder>
              <w:docPart w:val="B9DB384323DC4B62A53A092CE1A6FB6C"/>
            </w:placeholder>
            <w:dropDownList>
              <w:listItem w:displayText="HIGH" w:value="HIGH"/>
              <w:listItem w:displayText="MEDIUM" w:value="MEDIUM"/>
              <w:listItem w:displayText="LOW" w:value="LOW"/>
            </w:dropDownList>
          </w:sdtPr>
          <w:sdtContent>
            <w:tc>
              <w:tcPr>
                <w:tcW w:w="7189" w:type="dxa"/>
              </w:tcPr>
              <w:p w14:paraId="2B2ACBF1" w14:textId="46ED69C3" w:rsidR="001A66D9" w:rsidRPr="00FB07EA" w:rsidRDefault="0036469A">
                <w:pPr>
                  <w:pStyle w:val="Tight"/>
                  <w:cnfStyle w:val="000000000000" w:firstRow="0" w:lastRow="0" w:firstColumn="0" w:lastColumn="0" w:oddVBand="0" w:evenVBand="0" w:oddHBand="0" w:evenHBand="0" w:firstRowFirstColumn="0" w:firstRowLastColumn="0" w:lastRowFirstColumn="0" w:lastRowLastColumn="0"/>
                  <w:rPr>
                    <w:bCs/>
                    <w:sz w:val="24"/>
                  </w:rPr>
                </w:pPr>
                <w:r w:rsidDel="00026A93">
                  <w:rPr>
                    <w:bCs/>
                    <w:sz w:val="24"/>
                  </w:rPr>
                  <w:t>HIGH</w:t>
                </w:r>
              </w:p>
            </w:tc>
          </w:sdtContent>
        </w:sdt>
      </w:tr>
      <w:tr w:rsidR="003B69D4" w:rsidRPr="00D05148" w14:paraId="0B5BB468" w14:textId="77777777">
        <w:tc>
          <w:tcPr>
            <w:cnfStyle w:val="001000000000" w:firstRow="0" w:lastRow="0" w:firstColumn="1" w:lastColumn="0" w:oddVBand="0" w:evenVBand="0" w:oddHBand="0" w:evenHBand="0" w:firstRowFirstColumn="0" w:firstRowLastColumn="0" w:lastRowFirstColumn="0" w:lastRowLastColumn="0"/>
            <w:tcW w:w="2547" w:type="dxa"/>
          </w:tcPr>
          <w:p w14:paraId="2EFA0F2E" w14:textId="77777777" w:rsidR="001A66D9" w:rsidRPr="00D05148" w:rsidRDefault="001A66D9">
            <w:pPr>
              <w:pStyle w:val="Tight"/>
            </w:pPr>
            <w:r w:rsidRPr="00D05148">
              <w:t>Availability:</w:t>
            </w:r>
          </w:p>
        </w:tc>
        <w:sdt>
          <w:sdtPr>
            <w:rPr>
              <w:bCs/>
              <w:sz w:val="24"/>
            </w:rPr>
            <w:alias w:val="Availability"/>
            <w:tag w:val="Availability"/>
            <w:id w:val="588963343"/>
            <w:placeholder>
              <w:docPart w:val="AB55E19023B544CD978173C359C1ED1B"/>
            </w:placeholder>
            <w:dropDownList>
              <w:listItem w:displayText="HIGH" w:value="HIGH"/>
              <w:listItem w:displayText="MEDIUM" w:value="MEDIUM"/>
              <w:listItem w:displayText="LOW" w:value="LOW"/>
            </w:dropDownList>
          </w:sdtPr>
          <w:sdtContent>
            <w:tc>
              <w:tcPr>
                <w:tcW w:w="7189" w:type="dxa"/>
              </w:tcPr>
              <w:p w14:paraId="4A251321" w14:textId="1A25FDF4" w:rsidR="001A66D9" w:rsidRPr="00FB07EA" w:rsidRDefault="0036469A">
                <w:pPr>
                  <w:pStyle w:val="Tight"/>
                  <w:cnfStyle w:val="000000000000" w:firstRow="0" w:lastRow="0" w:firstColumn="0" w:lastColumn="0" w:oddVBand="0" w:evenVBand="0" w:oddHBand="0" w:evenHBand="0" w:firstRowFirstColumn="0" w:firstRowLastColumn="0" w:lastRowFirstColumn="0" w:lastRowLastColumn="0"/>
                  <w:rPr>
                    <w:bCs/>
                    <w:sz w:val="24"/>
                  </w:rPr>
                </w:pPr>
                <w:r w:rsidDel="00026A93">
                  <w:rPr>
                    <w:bCs/>
                    <w:sz w:val="24"/>
                  </w:rPr>
                  <w:t>MEDIUM</w:t>
                </w:r>
              </w:p>
            </w:tc>
          </w:sdtContent>
        </w:sdt>
      </w:tr>
      <w:tr w:rsidR="003B69D4" w:rsidRPr="00D05148" w14:paraId="4CABEE00" w14:textId="77777777">
        <w:tc>
          <w:tcPr>
            <w:cnfStyle w:val="001000000000" w:firstRow="0" w:lastRow="0" w:firstColumn="1" w:lastColumn="0" w:oddVBand="0" w:evenVBand="0" w:oddHBand="0" w:evenHBand="0" w:firstRowFirstColumn="0" w:firstRowLastColumn="0" w:lastRowFirstColumn="0" w:lastRowLastColumn="0"/>
            <w:tcW w:w="2547" w:type="dxa"/>
          </w:tcPr>
          <w:p w14:paraId="58249DF8" w14:textId="77777777" w:rsidR="001A66D9" w:rsidRPr="00D05148" w:rsidRDefault="001A66D9">
            <w:pPr>
              <w:pStyle w:val="Tight"/>
            </w:pPr>
            <w:r w:rsidRPr="00D05148">
              <w:t>Deliverable:</w:t>
            </w:r>
          </w:p>
        </w:tc>
        <w:tc>
          <w:tcPr>
            <w:tcW w:w="7189" w:type="dxa"/>
          </w:tcPr>
          <w:p w14:paraId="0FCD2909" w14:textId="184677B1" w:rsidR="001A66D9" w:rsidRPr="00FB07EA" w:rsidRDefault="0036469A">
            <w:pPr>
              <w:pStyle w:val="Tight"/>
              <w:cnfStyle w:val="000000000000" w:firstRow="0" w:lastRow="0" w:firstColumn="0" w:lastColumn="0" w:oddVBand="0" w:evenVBand="0" w:oddHBand="0" w:evenHBand="0" w:firstRowFirstColumn="0" w:firstRowLastColumn="0" w:lastRowFirstColumn="0" w:lastRowLastColumn="0"/>
              <w:rPr>
                <w:bCs/>
                <w:sz w:val="24"/>
              </w:rPr>
            </w:pPr>
            <w:r>
              <w:rPr>
                <w:bCs/>
                <w:sz w:val="24"/>
              </w:rPr>
              <w:t>YES</w:t>
            </w:r>
          </w:p>
        </w:tc>
      </w:tr>
      <w:tr w:rsidR="003B69D4" w:rsidRPr="00D05148" w14:paraId="39EB8245" w14:textId="77777777">
        <w:tc>
          <w:tcPr>
            <w:cnfStyle w:val="001000000000" w:firstRow="0" w:lastRow="0" w:firstColumn="1" w:lastColumn="0" w:oddVBand="0" w:evenVBand="0" w:oddHBand="0" w:evenHBand="0" w:firstRowFirstColumn="0" w:firstRowLastColumn="0" w:lastRowFirstColumn="0" w:lastRowLastColumn="0"/>
            <w:tcW w:w="2547" w:type="dxa"/>
          </w:tcPr>
          <w:p w14:paraId="7AD64486" w14:textId="77777777" w:rsidR="001A66D9" w:rsidRPr="00D05148" w:rsidRDefault="001A66D9">
            <w:pPr>
              <w:pStyle w:val="Tight"/>
            </w:pPr>
            <w:r w:rsidRPr="00D05148">
              <w:t>Version:</w:t>
            </w:r>
          </w:p>
        </w:tc>
        <w:sdt>
          <w:sdtPr>
            <w:rPr>
              <w:bCs/>
              <w:sz w:val="24"/>
            </w:rPr>
            <w:alias w:val="Version"/>
            <w:tag w:val=""/>
            <w:id w:val="-1427338149"/>
            <w:placeholder>
              <w:docPart w:val="34A6A3C68934408A919EFA8C18DCCF73"/>
            </w:placeholder>
            <w:dataBinding w:prefixMappings="xmlns:ns0='http://purl.org/dc/elements/1.1/' xmlns:ns1='http://schemas.openxmlformats.org/package/2006/metadata/core-properties' " w:xpath="/ns1:coreProperties[1]/ns1:contentStatus[1]" w:storeItemID="{6C3C8BC8-F283-45AE-878A-BAB7291924A1}"/>
            <w:text/>
          </w:sdtPr>
          <w:sdtContent>
            <w:tc>
              <w:tcPr>
                <w:tcW w:w="7189" w:type="dxa"/>
              </w:tcPr>
              <w:p w14:paraId="090FB04F" w14:textId="7B3C25D1" w:rsidR="001A66D9" w:rsidRPr="00FB07EA" w:rsidRDefault="00F979A5">
                <w:pPr>
                  <w:pStyle w:val="Tight"/>
                  <w:cnfStyle w:val="000000000000" w:firstRow="0" w:lastRow="0" w:firstColumn="0" w:lastColumn="0" w:oddVBand="0" w:evenVBand="0" w:oddHBand="0" w:evenHBand="0" w:firstRowFirstColumn="0" w:firstRowLastColumn="0" w:lastRowFirstColumn="0" w:lastRowLastColumn="0"/>
                  <w:rPr>
                    <w:bCs/>
                    <w:sz w:val="24"/>
                  </w:rPr>
                </w:pPr>
                <w:del w:id="4" w:author="Rares Galan" w:date="2025-11-10T14:58:00Z" w16du:dateUtc="2025-11-10T12:58:00Z">
                  <w:r w:rsidDel="00F979A5">
                    <w:rPr>
                      <w:bCs/>
                      <w:sz w:val="24"/>
                    </w:rPr>
                    <w:delText>1.00</w:delText>
                  </w:r>
                </w:del>
                <w:ins w:id="5" w:author="Rares Galan" w:date="2025-11-10T14:58:00Z" w16du:dateUtc="2025-11-10T12:58:00Z">
                  <w:r>
                    <w:rPr>
                      <w:bCs/>
                      <w:sz w:val="24"/>
                    </w:rPr>
                    <w:t>1.01</w:t>
                  </w:r>
                </w:ins>
              </w:p>
            </w:tc>
          </w:sdtContent>
        </w:sdt>
      </w:tr>
    </w:tbl>
    <w:p w14:paraId="1AF1540E" w14:textId="77777777" w:rsidR="001A66D9" w:rsidRPr="00D05148" w:rsidRDefault="001A66D9" w:rsidP="007D105F">
      <w:pPr>
        <w:pStyle w:val="Standardtext"/>
      </w:pPr>
      <w:r w:rsidRPr="00D05148">
        <w:tab/>
      </w:r>
    </w:p>
    <w:tbl>
      <w:tblPr>
        <w:tblStyle w:val="Tablehistoricaldata"/>
        <w:tblW w:w="0" w:type="auto"/>
        <w:tblLook w:val="04A0" w:firstRow="1" w:lastRow="0" w:firstColumn="1" w:lastColumn="0" w:noHBand="0" w:noVBand="1"/>
      </w:tblPr>
      <w:tblGrid>
        <w:gridCol w:w="2689"/>
        <w:gridCol w:w="2409"/>
        <w:gridCol w:w="1701"/>
        <w:gridCol w:w="2937"/>
      </w:tblGrid>
      <w:tr w:rsidR="003B69D4" w:rsidRPr="00D05148" w14:paraId="22829C61"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736" w:type="dxa"/>
            <w:gridSpan w:val="4"/>
          </w:tcPr>
          <w:p w14:paraId="37325F66" w14:textId="77777777" w:rsidR="001A66D9" w:rsidRPr="00087CF4" w:rsidRDefault="001A66D9">
            <w:pPr>
              <w:pStyle w:val="Tight"/>
              <w:rPr>
                <w:color w:val="FFFFFF" w:themeColor="background1"/>
              </w:rPr>
            </w:pPr>
            <w:r w:rsidRPr="00087CF4">
              <w:rPr>
                <w:color w:val="FFFFFF" w:themeColor="background1"/>
              </w:rPr>
              <w:t>Document Ownership</w:t>
            </w:r>
          </w:p>
        </w:tc>
      </w:tr>
      <w:tr w:rsidR="003B69D4" w:rsidRPr="00D05148" w14:paraId="3E1164C3"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89" w:type="dxa"/>
          </w:tcPr>
          <w:p w14:paraId="07B6044B" w14:textId="77777777" w:rsidR="001A66D9" w:rsidRPr="00087CF4" w:rsidRDefault="001A66D9">
            <w:pPr>
              <w:pStyle w:val="Tight"/>
              <w:rPr>
                <w:color w:val="FFFFFF" w:themeColor="background1"/>
              </w:rPr>
            </w:pPr>
            <w:r w:rsidRPr="00087CF4">
              <w:rPr>
                <w:color w:val="FFFFFF" w:themeColor="background1"/>
              </w:rPr>
              <w:t>Nature of involvement</w:t>
            </w:r>
          </w:p>
        </w:tc>
        <w:tc>
          <w:tcPr>
            <w:tcW w:w="2409" w:type="dxa"/>
          </w:tcPr>
          <w:p w14:paraId="6CCF568F" w14:textId="77777777" w:rsidR="001A66D9" w:rsidRPr="00087CF4" w:rsidRDefault="001A66D9">
            <w:pPr>
              <w:pStyle w:val="Tight"/>
              <w:cnfStyle w:val="100000000000" w:firstRow="1" w:lastRow="0" w:firstColumn="0" w:lastColumn="0" w:oddVBand="0" w:evenVBand="0" w:oddHBand="0" w:evenHBand="0" w:firstRowFirstColumn="0" w:firstRowLastColumn="0" w:lastRowFirstColumn="0" w:lastRowLastColumn="0"/>
              <w:rPr>
                <w:b/>
                <w:color w:val="FFFFFF" w:themeColor="background1"/>
              </w:rPr>
            </w:pPr>
            <w:r w:rsidRPr="00087CF4">
              <w:rPr>
                <w:b/>
                <w:color w:val="FFFFFF" w:themeColor="background1"/>
              </w:rPr>
              <w:t>Name</w:t>
            </w:r>
          </w:p>
        </w:tc>
        <w:tc>
          <w:tcPr>
            <w:tcW w:w="1701" w:type="dxa"/>
          </w:tcPr>
          <w:p w14:paraId="69389752" w14:textId="77777777" w:rsidR="001A66D9" w:rsidRPr="00087CF4" w:rsidRDefault="001A66D9">
            <w:pPr>
              <w:pStyle w:val="Tight"/>
              <w:cnfStyle w:val="100000000000" w:firstRow="1" w:lastRow="0" w:firstColumn="0" w:lastColumn="0" w:oddVBand="0" w:evenVBand="0" w:oddHBand="0" w:evenHBand="0" w:firstRowFirstColumn="0" w:firstRowLastColumn="0" w:lastRowFirstColumn="0" w:lastRowLastColumn="0"/>
              <w:rPr>
                <w:b/>
                <w:color w:val="FFFFFF" w:themeColor="background1"/>
              </w:rPr>
            </w:pPr>
            <w:r w:rsidRPr="00087CF4">
              <w:rPr>
                <w:b/>
                <w:color w:val="FFFFFF" w:themeColor="background1"/>
              </w:rPr>
              <w:t>Institution</w:t>
            </w:r>
          </w:p>
        </w:tc>
        <w:tc>
          <w:tcPr>
            <w:tcW w:w="2937" w:type="dxa"/>
          </w:tcPr>
          <w:p w14:paraId="3B1209DE" w14:textId="77777777" w:rsidR="001A66D9" w:rsidRPr="00087CF4" w:rsidRDefault="001A66D9">
            <w:pPr>
              <w:pStyle w:val="Tight"/>
              <w:cnfStyle w:val="100000000000" w:firstRow="1" w:lastRow="0" w:firstColumn="0" w:lastColumn="0" w:oddVBand="0" w:evenVBand="0" w:oddHBand="0" w:evenHBand="0" w:firstRowFirstColumn="0" w:firstRowLastColumn="0" w:lastRowFirstColumn="0" w:lastRowLastColumn="0"/>
              <w:rPr>
                <w:b/>
                <w:color w:val="FFFFFF" w:themeColor="background1"/>
              </w:rPr>
            </w:pPr>
            <w:r w:rsidRPr="00087CF4">
              <w:rPr>
                <w:b/>
                <w:color w:val="FFFFFF" w:themeColor="background1"/>
              </w:rPr>
              <w:t>Role</w:t>
            </w:r>
          </w:p>
        </w:tc>
      </w:tr>
      <w:tr w:rsidR="003B69D4" w:rsidRPr="00D05148" w14:paraId="43454D23" w14:textId="77777777">
        <w:tc>
          <w:tcPr>
            <w:cnfStyle w:val="001000000000" w:firstRow="0" w:lastRow="0" w:firstColumn="1" w:lastColumn="0" w:oddVBand="0" w:evenVBand="0" w:oddHBand="0" w:evenHBand="0" w:firstRowFirstColumn="0" w:firstRowLastColumn="0" w:lastRowFirstColumn="0" w:lastRowLastColumn="0"/>
            <w:tcW w:w="2689" w:type="dxa"/>
          </w:tcPr>
          <w:p w14:paraId="3C5361E2" w14:textId="77777777" w:rsidR="001A66D9" w:rsidRPr="00D05148" w:rsidRDefault="001A66D9" w:rsidP="007D105F">
            <w:pPr>
              <w:pStyle w:val="Tight"/>
            </w:pPr>
            <w:r w:rsidRPr="00D05148">
              <w:t>Owned by:</w:t>
            </w:r>
          </w:p>
        </w:tc>
        <w:tc>
          <w:tcPr>
            <w:tcW w:w="2409" w:type="dxa"/>
          </w:tcPr>
          <w:p w14:paraId="65DEFB28" w14:textId="403BA1D7" w:rsidR="001A66D9" w:rsidRPr="00D05148" w:rsidRDefault="0036469A" w:rsidP="00E92E44">
            <w:pPr>
              <w:cnfStyle w:val="000000000000" w:firstRow="0" w:lastRow="0" w:firstColumn="0" w:lastColumn="0" w:oddVBand="0" w:evenVBand="0" w:oddHBand="0" w:evenHBand="0" w:firstRowFirstColumn="0" w:firstRowLastColumn="0" w:lastRowFirstColumn="0" w:lastRowLastColumn="0"/>
            </w:pPr>
            <w:r>
              <w:t>Adrian Sover</w:t>
            </w:r>
          </w:p>
        </w:tc>
        <w:tc>
          <w:tcPr>
            <w:tcW w:w="1701" w:type="dxa"/>
          </w:tcPr>
          <w:p w14:paraId="3656287D" w14:textId="098E103D" w:rsidR="001A66D9" w:rsidRPr="00D05148" w:rsidRDefault="0036469A" w:rsidP="00E92E44">
            <w:pPr>
              <w:cnfStyle w:val="000000000000" w:firstRow="0" w:lastRow="0" w:firstColumn="0" w:lastColumn="0" w:oddVBand="0" w:evenVBand="0" w:oddHBand="0" w:evenHBand="0" w:firstRowFirstColumn="0" w:firstRowLastColumn="0" w:lastRowFirstColumn="0" w:lastRowLastColumn="0"/>
            </w:pPr>
            <w:r>
              <w:t>Montran</w:t>
            </w:r>
          </w:p>
        </w:tc>
        <w:tc>
          <w:tcPr>
            <w:tcW w:w="2937" w:type="dxa"/>
          </w:tcPr>
          <w:p w14:paraId="225C2006" w14:textId="29B2540A" w:rsidR="001A66D9" w:rsidRPr="00D05148" w:rsidRDefault="0036469A" w:rsidP="00E92E44">
            <w:pPr>
              <w:cnfStyle w:val="000000000000" w:firstRow="0" w:lastRow="0" w:firstColumn="0" w:lastColumn="0" w:oddVBand="0" w:evenVBand="0" w:oddHBand="0" w:evenHBand="0" w:firstRowFirstColumn="0" w:firstRowLastColumn="0" w:lastRowFirstColumn="0" w:lastRowLastColumn="0"/>
            </w:pPr>
            <w:r>
              <w:t>Technical Lead</w:t>
            </w:r>
          </w:p>
        </w:tc>
      </w:tr>
      <w:tr w:rsidR="003B69D4" w:rsidRPr="00D05148" w14:paraId="5AD5A949" w14:textId="77777777">
        <w:tc>
          <w:tcPr>
            <w:cnfStyle w:val="001000000000" w:firstRow="0" w:lastRow="0" w:firstColumn="1" w:lastColumn="0" w:oddVBand="0" w:evenVBand="0" w:oddHBand="0" w:evenHBand="0" w:firstRowFirstColumn="0" w:firstRowLastColumn="0" w:lastRowFirstColumn="0" w:lastRowLastColumn="0"/>
            <w:tcW w:w="2689" w:type="dxa"/>
          </w:tcPr>
          <w:p w14:paraId="54AD1214" w14:textId="77777777" w:rsidR="001A66D9" w:rsidRPr="00D05148" w:rsidRDefault="001A66D9" w:rsidP="007D105F">
            <w:pPr>
              <w:pStyle w:val="Tight"/>
            </w:pPr>
            <w:r w:rsidRPr="00D05148">
              <w:t>First Draft by:</w:t>
            </w:r>
          </w:p>
        </w:tc>
        <w:tc>
          <w:tcPr>
            <w:tcW w:w="2409" w:type="dxa"/>
          </w:tcPr>
          <w:p w14:paraId="0E9B655B" w14:textId="3C873E09" w:rsidR="001A66D9" w:rsidRPr="00D05148" w:rsidRDefault="0036469A" w:rsidP="00E92E44">
            <w:pPr>
              <w:cnfStyle w:val="000000000000" w:firstRow="0" w:lastRow="0" w:firstColumn="0" w:lastColumn="0" w:oddVBand="0" w:evenVBand="0" w:oddHBand="0" w:evenHBand="0" w:firstRowFirstColumn="0" w:firstRowLastColumn="0" w:lastRowFirstColumn="0" w:lastRowLastColumn="0"/>
            </w:pPr>
            <w:r>
              <w:t>Dan Gherasim</w:t>
            </w:r>
          </w:p>
        </w:tc>
        <w:tc>
          <w:tcPr>
            <w:tcW w:w="1701" w:type="dxa"/>
          </w:tcPr>
          <w:p w14:paraId="7A8C1099" w14:textId="3CB4119D" w:rsidR="001A66D9" w:rsidRPr="00D05148" w:rsidRDefault="0036469A" w:rsidP="00E92E44">
            <w:pPr>
              <w:cnfStyle w:val="000000000000" w:firstRow="0" w:lastRow="0" w:firstColumn="0" w:lastColumn="0" w:oddVBand="0" w:evenVBand="0" w:oddHBand="0" w:evenHBand="0" w:firstRowFirstColumn="0" w:firstRowLastColumn="0" w:lastRowFirstColumn="0" w:lastRowLastColumn="0"/>
            </w:pPr>
            <w:r>
              <w:t>Montran</w:t>
            </w:r>
          </w:p>
        </w:tc>
        <w:tc>
          <w:tcPr>
            <w:tcW w:w="2937" w:type="dxa"/>
          </w:tcPr>
          <w:p w14:paraId="6A65B4CA" w14:textId="35EEE797" w:rsidR="001A66D9" w:rsidRPr="00D05148" w:rsidRDefault="0036469A" w:rsidP="00E92E44">
            <w:pPr>
              <w:cnfStyle w:val="000000000000" w:firstRow="0" w:lastRow="0" w:firstColumn="0" w:lastColumn="0" w:oddVBand="0" w:evenVBand="0" w:oddHBand="0" w:evenHBand="0" w:firstRowFirstColumn="0" w:firstRowLastColumn="0" w:lastRowFirstColumn="0" w:lastRowLastColumn="0"/>
            </w:pPr>
            <w:r>
              <w:t>Senior Software Engineer</w:t>
            </w:r>
          </w:p>
        </w:tc>
      </w:tr>
      <w:tr w:rsidR="003B69D4" w:rsidRPr="00D05148" w14:paraId="160F1140" w14:textId="77777777">
        <w:tc>
          <w:tcPr>
            <w:cnfStyle w:val="001000000000" w:firstRow="0" w:lastRow="0" w:firstColumn="1" w:lastColumn="0" w:oddVBand="0" w:evenVBand="0" w:oddHBand="0" w:evenHBand="0" w:firstRowFirstColumn="0" w:firstRowLastColumn="0" w:lastRowFirstColumn="0" w:lastRowLastColumn="0"/>
            <w:tcW w:w="2689" w:type="dxa"/>
          </w:tcPr>
          <w:p w14:paraId="51CC31AE" w14:textId="77777777" w:rsidR="001A66D9" w:rsidRPr="00D05148" w:rsidRDefault="001A66D9" w:rsidP="007D105F">
            <w:pPr>
              <w:pStyle w:val="Tight"/>
            </w:pPr>
            <w:r w:rsidRPr="00D05148">
              <w:t>Last Verified by:</w:t>
            </w:r>
          </w:p>
        </w:tc>
        <w:tc>
          <w:tcPr>
            <w:tcW w:w="2409" w:type="dxa"/>
          </w:tcPr>
          <w:p w14:paraId="219ACA16" w14:textId="402C9381" w:rsidR="001A66D9" w:rsidRPr="00D05148" w:rsidRDefault="0036469A" w:rsidP="00E92E44">
            <w:pPr>
              <w:cnfStyle w:val="000000000000" w:firstRow="0" w:lastRow="0" w:firstColumn="0" w:lastColumn="0" w:oddVBand="0" w:evenVBand="0" w:oddHBand="0" w:evenHBand="0" w:firstRowFirstColumn="0" w:firstRowLastColumn="0" w:lastRowFirstColumn="0" w:lastRowLastColumn="0"/>
            </w:pPr>
            <w:r>
              <w:t>Adrian Sover</w:t>
            </w:r>
          </w:p>
        </w:tc>
        <w:tc>
          <w:tcPr>
            <w:tcW w:w="1701" w:type="dxa"/>
          </w:tcPr>
          <w:p w14:paraId="4A477AB8" w14:textId="13872221" w:rsidR="001A66D9" w:rsidRPr="00D05148" w:rsidRDefault="0036469A" w:rsidP="00E92E44">
            <w:pPr>
              <w:cnfStyle w:val="000000000000" w:firstRow="0" w:lastRow="0" w:firstColumn="0" w:lastColumn="0" w:oddVBand="0" w:evenVBand="0" w:oddHBand="0" w:evenHBand="0" w:firstRowFirstColumn="0" w:firstRowLastColumn="0" w:lastRowFirstColumn="0" w:lastRowLastColumn="0"/>
            </w:pPr>
            <w:r>
              <w:t>Montran</w:t>
            </w:r>
          </w:p>
        </w:tc>
        <w:tc>
          <w:tcPr>
            <w:tcW w:w="2937" w:type="dxa"/>
          </w:tcPr>
          <w:p w14:paraId="333BBEAF" w14:textId="535ECF6E" w:rsidR="001A66D9" w:rsidRPr="00D05148" w:rsidRDefault="0036469A" w:rsidP="00E92E44">
            <w:pPr>
              <w:cnfStyle w:val="000000000000" w:firstRow="0" w:lastRow="0" w:firstColumn="0" w:lastColumn="0" w:oddVBand="0" w:evenVBand="0" w:oddHBand="0" w:evenHBand="0" w:firstRowFirstColumn="0" w:firstRowLastColumn="0" w:lastRowFirstColumn="0" w:lastRowLastColumn="0"/>
            </w:pPr>
            <w:r>
              <w:t>Technical Lead</w:t>
            </w:r>
          </w:p>
        </w:tc>
      </w:tr>
      <w:tr w:rsidR="003B69D4" w:rsidRPr="00D05148" w14:paraId="3C81D756" w14:textId="77777777">
        <w:tc>
          <w:tcPr>
            <w:cnfStyle w:val="001000000000" w:firstRow="0" w:lastRow="0" w:firstColumn="1" w:lastColumn="0" w:oddVBand="0" w:evenVBand="0" w:oddHBand="0" w:evenHBand="0" w:firstRowFirstColumn="0" w:firstRowLastColumn="0" w:lastRowFirstColumn="0" w:lastRowLastColumn="0"/>
            <w:tcW w:w="2689" w:type="dxa"/>
          </w:tcPr>
          <w:p w14:paraId="5B157746" w14:textId="77777777" w:rsidR="001A66D9" w:rsidRPr="00D05148" w:rsidRDefault="001A66D9" w:rsidP="007D105F">
            <w:pPr>
              <w:pStyle w:val="Tight"/>
            </w:pPr>
            <w:r w:rsidRPr="00D05148">
              <w:t>Reviewed by:</w:t>
            </w:r>
          </w:p>
        </w:tc>
        <w:tc>
          <w:tcPr>
            <w:tcW w:w="2409" w:type="dxa"/>
          </w:tcPr>
          <w:p w14:paraId="618DAD04" w14:textId="26E5D537" w:rsidR="001A66D9" w:rsidRPr="00D05148" w:rsidRDefault="0036469A" w:rsidP="00E92E44">
            <w:pPr>
              <w:cnfStyle w:val="000000000000" w:firstRow="0" w:lastRow="0" w:firstColumn="0" w:lastColumn="0" w:oddVBand="0" w:evenVBand="0" w:oddHBand="0" w:evenHBand="0" w:firstRowFirstColumn="0" w:firstRowLastColumn="0" w:lastRowFirstColumn="0" w:lastRowLastColumn="0"/>
            </w:pPr>
            <w:r>
              <w:t>Nucu Dumitrascu</w:t>
            </w:r>
          </w:p>
        </w:tc>
        <w:tc>
          <w:tcPr>
            <w:tcW w:w="1701" w:type="dxa"/>
          </w:tcPr>
          <w:p w14:paraId="13336492" w14:textId="31076EC0" w:rsidR="001A66D9" w:rsidRPr="00D05148" w:rsidRDefault="0036469A" w:rsidP="00E92E44">
            <w:pPr>
              <w:cnfStyle w:val="000000000000" w:firstRow="0" w:lastRow="0" w:firstColumn="0" w:lastColumn="0" w:oddVBand="0" w:evenVBand="0" w:oddHBand="0" w:evenHBand="0" w:firstRowFirstColumn="0" w:firstRowLastColumn="0" w:lastRowFirstColumn="0" w:lastRowLastColumn="0"/>
            </w:pPr>
            <w:r>
              <w:t>Montran</w:t>
            </w:r>
          </w:p>
        </w:tc>
        <w:tc>
          <w:tcPr>
            <w:tcW w:w="2937" w:type="dxa"/>
          </w:tcPr>
          <w:p w14:paraId="35A60104" w14:textId="1E5BE30E" w:rsidR="001A66D9" w:rsidRPr="00D05148" w:rsidRDefault="0036469A" w:rsidP="00E92E44">
            <w:pPr>
              <w:cnfStyle w:val="000000000000" w:firstRow="0" w:lastRow="0" w:firstColumn="0" w:lastColumn="0" w:oddVBand="0" w:evenVBand="0" w:oddHBand="0" w:evenHBand="0" w:firstRowFirstColumn="0" w:firstRowLastColumn="0" w:lastRowFirstColumn="0" w:lastRowLastColumn="0"/>
            </w:pPr>
            <w:r>
              <w:t>Project Manager</w:t>
            </w:r>
          </w:p>
        </w:tc>
      </w:tr>
      <w:tr w:rsidR="003B69D4" w:rsidRPr="00D05148" w14:paraId="6A076FA4" w14:textId="77777777">
        <w:tc>
          <w:tcPr>
            <w:cnfStyle w:val="001000000000" w:firstRow="0" w:lastRow="0" w:firstColumn="1" w:lastColumn="0" w:oddVBand="0" w:evenVBand="0" w:oddHBand="0" w:evenHBand="0" w:firstRowFirstColumn="0" w:firstRowLastColumn="0" w:lastRowFirstColumn="0" w:lastRowLastColumn="0"/>
            <w:tcW w:w="2689" w:type="dxa"/>
          </w:tcPr>
          <w:p w14:paraId="5C2ED2C3" w14:textId="77777777" w:rsidR="001A66D9" w:rsidRPr="00D05148" w:rsidRDefault="001A66D9" w:rsidP="007D105F">
            <w:pPr>
              <w:pStyle w:val="Tight"/>
            </w:pPr>
            <w:r w:rsidRPr="00D05148">
              <w:t>Approved by:</w:t>
            </w:r>
          </w:p>
        </w:tc>
        <w:tc>
          <w:tcPr>
            <w:tcW w:w="2409" w:type="dxa"/>
          </w:tcPr>
          <w:p w14:paraId="0B58587D" w14:textId="0B01DA22" w:rsidR="001A66D9" w:rsidRPr="00D05148" w:rsidRDefault="00FC2486" w:rsidP="00E92E44">
            <w:pPr>
              <w:cnfStyle w:val="000000000000" w:firstRow="0" w:lastRow="0" w:firstColumn="0" w:lastColumn="0" w:oddVBand="0" w:evenVBand="0" w:oddHBand="0" w:evenHBand="0" w:firstRowFirstColumn="0" w:firstRowLastColumn="0" w:lastRowFirstColumn="0" w:lastRowLastColumn="0"/>
            </w:pPr>
            <w:r>
              <w:t>NBG Payments Team</w:t>
            </w:r>
          </w:p>
        </w:tc>
        <w:tc>
          <w:tcPr>
            <w:tcW w:w="1701" w:type="dxa"/>
          </w:tcPr>
          <w:p w14:paraId="57475820" w14:textId="5B5ACC3C" w:rsidR="001A66D9" w:rsidRPr="00D05148" w:rsidRDefault="0036469A" w:rsidP="00E92E44">
            <w:pPr>
              <w:cnfStyle w:val="000000000000" w:firstRow="0" w:lastRow="0" w:firstColumn="0" w:lastColumn="0" w:oddVBand="0" w:evenVBand="0" w:oddHBand="0" w:evenHBand="0" w:firstRowFirstColumn="0" w:firstRowLastColumn="0" w:lastRowFirstColumn="0" w:lastRowLastColumn="0"/>
            </w:pPr>
            <w:r>
              <w:t>National Bank of Georgia</w:t>
            </w:r>
          </w:p>
        </w:tc>
        <w:tc>
          <w:tcPr>
            <w:tcW w:w="2937" w:type="dxa"/>
          </w:tcPr>
          <w:p w14:paraId="670C9D9D" w14:textId="73B69872" w:rsidR="001A66D9" w:rsidRPr="00D05148" w:rsidRDefault="00FC2486" w:rsidP="00E92E44">
            <w:pPr>
              <w:cnfStyle w:val="000000000000" w:firstRow="0" w:lastRow="0" w:firstColumn="0" w:lastColumn="0" w:oddVBand="0" w:evenVBand="0" w:oddHBand="0" w:evenHBand="0" w:firstRowFirstColumn="0" w:firstRowLastColumn="0" w:lastRowFirstColumn="0" w:lastRowLastColumn="0"/>
            </w:pPr>
            <w:r>
              <w:t>NBG Payments Team</w:t>
            </w:r>
          </w:p>
        </w:tc>
      </w:tr>
      <w:tr w:rsidR="003B69D4" w:rsidRPr="00D05148" w14:paraId="14FB992E" w14:textId="77777777">
        <w:tc>
          <w:tcPr>
            <w:cnfStyle w:val="001000000000" w:firstRow="0" w:lastRow="0" w:firstColumn="1" w:lastColumn="0" w:oddVBand="0" w:evenVBand="0" w:oddHBand="0" w:evenHBand="0" w:firstRowFirstColumn="0" w:firstRowLastColumn="0" w:lastRowFirstColumn="0" w:lastRowLastColumn="0"/>
            <w:tcW w:w="2689" w:type="dxa"/>
          </w:tcPr>
          <w:p w14:paraId="3A52DE17" w14:textId="77777777" w:rsidR="001A66D9" w:rsidRPr="00D05148" w:rsidRDefault="001A66D9" w:rsidP="007D105F">
            <w:pPr>
              <w:pStyle w:val="Tight"/>
            </w:pPr>
            <w:r w:rsidRPr="00D05148">
              <w:t>Distributed to:</w:t>
            </w:r>
          </w:p>
        </w:tc>
        <w:tc>
          <w:tcPr>
            <w:tcW w:w="2409" w:type="dxa"/>
          </w:tcPr>
          <w:p w14:paraId="181EE755" w14:textId="1DC48DB6" w:rsidR="001A66D9" w:rsidRPr="00D05148" w:rsidRDefault="0036469A" w:rsidP="00E92E44">
            <w:pPr>
              <w:cnfStyle w:val="000000000000" w:firstRow="0" w:lastRow="0" w:firstColumn="0" w:lastColumn="0" w:oddVBand="0" w:evenVBand="0" w:oddHBand="0" w:evenHBand="0" w:firstRowFirstColumn="0" w:firstRowLastColumn="0" w:lastRowFirstColumn="0" w:lastRowLastColumn="0"/>
            </w:pPr>
            <w:r>
              <w:t>Malkhaz Nikolashvil</w:t>
            </w:r>
            <w:r w:rsidR="00E13A9C">
              <w:t>i</w:t>
            </w:r>
          </w:p>
        </w:tc>
        <w:tc>
          <w:tcPr>
            <w:tcW w:w="1701" w:type="dxa"/>
          </w:tcPr>
          <w:p w14:paraId="749D6C96" w14:textId="485E5F99" w:rsidR="001A66D9" w:rsidRPr="00D05148" w:rsidRDefault="0036469A" w:rsidP="00E92E44">
            <w:pPr>
              <w:cnfStyle w:val="000000000000" w:firstRow="0" w:lastRow="0" w:firstColumn="0" w:lastColumn="0" w:oddVBand="0" w:evenVBand="0" w:oddHBand="0" w:evenHBand="0" w:firstRowFirstColumn="0" w:firstRowLastColumn="0" w:lastRowFirstColumn="0" w:lastRowLastColumn="0"/>
            </w:pPr>
            <w:r>
              <w:t>National Bank of Georgia</w:t>
            </w:r>
          </w:p>
        </w:tc>
        <w:tc>
          <w:tcPr>
            <w:tcW w:w="2937" w:type="dxa"/>
          </w:tcPr>
          <w:p w14:paraId="565BA5FC" w14:textId="39ABDADD" w:rsidR="001A66D9" w:rsidRPr="00D05148" w:rsidRDefault="0036469A" w:rsidP="00E92E44">
            <w:pPr>
              <w:cnfStyle w:val="000000000000" w:firstRow="0" w:lastRow="0" w:firstColumn="0" w:lastColumn="0" w:oddVBand="0" w:evenVBand="0" w:oddHBand="0" w:evenHBand="0" w:firstRowFirstColumn="0" w:firstRowLastColumn="0" w:lastRowFirstColumn="0" w:lastRowLastColumn="0"/>
            </w:pPr>
            <w:r>
              <w:t>Project Manager</w:t>
            </w:r>
          </w:p>
        </w:tc>
      </w:tr>
    </w:tbl>
    <w:p w14:paraId="13302B04" w14:textId="77777777" w:rsidR="001A66D9" w:rsidRPr="00D05148" w:rsidRDefault="001A66D9" w:rsidP="007D105F">
      <w:pPr>
        <w:pStyle w:val="Standardtext"/>
      </w:pPr>
    </w:p>
    <w:tbl>
      <w:tblPr>
        <w:tblStyle w:val="Tablehistoricaldata"/>
        <w:tblW w:w="9741" w:type="dxa"/>
        <w:tblLook w:val="0420" w:firstRow="1" w:lastRow="0" w:firstColumn="0" w:lastColumn="0" w:noHBand="0" w:noVBand="1"/>
      </w:tblPr>
      <w:tblGrid>
        <w:gridCol w:w="1687"/>
        <w:gridCol w:w="1053"/>
        <w:gridCol w:w="1224"/>
        <w:gridCol w:w="5777"/>
      </w:tblGrid>
      <w:tr w:rsidR="003B69D4" w:rsidRPr="00D05148" w14:paraId="20DA78BC" w14:textId="77777777">
        <w:trPr>
          <w:cnfStyle w:val="100000000000" w:firstRow="1" w:lastRow="0" w:firstColumn="0" w:lastColumn="0" w:oddVBand="0" w:evenVBand="0" w:oddHBand="0" w:evenHBand="0" w:firstRowFirstColumn="0" w:firstRowLastColumn="0" w:lastRowFirstColumn="0" w:lastRowLastColumn="0"/>
          <w:tblHeader/>
        </w:trPr>
        <w:tc>
          <w:tcPr>
            <w:tcW w:w="9741" w:type="dxa"/>
            <w:gridSpan w:val="4"/>
          </w:tcPr>
          <w:p w14:paraId="39EEFFDC" w14:textId="77777777" w:rsidR="001A66D9" w:rsidRPr="00087CF4" w:rsidRDefault="001A66D9">
            <w:pPr>
              <w:pStyle w:val="Tight"/>
              <w:rPr>
                <w:b/>
                <w:bCs/>
                <w:color w:val="FFFFFF" w:themeColor="background1"/>
              </w:rPr>
            </w:pPr>
            <w:r w:rsidRPr="00087CF4">
              <w:rPr>
                <w:b/>
                <w:bCs/>
                <w:color w:val="FFFFFF" w:themeColor="background1"/>
              </w:rPr>
              <w:t>Document History</w:t>
            </w:r>
          </w:p>
        </w:tc>
      </w:tr>
      <w:tr w:rsidR="003B69D4" w:rsidRPr="00D05148" w14:paraId="6E9BEF5A" w14:textId="77777777" w:rsidTr="0029247E">
        <w:trPr>
          <w:cnfStyle w:val="100000000000" w:firstRow="1" w:lastRow="0" w:firstColumn="0" w:lastColumn="0" w:oddVBand="0" w:evenVBand="0" w:oddHBand="0" w:evenHBand="0" w:firstRowFirstColumn="0" w:firstRowLastColumn="0" w:lastRowFirstColumn="0" w:lastRowLastColumn="0"/>
          <w:tblHeader/>
        </w:trPr>
        <w:tc>
          <w:tcPr>
            <w:tcW w:w="1687" w:type="dxa"/>
          </w:tcPr>
          <w:p w14:paraId="785687A8" w14:textId="77777777" w:rsidR="001A66D9" w:rsidRPr="00087CF4" w:rsidRDefault="001A66D9">
            <w:pPr>
              <w:pStyle w:val="Tight"/>
              <w:rPr>
                <w:b/>
                <w:bCs/>
                <w:color w:val="FFFFFF" w:themeColor="background1"/>
              </w:rPr>
            </w:pPr>
            <w:r w:rsidRPr="00087CF4">
              <w:rPr>
                <w:b/>
                <w:bCs/>
                <w:color w:val="FFFFFF" w:themeColor="background1"/>
              </w:rPr>
              <w:t>Date</w:t>
            </w:r>
          </w:p>
        </w:tc>
        <w:tc>
          <w:tcPr>
            <w:tcW w:w="1053" w:type="dxa"/>
          </w:tcPr>
          <w:p w14:paraId="2A9F1D30" w14:textId="77777777" w:rsidR="001A66D9" w:rsidRPr="00087CF4" w:rsidRDefault="001A66D9">
            <w:pPr>
              <w:pStyle w:val="Tight"/>
              <w:rPr>
                <w:b/>
                <w:bCs/>
                <w:color w:val="FFFFFF" w:themeColor="background1"/>
              </w:rPr>
            </w:pPr>
            <w:r w:rsidRPr="00087CF4">
              <w:rPr>
                <w:b/>
                <w:bCs/>
                <w:color w:val="FFFFFF" w:themeColor="background1"/>
              </w:rPr>
              <w:t xml:space="preserve">Version </w:t>
            </w:r>
          </w:p>
        </w:tc>
        <w:tc>
          <w:tcPr>
            <w:tcW w:w="1224" w:type="dxa"/>
          </w:tcPr>
          <w:p w14:paraId="352F764E" w14:textId="77777777" w:rsidR="001A66D9" w:rsidRPr="00087CF4" w:rsidRDefault="001A66D9">
            <w:pPr>
              <w:pStyle w:val="Tight"/>
              <w:rPr>
                <w:b/>
                <w:bCs/>
                <w:color w:val="FFFFFF" w:themeColor="background1"/>
              </w:rPr>
            </w:pPr>
            <w:r w:rsidRPr="00087CF4">
              <w:rPr>
                <w:b/>
                <w:bCs/>
                <w:color w:val="FFFFFF" w:themeColor="background1"/>
              </w:rPr>
              <w:t>Status</w:t>
            </w:r>
          </w:p>
        </w:tc>
        <w:tc>
          <w:tcPr>
            <w:tcW w:w="5777" w:type="dxa"/>
          </w:tcPr>
          <w:p w14:paraId="78DA6D31" w14:textId="77777777" w:rsidR="001A66D9" w:rsidRPr="00087CF4" w:rsidRDefault="001A66D9">
            <w:pPr>
              <w:pStyle w:val="Tight"/>
              <w:rPr>
                <w:b/>
                <w:bCs/>
                <w:color w:val="FFFFFF" w:themeColor="background1"/>
              </w:rPr>
            </w:pPr>
            <w:r w:rsidRPr="00087CF4">
              <w:rPr>
                <w:b/>
                <w:bCs/>
                <w:color w:val="FFFFFF" w:themeColor="background1"/>
              </w:rPr>
              <w:t>Changes</w:t>
            </w:r>
          </w:p>
        </w:tc>
      </w:tr>
      <w:tr w:rsidR="00FA3C96" w:rsidRPr="00D05148" w14:paraId="17CEA074" w14:textId="77777777" w:rsidTr="0029247E">
        <w:tc>
          <w:tcPr>
            <w:tcW w:w="1687" w:type="dxa"/>
            <w:tcBorders>
              <w:right w:val="single" w:sz="4" w:space="0" w:color="009681" w:themeColor="text2"/>
            </w:tcBorders>
          </w:tcPr>
          <w:p w14:paraId="6F3A47F4" w14:textId="7B67DB86" w:rsidR="00FA3C96" w:rsidRPr="00FC2486" w:rsidRDefault="0036469A" w:rsidP="00FA3C96">
            <w:pPr>
              <w:pStyle w:val="Tight"/>
              <w:rPr>
                <w:b/>
                <w:bCs/>
              </w:rPr>
            </w:pPr>
            <w:r w:rsidRPr="00FC2486">
              <w:rPr>
                <w:b/>
                <w:bCs/>
              </w:rPr>
              <w:t>2025-03-10</w:t>
            </w:r>
          </w:p>
        </w:tc>
        <w:tc>
          <w:tcPr>
            <w:tcW w:w="1053" w:type="dxa"/>
            <w:tcBorders>
              <w:left w:val="single" w:sz="4" w:space="0" w:color="009681" w:themeColor="text2"/>
            </w:tcBorders>
          </w:tcPr>
          <w:p w14:paraId="29E74A03" w14:textId="5B146A3D" w:rsidR="00FA3C96" w:rsidRPr="00D05148" w:rsidRDefault="0036469A" w:rsidP="00FA3C96">
            <w:pPr>
              <w:pStyle w:val="Tight"/>
            </w:pPr>
            <w:r>
              <w:t>0.01</w:t>
            </w:r>
          </w:p>
        </w:tc>
        <w:tc>
          <w:tcPr>
            <w:tcW w:w="1224" w:type="dxa"/>
          </w:tcPr>
          <w:p w14:paraId="290F1DFF" w14:textId="0922CF28" w:rsidR="00FA3C96" w:rsidRPr="00D05148" w:rsidRDefault="00E173A7" w:rsidP="00FA3C96">
            <w:pPr>
              <w:pStyle w:val="Tight"/>
            </w:pPr>
            <w:r>
              <w:t>DRAFT</w:t>
            </w:r>
          </w:p>
        </w:tc>
        <w:tc>
          <w:tcPr>
            <w:tcW w:w="5777" w:type="dxa"/>
          </w:tcPr>
          <w:p w14:paraId="43FE8F5C" w14:textId="3BC89B09" w:rsidR="00FA3C96" w:rsidRPr="00D05148" w:rsidRDefault="0036469A" w:rsidP="00FA3C96">
            <w:pPr>
              <w:pStyle w:val="Tight"/>
            </w:pPr>
            <w:r>
              <w:t>First draft sent to National Bank of Georgia</w:t>
            </w:r>
          </w:p>
        </w:tc>
      </w:tr>
      <w:tr w:rsidR="00FA3C96" w:rsidRPr="00D05148" w14:paraId="271A3A33" w14:textId="77777777" w:rsidTr="0029247E">
        <w:tc>
          <w:tcPr>
            <w:tcW w:w="1687" w:type="dxa"/>
            <w:tcBorders>
              <w:right w:val="single" w:sz="4" w:space="0" w:color="009681" w:themeColor="text2"/>
            </w:tcBorders>
          </w:tcPr>
          <w:p w14:paraId="6CEE486C" w14:textId="19FCC0B8" w:rsidR="00FA3C96" w:rsidRPr="00FC2486" w:rsidRDefault="00E173A7" w:rsidP="00FA3C96">
            <w:pPr>
              <w:pStyle w:val="Tight"/>
              <w:rPr>
                <w:b/>
                <w:bCs/>
              </w:rPr>
            </w:pPr>
            <w:r w:rsidRPr="00FC2486">
              <w:rPr>
                <w:b/>
                <w:bCs/>
              </w:rPr>
              <w:t>2025-03-27</w:t>
            </w:r>
          </w:p>
        </w:tc>
        <w:tc>
          <w:tcPr>
            <w:tcW w:w="1053" w:type="dxa"/>
            <w:tcBorders>
              <w:left w:val="single" w:sz="4" w:space="0" w:color="009681" w:themeColor="text2"/>
            </w:tcBorders>
          </w:tcPr>
          <w:p w14:paraId="0C5D3F9D" w14:textId="0D69FD39" w:rsidR="00FA3C96" w:rsidRPr="00D05148" w:rsidRDefault="00E173A7" w:rsidP="00FA3C96">
            <w:pPr>
              <w:pStyle w:val="Tight"/>
            </w:pPr>
            <w:r>
              <w:t>0.02</w:t>
            </w:r>
          </w:p>
        </w:tc>
        <w:tc>
          <w:tcPr>
            <w:tcW w:w="1224" w:type="dxa"/>
          </w:tcPr>
          <w:p w14:paraId="705E1E8F" w14:textId="7BDA670C" w:rsidR="00FA3C96" w:rsidRPr="00D05148" w:rsidRDefault="00E173A7" w:rsidP="00FA3C96">
            <w:pPr>
              <w:pStyle w:val="Tight"/>
            </w:pPr>
            <w:r>
              <w:t>DRAFT</w:t>
            </w:r>
          </w:p>
        </w:tc>
        <w:tc>
          <w:tcPr>
            <w:tcW w:w="5777" w:type="dxa"/>
          </w:tcPr>
          <w:p w14:paraId="65C73A73" w14:textId="3600DF4C" w:rsidR="00FA3C96" w:rsidRPr="00D05148" w:rsidRDefault="006F75BB" w:rsidP="00FA3C96">
            <w:pPr>
              <w:pStyle w:val="Tight"/>
            </w:pPr>
            <w:r w:rsidRPr="006F75BB">
              <w:t>Applied changes to the document according to the NBGs comments and Montran responses. Closed all comments where responses were offered. Version sent to NBG for review and clarifications.</w:t>
            </w:r>
          </w:p>
        </w:tc>
      </w:tr>
      <w:tr w:rsidR="00FA3C96" w:rsidRPr="00D05148" w14:paraId="741F7B13" w14:textId="77777777" w:rsidTr="0029247E">
        <w:tc>
          <w:tcPr>
            <w:tcW w:w="1687" w:type="dxa"/>
            <w:tcBorders>
              <w:right w:val="single" w:sz="4" w:space="0" w:color="009681" w:themeColor="text2"/>
            </w:tcBorders>
          </w:tcPr>
          <w:p w14:paraId="34378A00" w14:textId="20B93A2B" w:rsidR="00FA3C96" w:rsidRPr="00FC2486" w:rsidRDefault="00132322" w:rsidP="00FA3C96">
            <w:pPr>
              <w:pStyle w:val="Tight"/>
              <w:rPr>
                <w:b/>
                <w:bCs/>
              </w:rPr>
            </w:pPr>
            <w:r w:rsidRPr="00FC2486">
              <w:rPr>
                <w:b/>
                <w:bCs/>
              </w:rPr>
              <w:t>2025-05-30</w:t>
            </w:r>
          </w:p>
        </w:tc>
        <w:tc>
          <w:tcPr>
            <w:tcW w:w="1053" w:type="dxa"/>
            <w:tcBorders>
              <w:left w:val="single" w:sz="4" w:space="0" w:color="009681" w:themeColor="text2"/>
            </w:tcBorders>
          </w:tcPr>
          <w:p w14:paraId="51B5E2D0" w14:textId="2E283447" w:rsidR="00FA3C96" w:rsidRPr="00D05148" w:rsidRDefault="00132322" w:rsidP="00FA3C96">
            <w:pPr>
              <w:pStyle w:val="Tight"/>
            </w:pPr>
            <w:r>
              <w:t>0.03</w:t>
            </w:r>
          </w:p>
        </w:tc>
        <w:tc>
          <w:tcPr>
            <w:tcW w:w="1224" w:type="dxa"/>
          </w:tcPr>
          <w:p w14:paraId="49CB23F9" w14:textId="57740AAB" w:rsidR="00FA3C96" w:rsidRPr="00D05148" w:rsidRDefault="00132322" w:rsidP="00FA3C96">
            <w:pPr>
              <w:pStyle w:val="Tight"/>
            </w:pPr>
            <w:r>
              <w:t>DRAFT</w:t>
            </w:r>
          </w:p>
        </w:tc>
        <w:tc>
          <w:tcPr>
            <w:tcW w:w="5777" w:type="dxa"/>
          </w:tcPr>
          <w:p w14:paraId="056A5AC0" w14:textId="12600373" w:rsidR="00132322" w:rsidRDefault="00132322" w:rsidP="00AC2C08">
            <w:pPr>
              <w:pStyle w:val="Tight"/>
            </w:pPr>
            <w:r>
              <w:t>Applied changes from Excel mapping fields. Added new Example to describe the usage of the new XML fields.</w:t>
            </w:r>
          </w:p>
          <w:p w14:paraId="3EEC7170" w14:textId="77777777" w:rsidR="00132322" w:rsidRDefault="00132322" w:rsidP="00132322">
            <w:pPr>
              <w:pStyle w:val="Standardtext"/>
            </w:pPr>
          </w:p>
          <w:p w14:paraId="112FDC34" w14:textId="3358B784" w:rsidR="00132322" w:rsidRPr="00132322" w:rsidRDefault="00132322" w:rsidP="00AC2C08">
            <w:pPr>
              <w:pStyle w:val="Standardtext"/>
            </w:pPr>
            <w:r>
              <w:t>Due to the structural changes of the table 3.5 is better to go through the whole table and not rely on track changes since adding/removing table rows are very challenging to follow.</w:t>
            </w:r>
          </w:p>
        </w:tc>
      </w:tr>
      <w:tr w:rsidR="00FA3C96" w:rsidRPr="00D05148" w14:paraId="1D1C5822" w14:textId="77777777" w:rsidTr="0029247E">
        <w:tc>
          <w:tcPr>
            <w:tcW w:w="1687" w:type="dxa"/>
            <w:tcBorders>
              <w:right w:val="single" w:sz="4" w:space="0" w:color="009681" w:themeColor="text2"/>
            </w:tcBorders>
          </w:tcPr>
          <w:p w14:paraId="76C16CFA" w14:textId="726B203C" w:rsidR="00FA3C96" w:rsidRPr="00FC2486" w:rsidRDefault="00AC2C08" w:rsidP="00FA3C96">
            <w:pPr>
              <w:pStyle w:val="Tight"/>
              <w:rPr>
                <w:b/>
                <w:bCs/>
              </w:rPr>
            </w:pPr>
            <w:r w:rsidRPr="00FC2486">
              <w:rPr>
                <w:b/>
                <w:bCs/>
              </w:rPr>
              <w:t>2025-06-10</w:t>
            </w:r>
          </w:p>
        </w:tc>
        <w:tc>
          <w:tcPr>
            <w:tcW w:w="1053" w:type="dxa"/>
            <w:tcBorders>
              <w:left w:val="single" w:sz="4" w:space="0" w:color="009681" w:themeColor="text2"/>
            </w:tcBorders>
          </w:tcPr>
          <w:p w14:paraId="757EB45E" w14:textId="4285C3BF" w:rsidR="00FA3C96" w:rsidRPr="00D05148" w:rsidRDefault="00AC2C08" w:rsidP="00FA3C96">
            <w:pPr>
              <w:pStyle w:val="Tight"/>
            </w:pPr>
            <w:r>
              <w:t>0.04</w:t>
            </w:r>
          </w:p>
        </w:tc>
        <w:tc>
          <w:tcPr>
            <w:tcW w:w="1224" w:type="dxa"/>
          </w:tcPr>
          <w:p w14:paraId="18DA7C9A" w14:textId="0CDC8E09" w:rsidR="00FA3C96" w:rsidRPr="00D05148" w:rsidRDefault="00AC2C08" w:rsidP="00FA3C96">
            <w:pPr>
              <w:pStyle w:val="Tight"/>
            </w:pPr>
            <w:r>
              <w:t>DRAFT</w:t>
            </w:r>
          </w:p>
        </w:tc>
        <w:tc>
          <w:tcPr>
            <w:tcW w:w="5777" w:type="dxa"/>
          </w:tcPr>
          <w:p w14:paraId="10EADC91" w14:textId="768C9BEE" w:rsidR="00FA3C96" w:rsidRPr="00D05148" w:rsidRDefault="00AC2C08" w:rsidP="00FA3C96">
            <w:pPr>
              <w:pStyle w:val="Tight"/>
            </w:pPr>
            <w:r>
              <w:t>Responded to comments and made some adjustments. Version sent to NBG for review.</w:t>
            </w:r>
          </w:p>
        </w:tc>
      </w:tr>
      <w:tr w:rsidR="00FA3C96" w:rsidRPr="00D05148" w14:paraId="1153C6BB" w14:textId="77777777" w:rsidTr="0029247E">
        <w:tc>
          <w:tcPr>
            <w:tcW w:w="1687" w:type="dxa"/>
            <w:tcBorders>
              <w:right w:val="single" w:sz="4" w:space="0" w:color="009681" w:themeColor="text2"/>
            </w:tcBorders>
          </w:tcPr>
          <w:p w14:paraId="3117FA42" w14:textId="4B4AB026" w:rsidR="00FA3C96" w:rsidRPr="00FC2486" w:rsidRDefault="00FC2486" w:rsidP="00FA3C96">
            <w:pPr>
              <w:pStyle w:val="Tight"/>
              <w:rPr>
                <w:b/>
                <w:bCs/>
              </w:rPr>
            </w:pPr>
            <w:r w:rsidRPr="00FC2486">
              <w:rPr>
                <w:b/>
                <w:bCs/>
              </w:rPr>
              <w:t>2025-06-17</w:t>
            </w:r>
          </w:p>
        </w:tc>
        <w:tc>
          <w:tcPr>
            <w:tcW w:w="1053" w:type="dxa"/>
            <w:tcBorders>
              <w:left w:val="single" w:sz="4" w:space="0" w:color="009681" w:themeColor="text2"/>
            </w:tcBorders>
          </w:tcPr>
          <w:p w14:paraId="7FE886E6" w14:textId="039E8196" w:rsidR="00FA3C96" w:rsidRPr="00D05148" w:rsidRDefault="00FC2486" w:rsidP="00FA3C96">
            <w:pPr>
              <w:pStyle w:val="Tight"/>
            </w:pPr>
            <w:r>
              <w:t>1.00</w:t>
            </w:r>
          </w:p>
        </w:tc>
        <w:tc>
          <w:tcPr>
            <w:tcW w:w="1224" w:type="dxa"/>
          </w:tcPr>
          <w:p w14:paraId="168C1CFE" w14:textId="124C9F6D" w:rsidR="00FA3C96" w:rsidRPr="00D05148" w:rsidRDefault="00FC2486" w:rsidP="00FA3C96">
            <w:pPr>
              <w:pStyle w:val="Tight"/>
            </w:pPr>
            <w:r>
              <w:t>FINAL</w:t>
            </w:r>
          </w:p>
        </w:tc>
        <w:tc>
          <w:tcPr>
            <w:tcW w:w="5777" w:type="dxa"/>
          </w:tcPr>
          <w:p w14:paraId="1841046F" w14:textId="745F00F9" w:rsidR="00FA3C96" w:rsidRPr="00D05148" w:rsidRDefault="00FC2486" w:rsidP="00FA3C96">
            <w:pPr>
              <w:pStyle w:val="Tight"/>
            </w:pPr>
            <w:r>
              <w:t>Final version approved by NBG. Version sent for sign-off.</w:t>
            </w:r>
          </w:p>
        </w:tc>
      </w:tr>
      <w:tr w:rsidR="00FA3C96" w:rsidRPr="00D05148" w14:paraId="3FFCFBB3" w14:textId="77777777" w:rsidTr="0029247E">
        <w:tc>
          <w:tcPr>
            <w:tcW w:w="1687" w:type="dxa"/>
            <w:tcBorders>
              <w:right w:val="single" w:sz="4" w:space="0" w:color="009681" w:themeColor="text2"/>
            </w:tcBorders>
          </w:tcPr>
          <w:p w14:paraId="1E5829B1" w14:textId="62991C41" w:rsidR="00FA3C96" w:rsidRPr="000D7EC2" w:rsidRDefault="000D7EC2" w:rsidP="00FA3C96">
            <w:pPr>
              <w:pStyle w:val="Tight"/>
              <w:rPr>
                <w:b/>
                <w:rPrChange w:id="6" w:author="Rares Galan" w:date="2025-11-10T14:42:00Z" w16du:dateUtc="2025-11-10T12:42:00Z">
                  <w:rPr>
                    <w:bCs/>
                  </w:rPr>
                </w:rPrChange>
              </w:rPr>
            </w:pPr>
            <w:ins w:id="7" w:author="Rares Galan" w:date="2025-11-10T14:41:00Z" w16du:dateUtc="2025-11-10T12:41:00Z">
              <w:r w:rsidRPr="000D7EC2">
                <w:rPr>
                  <w:b/>
                  <w:rPrChange w:id="8" w:author="Rares Galan" w:date="2025-11-10T14:42:00Z" w16du:dateUtc="2025-11-10T12:42:00Z">
                    <w:rPr>
                      <w:bCs/>
                    </w:rPr>
                  </w:rPrChange>
                </w:rPr>
                <w:t>2025-11-10</w:t>
              </w:r>
            </w:ins>
          </w:p>
        </w:tc>
        <w:tc>
          <w:tcPr>
            <w:tcW w:w="1053" w:type="dxa"/>
            <w:tcBorders>
              <w:left w:val="single" w:sz="4" w:space="0" w:color="009681" w:themeColor="text2"/>
            </w:tcBorders>
          </w:tcPr>
          <w:p w14:paraId="374429F1" w14:textId="5C5DC205" w:rsidR="00FA3C96" w:rsidRPr="00D05148" w:rsidRDefault="000D7EC2" w:rsidP="00FA3C96">
            <w:pPr>
              <w:pStyle w:val="Tight"/>
            </w:pPr>
            <w:ins w:id="9" w:author="Rares Galan" w:date="2025-11-10T14:41:00Z" w16du:dateUtc="2025-11-10T12:41:00Z">
              <w:r>
                <w:t>1.</w:t>
              </w:r>
            </w:ins>
            <w:ins w:id="10" w:author="Rares Galan" w:date="2025-11-10T14:42:00Z" w16du:dateUtc="2025-11-10T12:42:00Z">
              <w:r>
                <w:t>01</w:t>
              </w:r>
            </w:ins>
          </w:p>
        </w:tc>
        <w:tc>
          <w:tcPr>
            <w:tcW w:w="1224" w:type="dxa"/>
          </w:tcPr>
          <w:p w14:paraId="4D09D6B2" w14:textId="5D62FE47" w:rsidR="00FA3C96" w:rsidRPr="00D05148" w:rsidRDefault="000D7EC2" w:rsidP="00FA3C96">
            <w:pPr>
              <w:pStyle w:val="Tight"/>
            </w:pPr>
            <w:ins w:id="11" w:author="Rares Galan" w:date="2025-11-10T14:42:00Z" w16du:dateUtc="2025-11-10T12:42:00Z">
              <w:r>
                <w:t>DRAFT</w:t>
              </w:r>
            </w:ins>
          </w:p>
        </w:tc>
        <w:tc>
          <w:tcPr>
            <w:tcW w:w="5777" w:type="dxa"/>
          </w:tcPr>
          <w:p w14:paraId="170A891B" w14:textId="1A2CB032" w:rsidR="002E54EA" w:rsidRDefault="000D7EC2" w:rsidP="00FA3C96">
            <w:pPr>
              <w:pStyle w:val="Tight"/>
              <w:numPr>
                <w:ilvl w:val="0"/>
                <w:numId w:val="45"/>
              </w:numPr>
              <w:rPr>
                <w:ins w:id="12" w:author="Rares Galan" w:date="2025-11-10T14:52:00Z" w16du:dateUtc="2025-11-10T12:52:00Z"/>
              </w:rPr>
            </w:pPr>
            <w:ins w:id="13" w:author="Rares Galan" w:date="2025-11-10T14:42:00Z" w16du:dateUtc="2025-11-10T12:42:00Z">
              <w:r>
                <w:t>Local Instrument becomes optional field</w:t>
              </w:r>
            </w:ins>
          </w:p>
          <w:p w14:paraId="097487EF" w14:textId="77777777" w:rsidR="002E54EA" w:rsidRDefault="000D7EC2" w:rsidP="000D7EC2">
            <w:pPr>
              <w:pStyle w:val="Tight"/>
              <w:numPr>
                <w:ilvl w:val="0"/>
                <w:numId w:val="45"/>
              </w:numPr>
              <w:rPr>
                <w:ins w:id="14" w:author="Rares Galan" w:date="2025-11-10T14:52:00Z" w16du:dateUtc="2025-11-10T12:52:00Z"/>
              </w:rPr>
            </w:pPr>
            <w:ins w:id="15" w:author="Rares Galan" w:date="2025-11-10T14:43:00Z" w16du:dateUtc="2025-11-10T12:43:00Z">
              <w:r>
                <w:lastRenderedPageBreak/>
                <w:t xml:space="preserve">Geolocation information moves to </w:t>
              </w:r>
              <w:r w:rsidRPr="000D7EC2">
                <w:t>FIToFICstmrCdtTrf/CdtTrfTxInf/RgltryRptg/Dtls/Inf</w:t>
              </w:r>
            </w:ins>
          </w:p>
          <w:p w14:paraId="6922CD6B" w14:textId="77777777" w:rsidR="002E54EA" w:rsidRDefault="002E54EA" w:rsidP="002E54EA">
            <w:pPr>
              <w:pStyle w:val="Tight"/>
              <w:numPr>
                <w:ilvl w:val="0"/>
                <w:numId w:val="45"/>
              </w:numPr>
              <w:rPr>
                <w:ins w:id="16" w:author="Rares Galan" w:date="2025-11-10T14:52:00Z" w16du:dateUtc="2025-11-10T12:52:00Z"/>
              </w:rPr>
            </w:pPr>
            <w:ins w:id="17" w:author="Rares Galan" w:date="2025-11-10T14:52:00Z" w16du:dateUtc="2025-11-10T12:52:00Z">
              <w:r w:rsidRPr="002E54EA">
                <w:rPr>
                  <w:color w:val="000000"/>
                </w:rPr>
                <w:t xml:space="preserve">Payment initiation channel </w:t>
              </w:r>
            </w:ins>
            <w:ins w:id="18" w:author="Rares Galan" w:date="2025-11-10T14:44:00Z" w16du:dateUtc="2025-11-10T12:44:00Z">
              <w:r w:rsidR="000D7EC2">
                <w:t xml:space="preserve">moves to </w:t>
              </w:r>
              <w:r w:rsidR="000D7EC2" w:rsidRPr="000D7EC2">
                <w:t>FIToFICstmrCdtTrf/CdtTrfTxInf/RgltryRptg/Dtls/Cd</w:t>
              </w:r>
            </w:ins>
          </w:p>
          <w:p w14:paraId="0D7E43D5" w14:textId="6BBDBDAF" w:rsidR="000D7EC2" w:rsidRPr="000D7EC2" w:rsidRDefault="000D7EC2">
            <w:pPr>
              <w:pStyle w:val="Tight"/>
              <w:numPr>
                <w:ilvl w:val="0"/>
                <w:numId w:val="45"/>
              </w:numPr>
              <w:pPrChange w:id="19" w:author="Rares Galan" w:date="2025-11-10T14:52:00Z" w16du:dateUtc="2025-11-10T12:52:00Z">
                <w:pPr>
                  <w:pStyle w:val="Tight"/>
                </w:pPr>
              </w:pPrChange>
            </w:pPr>
            <w:ins w:id="20" w:author="Rares Galan" w:date="2025-11-10T14:44:00Z" w16du:dateUtc="2025-11-10T12:44:00Z">
              <w:r>
                <w:t xml:space="preserve">Address Line extended to max occurrence 7. </w:t>
              </w:r>
            </w:ins>
          </w:p>
        </w:tc>
      </w:tr>
    </w:tbl>
    <w:p w14:paraId="636DBF54" w14:textId="77777777" w:rsidR="001A66D9" w:rsidRPr="00D05148" w:rsidRDefault="001A66D9" w:rsidP="007D105F">
      <w:pPr>
        <w:pStyle w:val="Standardtext"/>
      </w:pPr>
    </w:p>
    <w:p w14:paraId="39334F26" w14:textId="295A0CBD" w:rsidR="00EC2E29" w:rsidRPr="00D05148" w:rsidRDefault="00EC2E29" w:rsidP="007D105F">
      <w:pPr>
        <w:pStyle w:val="Standardtext"/>
      </w:pPr>
      <w:r w:rsidRPr="00D05148">
        <w:rPr>
          <w:noProof/>
        </w:rPr>
        <mc:AlternateContent>
          <mc:Choice Requires="wps">
            <w:drawing>
              <wp:anchor distT="0" distB="0" distL="114300" distR="114300" simplePos="0" relativeHeight="251658240" behindDoc="0" locked="1" layoutInCell="1" allowOverlap="1" wp14:anchorId="49B3B940" wp14:editId="3E7ABDCC">
                <wp:simplePos x="693683" y="8008883"/>
                <wp:positionH relativeFrom="margin">
                  <wp:align>center</wp:align>
                </wp:positionH>
                <wp:positionV relativeFrom="margin">
                  <wp:align>bottom</wp:align>
                </wp:positionV>
                <wp:extent cx="6188710" cy="1167765"/>
                <wp:effectExtent l="0" t="0" r="21590" b="13335"/>
                <wp:wrapNone/>
                <wp:docPr id="870201333" name="Text Box 8702013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88710" cy="1167765"/>
                        </a:xfrm>
                        <a:prstGeom prst="rect">
                          <a:avLst/>
                        </a:prstGeom>
                        <a:noFill/>
                        <a:ln w="12700">
                          <a:solidFill>
                            <a:schemeClr val="tx2"/>
                          </a:solidFill>
                          <a:miter lim="800000"/>
                          <a:headEnd/>
                          <a:tailEnd/>
                        </a:ln>
                        <a:effectLst/>
                      </wps:spPr>
                      <wps:txbx>
                        <w:txbxContent>
                          <w:p w14:paraId="0C95919B" w14:textId="77777777" w:rsidR="00BB6801" w:rsidRPr="00434D8E" w:rsidRDefault="00BB6801" w:rsidP="00EC2E29">
                            <w:pPr>
                              <w:rPr>
                                <w14:textOutline w14:w="9525" w14:cap="rnd" w14:cmpd="sng" w14:algn="ctr">
                                  <w14:solidFill>
                                    <w14:srgbClr w14:val="000000"/>
                                  </w14:solidFill>
                                  <w14:prstDash w14:val="solid"/>
                                  <w14:bevel/>
                                </w14:textOutline>
                              </w:rPr>
                            </w:pPr>
                            <w:r>
                              <w:t>U</w:t>
                            </w:r>
                            <w:r w:rsidRPr="00434D8E">
                              <w:t>se of this document, in conjunction with the PRODUCT is subject to the written agreement(s) between Montran and its customer. Use not contemplated by the written agreement(s) is expressly not permitted. This document may not be copied, redistributed, or used in any manner outside that which is permitted in the written agreement(s), except with written consent of Montran. Ownership in and copyright to this document remains with Montran at all times.</w:t>
                            </w:r>
                          </w:p>
                        </w:txbxContent>
                      </wps:txbx>
                      <wps:bodyPr rot="0" vert="horz" wrap="square" lIns="72000" tIns="72000" rIns="72000" bIns="72000" anchor="b" anchorCtr="0">
                        <a:spAutoFit/>
                      </wps:bodyPr>
                    </wps:wsp>
                  </a:graphicData>
                </a:graphic>
                <wp14:sizeRelH relativeFrom="margin">
                  <wp14:pctWidth>100000</wp14:pctWidth>
                </wp14:sizeRelH>
                <wp14:sizeRelV relativeFrom="margin">
                  <wp14:pctHeight>20000</wp14:pctHeight>
                </wp14:sizeRelV>
              </wp:anchor>
            </w:drawing>
          </mc:Choice>
          <mc:Fallback>
            <w:pict>
              <v:shape w14:anchorId="49B3B940" id="Text Box 870201333" o:spid="_x0000_s1033" type="#_x0000_t202" style="position:absolute;margin-left:0;margin-top:0;width:487.3pt;height:91.95pt;z-index:251658240;visibility:visible;mso-wrap-style:square;mso-width-percent:1000;mso-height-percent:200;mso-wrap-distance-left:9pt;mso-wrap-distance-top:0;mso-wrap-distance-right:9pt;mso-wrap-distance-bottom:0;mso-position-horizontal:center;mso-position-horizontal-relative:margin;mso-position-vertical:bottom;mso-position-vertical-relative:margin;mso-width-percent:1000;mso-height-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" filled="f" strokecolor="#009681 [3215]" strokeweight="1pt">
                <v:textbox style="mso-fit-shape-to-text:t" inset="2mm,2mm,2mm,2mm">
                  <w:txbxContent>
                    <w:p w14:paraId="0C95919B" w14:textId="77777777" w:rsidR="00BB6801" w:rsidRPr="00434D8E" w:rsidRDefault="00BB6801" w:rsidP="00EC2E29">
                      <w:pPr>
                        <w:rPr>
                          <w14:textOutline w14:w="9525" w14:cap="rnd" w14:cmpd="sng" w14:algn="ctr">
                            <w14:solidFill>
                              <w14:srgbClr w14:val="000000"/>
                            </w14:solidFill>
                            <w14:prstDash w14:val="solid"/>
                            <w14:bevel/>
                          </w14:textOutline>
                        </w:rPr>
                      </w:pPr>
                      <w:r>
                        <w:t>U</w:t>
                      </w:r>
                      <w:r w:rsidRPr="00434D8E">
                        <w:t>se of this document, in conjunction with the PRODUCT is subject to the written agreement(s) between Montran and its customer. Use not contemplated by the written agreement(s) is expressly not permitted. This document may not be copied, redistributed, or used in any manner outside that which is permitted in the written agreement(s), except with written consent of Montran. Ownership in and copyright to this document remains with Montran at all times.</w:t>
                      </w:r>
                    </w:p>
                  </w:txbxContent>
                </v:textbox>
                <w10:wrap anchorx="margin" anchory="margin"/>
                <w10:anchorlock/>
              </v:shape>
            </w:pict>
          </mc:Fallback>
        </mc:AlternateContent>
      </w:r>
      <w:r w:rsidRPr="00D05148">
        <w:br w:type="page"/>
      </w:r>
    </w:p>
    <w:bookmarkStart w:id="21" w:name="_Toc201082150" w:displacedByCustomXml="next"/>
    <w:sdt>
      <w:sdtPr>
        <w:rPr>
          <w:rFonts w:asciiTheme="minorHAnsi" w:eastAsiaTheme="minorEastAsia" w:hAnsiTheme="minorHAnsi" w:cstheme="minorBidi"/>
          <w:spacing w:val="0"/>
          <w:kern w:val="2"/>
          <w:sz w:val="22"/>
          <w:szCs w:val="22"/>
        </w:rPr>
        <w:id w:val="-1038584324"/>
        <w:docPartObj>
          <w:docPartGallery w:val="Table of Contents"/>
          <w:docPartUnique/>
        </w:docPartObj>
      </w:sdtPr>
      <w:sdtEndPr>
        <w:rPr>
          <w:b/>
          <w:bCs/>
          <w:noProof/>
        </w:rPr>
      </w:sdtEndPr>
      <w:sdtContent>
        <w:p w14:paraId="65CBDC7D" w14:textId="00FC105E" w:rsidR="00CA210E" w:rsidRDefault="00CA210E" w:rsidP="0036469A">
          <w:pPr>
            <w:pStyle w:val="Heading1"/>
            <w:numPr>
              <w:ilvl w:val="0"/>
              <w:numId w:val="0"/>
            </w:numPr>
            <w:ind w:left="680" w:hanging="567"/>
          </w:pPr>
          <w:r>
            <w:t>Table of Contents</w:t>
          </w:r>
          <w:bookmarkEnd w:id="21"/>
        </w:p>
        <w:p w14:paraId="6A3953B7" w14:textId="5E94C0EA" w:rsidR="00FC2486" w:rsidRDefault="00CA210E">
          <w:pPr>
            <w:pStyle w:val="TOC1"/>
            <w:tabs>
              <w:tab w:val="right" w:leader="dot" w:pos="9737"/>
            </w:tabs>
            <w:rPr>
              <w:rFonts w:eastAsiaTheme="minorEastAsia"/>
              <w:noProof/>
              <w:sz w:val="24"/>
              <w:szCs w:val="24"/>
            </w:rPr>
          </w:pPr>
          <w:r>
            <w:fldChar w:fldCharType="begin"/>
          </w:r>
          <w:r>
            <w:instrText xml:space="preserve"> TOC \o "1-3" \h \z \u </w:instrText>
          </w:r>
          <w:r>
            <w:fldChar w:fldCharType="separate"/>
          </w:r>
          <w:hyperlink w:anchor="_Toc201082150" w:history="1">
            <w:r w:rsidR="00FC2486" w:rsidRPr="00FC5A47">
              <w:rPr>
                <w:rStyle w:val="Hyperlink"/>
                <w:noProof/>
              </w:rPr>
              <w:t>Table of Contents</w:t>
            </w:r>
            <w:r w:rsidR="00FC2486">
              <w:rPr>
                <w:noProof/>
                <w:webHidden/>
              </w:rPr>
              <w:tab/>
            </w:r>
            <w:r w:rsidR="00FC2486">
              <w:rPr>
                <w:noProof/>
                <w:webHidden/>
              </w:rPr>
              <w:fldChar w:fldCharType="begin"/>
            </w:r>
            <w:r w:rsidR="00FC2486">
              <w:rPr>
                <w:noProof/>
                <w:webHidden/>
              </w:rPr>
              <w:instrText xml:space="preserve"> PAGEREF _Toc201082150 \h </w:instrText>
            </w:r>
            <w:r w:rsidR="00FC2486">
              <w:rPr>
                <w:noProof/>
                <w:webHidden/>
              </w:rPr>
            </w:r>
            <w:r w:rsidR="00FC2486">
              <w:rPr>
                <w:noProof/>
                <w:webHidden/>
              </w:rPr>
              <w:fldChar w:fldCharType="separate"/>
            </w:r>
            <w:r w:rsidR="00FC2486">
              <w:rPr>
                <w:noProof/>
                <w:webHidden/>
              </w:rPr>
              <w:t>5</w:t>
            </w:r>
            <w:r w:rsidR="00FC2486">
              <w:rPr>
                <w:noProof/>
                <w:webHidden/>
              </w:rPr>
              <w:fldChar w:fldCharType="end"/>
            </w:r>
          </w:hyperlink>
        </w:p>
        <w:p w14:paraId="344D72F1" w14:textId="6F713AC2" w:rsidR="00FC2486" w:rsidRDefault="00FC2486">
          <w:pPr>
            <w:pStyle w:val="TOC1"/>
            <w:tabs>
              <w:tab w:val="right" w:leader="dot" w:pos="9737"/>
            </w:tabs>
            <w:rPr>
              <w:rFonts w:eastAsiaTheme="minorEastAsia"/>
              <w:noProof/>
              <w:sz w:val="24"/>
              <w:szCs w:val="24"/>
            </w:rPr>
          </w:pPr>
          <w:hyperlink w:anchor="_Toc201082151" w:history="1">
            <w:r w:rsidRPr="00FC5A47">
              <w:rPr>
                <w:rStyle w:val="Hyperlink"/>
                <w:noProof/>
              </w:rPr>
              <w:t>1. Introduction</w:t>
            </w:r>
            <w:r>
              <w:rPr>
                <w:noProof/>
                <w:webHidden/>
              </w:rPr>
              <w:tab/>
            </w:r>
            <w:r>
              <w:rPr>
                <w:noProof/>
                <w:webHidden/>
              </w:rPr>
              <w:fldChar w:fldCharType="begin"/>
            </w:r>
            <w:r>
              <w:rPr>
                <w:noProof/>
                <w:webHidden/>
              </w:rPr>
              <w:instrText xml:space="preserve"> PAGEREF _Toc201082151 \h </w:instrText>
            </w:r>
            <w:r>
              <w:rPr>
                <w:noProof/>
                <w:webHidden/>
              </w:rPr>
            </w:r>
            <w:r>
              <w:rPr>
                <w:noProof/>
                <w:webHidden/>
              </w:rPr>
              <w:fldChar w:fldCharType="separate"/>
            </w:r>
            <w:r>
              <w:rPr>
                <w:noProof/>
                <w:webHidden/>
              </w:rPr>
              <w:t>7</w:t>
            </w:r>
            <w:r>
              <w:rPr>
                <w:noProof/>
                <w:webHidden/>
              </w:rPr>
              <w:fldChar w:fldCharType="end"/>
            </w:r>
          </w:hyperlink>
        </w:p>
        <w:p w14:paraId="1A3F4AC4" w14:textId="11B2288E" w:rsidR="00FC2486" w:rsidRDefault="00FC2486">
          <w:pPr>
            <w:pStyle w:val="TOC2"/>
            <w:tabs>
              <w:tab w:val="right" w:leader="dot" w:pos="9737"/>
            </w:tabs>
            <w:rPr>
              <w:rFonts w:eastAsiaTheme="minorEastAsia"/>
              <w:noProof/>
              <w:sz w:val="24"/>
              <w:szCs w:val="24"/>
            </w:rPr>
          </w:pPr>
          <w:hyperlink w:anchor="_Toc201082152" w:history="1">
            <w:r w:rsidRPr="00FC5A47">
              <w:rPr>
                <w:rStyle w:val="Hyperlink"/>
                <w:noProof/>
              </w:rPr>
              <w:t>1.1. Overview</w:t>
            </w:r>
            <w:r>
              <w:rPr>
                <w:noProof/>
                <w:webHidden/>
              </w:rPr>
              <w:tab/>
            </w:r>
            <w:r>
              <w:rPr>
                <w:noProof/>
                <w:webHidden/>
              </w:rPr>
              <w:fldChar w:fldCharType="begin"/>
            </w:r>
            <w:r>
              <w:rPr>
                <w:noProof/>
                <w:webHidden/>
              </w:rPr>
              <w:instrText xml:space="preserve"> PAGEREF _Toc201082152 \h </w:instrText>
            </w:r>
            <w:r>
              <w:rPr>
                <w:noProof/>
                <w:webHidden/>
              </w:rPr>
            </w:r>
            <w:r>
              <w:rPr>
                <w:noProof/>
                <w:webHidden/>
              </w:rPr>
              <w:fldChar w:fldCharType="separate"/>
            </w:r>
            <w:r>
              <w:rPr>
                <w:noProof/>
                <w:webHidden/>
              </w:rPr>
              <w:t>7</w:t>
            </w:r>
            <w:r>
              <w:rPr>
                <w:noProof/>
                <w:webHidden/>
              </w:rPr>
              <w:fldChar w:fldCharType="end"/>
            </w:r>
          </w:hyperlink>
        </w:p>
        <w:p w14:paraId="0923F20F" w14:textId="445B0245" w:rsidR="00FC2486" w:rsidRDefault="00FC2486">
          <w:pPr>
            <w:pStyle w:val="TOC1"/>
            <w:tabs>
              <w:tab w:val="right" w:leader="dot" w:pos="9737"/>
            </w:tabs>
            <w:rPr>
              <w:rFonts w:eastAsiaTheme="minorEastAsia"/>
              <w:noProof/>
              <w:sz w:val="24"/>
              <w:szCs w:val="24"/>
            </w:rPr>
          </w:pPr>
          <w:hyperlink w:anchor="_Toc201082153" w:history="1">
            <w:r w:rsidRPr="00FC5A47">
              <w:rPr>
                <w:rStyle w:val="Hyperlink"/>
                <w:noProof/>
              </w:rPr>
              <w:t>2. Business Application Header (head.001.001.01)</w:t>
            </w:r>
            <w:r>
              <w:rPr>
                <w:noProof/>
                <w:webHidden/>
              </w:rPr>
              <w:tab/>
            </w:r>
            <w:r>
              <w:rPr>
                <w:noProof/>
                <w:webHidden/>
              </w:rPr>
              <w:fldChar w:fldCharType="begin"/>
            </w:r>
            <w:r>
              <w:rPr>
                <w:noProof/>
                <w:webHidden/>
              </w:rPr>
              <w:instrText xml:space="preserve"> PAGEREF _Toc201082153 \h </w:instrText>
            </w:r>
            <w:r>
              <w:rPr>
                <w:noProof/>
                <w:webHidden/>
              </w:rPr>
            </w:r>
            <w:r>
              <w:rPr>
                <w:noProof/>
                <w:webHidden/>
              </w:rPr>
              <w:fldChar w:fldCharType="separate"/>
            </w:r>
            <w:r>
              <w:rPr>
                <w:noProof/>
                <w:webHidden/>
              </w:rPr>
              <w:t>8</w:t>
            </w:r>
            <w:r>
              <w:rPr>
                <w:noProof/>
                <w:webHidden/>
              </w:rPr>
              <w:fldChar w:fldCharType="end"/>
            </w:r>
          </w:hyperlink>
        </w:p>
        <w:p w14:paraId="4309ED69" w14:textId="401D3BC3" w:rsidR="00FC2486" w:rsidRDefault="00FC2486">
          <w:pPr>
            <w:pStyle w:val="TOC2"/>
            <w:tabs>
              <w:tab w:val="right" w:leader="dot" w:pos="9737"/>
            </w:tabs>
            <w:rPr>
              <w:rFonts w:eastAsiaTheme="minorEastAsia"/>
              <w:noProof/>
              <w:sz w:val="24"/>
              <w:szCs w:val="24"/>
            </w:rPr>
          </w:pPr>
          <w:hyperlink w:anchor="_Toc201082154" w:history="1">
            <w:r w:rsidRPr="00FC5A47">
              <w:rPr>
                <w:rStyle w:val="Hyperlink"/>
                <w:noProof/>
              </w:rPr>
              <w:t>2.1. Description</w:t>
            </w:r>
            <w:r>
              <w:rPr>
                <w:noProof/>
                <w:webHidden/>
              </w:rPr>
              <w:tab/>
            </w:r>
            <w:r>
              <w:rPr>
                <w:noProof/>
                <w:webHidden/>
              </w:rPr>
              <w:fldChar w:fldCharType="begin"/>
            </w:r>
            <w:r>
              <w:rPr>
                <w:noProof/>
                <w:webHidden/>
              </w:rPr>
              <w:instrText xml:space="preserve"> PAGEREF _Toc201082154 \h </w:instrText>
            </w:r>
            <w:r>
              <w:rPr>
                <w:noProof/>
                <w:webHidden/>
              </w:rPr>
            </w:r>
            <w:r>
              <w:rPr>
                <w:noProof/>
                <w:webHidden/>
              </w:rPr>
              <w:fldChar w:fldCharType="separate"/>
            </w:r>
            <w:r>
              <w:rPr>
                <w:noProof/>
                <w:webHidden/>
              </w:rPr>
              <w:t>8</w:t>
            </w:r>
            <w:r>
              <w:rPr>
                <w:noProof/>
                <w:webHidden/>
              </w:rPr>
              <w:fldChar w:fldCharType="end"/>
            </w:r>
          </w:hyperlink>
        </w:p>
        <w:p w14:paraId="6EE5A551" w14:textId="26255E56" w:rsidR="00FC2486" w:rsidRDefault="00FC2486">
          <w:pPr>
            <w:pStyle w:val="TOC2"/>
            <w:tabs>
              <w:tab w:val="right" w:leader="dot" w:pos="9737"/>
            </w:tabs>
            <w:rPr>
              <w:rFonts w:eastAsiaTheme="minorEastAsia"/>
              <w:noProof/>
              <w:sz w:val="24"/>
              <w:szCs w:val="24"/>
            </w:rPr>
          </w:pPr>
          <w:hyperlink w:anchor="_Toc201082155" w:history="1">
            <w:r w:rsidRPr="00FC5A47">
              <w:rPr>
                <w:rStyle w:val="Hyperlink"/>
                <w:noProof/>
              </w:rPr>
              <w:t>2.2. Structure</w:t>
            </w:r>
            <w:r>
              <w:rPr>
                <w:noProof/>
                <w:webHidden/>
              </w:rPr>
              <w:tab/>
            </w:r>
            <w:r>
              <w:rPr>
                <w:noProof/>
                <w:webHidden/>
              </w:rPr>
              <w:fldChar w:fldCharType="begin"/>
            </w:r>
            <w:r>
              <w:rPr>
                <w:noProof/>
                <w:webHidden/>
              </w:rPr>
              <w:instrText xml:space="preserve"> PAGEREF _Toc201082155 \h </w:instrText>
            </w:r>
            <w:r>
              <w:rPr>
                <w:noProof/>
                <w:webHidden/>
              </w:rPr>
            </w:r>
            <w:r>
              <w:rPr>
                <w:noProof/>
                <w:webHidden/>
              </w:rPr>
              <w:fldChar w:fldCharType="separate"/>
            </w:r>
            <w:r>
              <w:rPr>
                <w:noProof/>
                <w:webHidden/>
              </w:rPr>
              <w:t>8</w:t>
            </w:r>
            <w:r>
              <w:rPr>
                <w:noProof/>
                <w:webHidden/>
              </w:rPr>
              <w:fldChar w:fldCharType="end"/>
            </w:r>
          </w:hyperlink>
        </w:p>
        <w:p w14:paraId="7B03FBE6" w14:textId="6F06C763" w:rsidR="00FC2486" w:rsidRDefault="00FC2486">
          <w:pPr>
            <w:pStyle w:val="TOC2"/>
            <w:tabs>
              <w:tab w:val="right" w:leader="dot" w:pos="9737"/>
            </w:tabs>
            <w:rPr>
              <w:rFonts w:eastAsiaTheme="minorEastAsia"/>
              <w:noProof/>
              <w:sz w:val="24"/>
              <w:szCs w:val="24"/>
            </w:rPr>
          </w:pPr>
          <w:hyperlink w:anchor="_Toc201082156" w:history="1">
            <w:r w:rsidRPr="00FC5A47">
              <w:rPr>
                <w:rStyle w:val="Hyperlink"/>
                <w:noProof/>
              </w:rPr>
              <w:t>2.3. Examples</w:t>
            </w:r>
            <w:r>
              <w:rPr>
                <w:noProof/>
                <w:webHidden/>
              </w:rPr>
              <w:tab/>
            </w:r>
            <w:r>
              <w:rPr>
                <w:noProof/>
                <w:webHidden/>
              </w:rPr>
              <w:fldChar w:fldCharType="begin"/>
            </w:r>
            <w:r>
              <w:rPr>
                <w:noProof/>
                <w:webHidden/>
              </w:rPr>
              <w:instrText xml:space="preserve"> PAGEREF _Toc201082156 \h </w:instrText>
            </w:r>
            <w:r>
              <w:rPr>
                <w:noProof/>
                <w:webHidden/>
              </w:rPr>
            </w:r>
            <w:r>
              <w:rPr>
                <w:noProof/>
                <w:webHidden/>
              </w:rPr>
              <w:fldChar w:fldCharType="separate"/>
            </w:r>
            <w:r>
              <w:rPr>
                <w:noProof/>
                <w:webHidden/>
              </w:rPr>
              <w:t>9</w:t>
            </w:r>
            <w:r>
              <w:rPr>
                <w:noProof/>
                <w:webHidden/>
              </w:rPr>
              <w:fldChar w:fldCharType="end"/>
            </w:r>
          </w:hyperlink>
        </w:p>
        <w:p w14:paraId="62E3A0E9" w14:textId="3B3462AD" w:rsidR="00FC2486" w:rsidRDefault="00FC2486">
          <w:pPr>
            <w:pStyle w:val="TOC1"/>
            <w:tabs>
              <w:tab w:val="right" w:leader="dot" w:pos="9737"/>
            </w:tabs>
            <w:rPr>
              <w:rFonts w:eastAsiaTheme="minorEastAsia"/>
              <w:noProof/>
              <w:sz w:val="24"/>
              <w:szCs w:val="24"/>
            </w:rPr>
          </w:pPr>
          <w:hyperlink w:anchor="_Toc201082157" w:history="1">
            <w:r w:rsidRPr="00FC5A47">
              <w:rPr>
                <w:rStyle w:val="Hyperlink"/>
                <w:noProof/>
              </w:rPr>
              <w:t>3. Credit Transfer (pacs.008.001.07)</w:t>
            </w:r>
            <w:r>
              <w:rPr>
                <w:noProof/>
                <w:webHidden/>
              </w:rPr>
              <w:tab/>
            </w:r>
            <w:r>
              <w:rPr>
                <w:noProof/>
                <w:webHidden/>
              </w:rPr>
              <w:fldChar w:fldCharType="begin"/>
            </w:r>
            <w:r>
              <w:rPr>
                <w:noProof/>
                <w:webHidden/>
              </w:rPr>
              <w:instrText xml:space="preserve"> PAGEREF _Toc201082157 \h </w:instrText>
            </w:r>
            <w:r>
              <w:rPr>
                <w:noProof/>
                <w:webHidden/>
              </w:rPr>
            </w:r>
            <w:r>
              <w:rPr>
                <w:noProof/>
                <w:webHidden/>
              </w:rPr>
              <w:fldChar w:fldCharType="separate"/>
            </w:r>
            <w:r>
              <w:rPr>
                <w:noProof/>
                <w:webHidden/>
              </w:rPr>
              <w:t>10</w:t>
            </w:r>
            <w:r>
              <w:rPr>
                <w:noProof/>
                <w:webHidden/>
              </w:rPr>
              <w:fldChar w:fldCharType="end"/>
            </w:r>
          </w:hyperlink>
        </w:p>
        <w:p w14:paraId="51A0FC4F" w14:textId="014CC3E8" w:rsidR="00FC2486" w:rsidRDefault="00FC2486">
          <w:pPr>
            <w:pStyle w:val="TOC2"/>
            <w:tabs>
              <w:tab w:val="right" w:leader="dot" w:pos="9737"/>
            </w:tabs>
            <w:rPr>
              <w:rFonts w:eastAsiaTheme="minorEastAsia"/>
              <w:noProof/>
              <w:sz w:val="24"/>
              <w:szCs w:val="24"/>
            </w:rPr>
          </w:pPr>
          <w:hyperlink w:anchor="_Toc201082158" w:history="1">
            <w:r w:rsidRPr="00FC5A47">
              <w:rPr>
                <w:rStyle w:val="Hyperlink"/>
                <w:noProof/>
              </w:rPr>
              <w:t>3.1. Description</w:t>
            </w:r>
            <w:r>
              <w:rPr>
                <w:noProof/>
                <w:webHidden/>
              </w:rPr>
              <w:tab/>
            </w:r>
            <w:r>
              <w:rPr>
                <w:noProof/>
                <w:webHidden/>
              </w:rPr>
              <w:fldChar w:fldCharType="begin"/>
            </w:r>
            <w:r>
              <w:rPr>
                <w:noProof/>
                <w:webHidden/>
              </w:rPr>
              <w:instrText xml:space="preserve"> PAGEREF _Toc201082158 \h </w:instrText>
            </w:r>
            <w:r>
              <w:rPr>
                <w:noProof/>
                <w:webHidden/>
              </w:rPr>
            </w:r>
            <w:r>
              <w:rPr>
                <w:noProof/>
                <w:webHidden/>
              </w:rPr>
              <w:fldChar w:fldCharType="separate"/>
            </w:r>
            <w:r>
              <w:rPr>
                <w:noProof/>
                <w:webHidden/>
              </w:rPr>
              <w:t>10</w:t>
            </w:r>
            <w:r>
              <w:rPr>
                <w:noProof/>
                <w:webHidden/>
              </w:rPr>
              <w:fldChar w:fldCharType="end"/>
            </w:r>
          </w:hyperlink>
        </w:p>
        <w:p w14:paraId="27FC5198" w14:textId="3303D488" w:rsidR="00FC2486" w:rsidRDefault="00FC2486">
          <w:pPr>
            <w:pStyle w:val="TOC2"/>
            <w:tabs>
              <w:tab w:val="right" w:leader="dot" w:pos="9737"/>
            </w:tabs>
            <w:rPr>
              <w:rFonts w:eastAsiaTheme="minorEastAsia"/>
              <w:noProof/>
              <w:sz w:val="24"/>
              <w:szCs w:val="24"/>
            </w:rPr>
          </w:pPr>
          <w:hyperlink w:anchor="_Toc201082159" w:history="1">
            <w:r w:rsidRPr="00FC5A47">
              <w:rPr>
                <w:rStyle w:val="Hyperlink"/>
                <w:noProof/>
              </w:rPr>
              <w:t>3.2. Flow</w:t>
            </w:r>
            <w:r>
              <w:rPr>
                <w:noProof/>
                <w:webHidden/>
              </w:rPr>
              <w:tab/>
            </w:r>
            <w:r>
              <w:rPr>
                <w:noProof/>
                <w:webHidden/>
              </w:rPr>
              <w:fldChar w:fldCharType="begin"/>
            </w:r>
            <w:r>
              <w:rPr>
                <w:noProof/>
                <w:webHidden/>
              </w:rPr>
              <w:instrText xml:space="preserve"> PAGEREF _Toc201082159 \h </w:instrText>
            </w:r>
            <w:r>
              <w:rPr>
                <w:noProof/>
                <w:webHidden/>
              </w:rPr>
            </w:r>
            <w:r>
              <w:rPr>
                <w:noProof/>
                <w:webHidden/>
              </w:rPr>
              <w:fldChar w:fldCharType="separate"/>
            </w:r>
            <w:r>
              <w:rPr>
                <w:noProof/>
                <w:webHidden/>
              </w:rPr>
              <w:t>10</w:t>
            </w:r>
            <w:r>
              <w:rPr>
                <w:noProof/>
                <w:webHidden/>
              </w:rPr>
              <w:fldChar w:fldCharType="end"/>
            </w:r>
          </w:hyperlink>
        </w:p>
        <w:p w14:paraId="15D30778" w14:textId="739B181B" w:rsidR="00FC2486" w:rsidRDefault="00FC2486">
          <w:pPr>
            <w:pStyle w:val="TOC2"/>
            <w:tabs>
              <w:tab w:val="right" w:leader="dot" w:pos="9737"/>
            </w:tabs>
            <w:rPr>
              <w:rFonts w:eastAsiaTheme="minorEastAsia"/>
              <w:noProof/>
              <w:sz w:val="24"/>
              <w:szCs w:val="24"/>
            </w:rPr>
          </w:pPr>
          <w:hyperlink w:anchor="_Toc201082160" w:history="1">
            <w:r w:rsidRPr="00FC5A47">
              <w:rPr>
                <w:rStyle w:val="Hyperlink"/>
                <w:noProof/>
              </w:rPr>
              <w:t>3.3. Structure</w:t>
            </w:r>
            <w:r>
              <w:rPr>
                <w:noProof/>
                <w:webHidden/>
              </w:rPr>
              <w:tab/>
            </w:r>
            <w:r>
              <w:rPr>
                <w:noProof/>
                <w:webHidden/>
              </w:rPr>
              <w:fldChar w:fldCharType="begin"/>
            </w:r>
            <w:r>
              <w:rPr>
                <w:noProof/>
                <w:webHidden/>
              </w:rPr>
              <w:instrText xml:space="preserve"> PAGEREF _Toc201082160 \h </w:instrText>
            </w:r>
            <w:r>
              <w:rPr>
                <w:noProof/>
                <w:webHidden/>
              </w:rPr>
            </w:r>
            <w:r>
              <w:rPr>
                <w:noProof/>
                <w:webHidden/>
              </w:rPr>
              <w:fldChar w:fldCharType="separate"/>
            </w:r>
            <w:r>
              <w:rPr>
                <w:noProof/>
                <w:webHidden/>
              </w:rPr>
              <w:t>12</w:t>
            </w:r>
            <w:r>
              <w:rPr>
                <w:noProof/>
                <w:webHidden/>
              </w:rPr>
              <w:fldChar w:fldCharType="end"/>
            </w:r>
          </w:hyperlink>
        </w:p>
        <w:p w14:paraId="5BD23280" w14:textId="247644FF" w:rsidR="00FC2486" w:rsidRDefault="00FC2486">
          <w:pPr>
            <w:pStyle w:val="TOC2"/>
            <w:tabs>
              <w:tab w:val="right" w:leader="dot" w:pos="9737"/>
            </w:tabs>
            <w:rPr>
              <w:rFonts w:eastAsiaTheme="minorEastAsia"/>
              <w:noProof/>
              <w:sz w:val="24"/>
              <w:szCs w:val="24"/>
            </w:rPr>
          </w:pPr>
          <w:hyperlink w:anchor="_Toc201082161" w:history="1">
            <w:r w:rsidRPr="00FC5A47">
              <w:rPr>
                <w:rStyle w:val="Hyperlink"/>
                <w:noProof/>
              </w:rPr>
              <w:t>3.4. Group Header</w:t>
            </w:r>
            <w:r>
              <w:rPr>
                <w:noProof/>
                <w:webHidden/>
              </w:rPr>
              <w:tab/>
            </w:r>
            <w:r>
              <w:rPr>
                <w:noProof/>
                <w:webHidden/>
              </w:rPr>
              <w:fldChar w:fldCharType="begin"/>
            </w:r>
            <w:r>
              <w:rPr>
                <w:noProof/>
                <w:webHidden/>
              </w:rPr>
              <w:instrText xml:space="preserve"> PAGEREF _Toc201082161 \h </w:instrText>
            </w:r>
            <w:r>
              <w:rPr>
                <w:noProof/>
                <w:webHidden/>
              </w:rPr>
            </w:r>
            <w:r>
              <w:rPr>
                <w:noProof/>
                <w:webHidden/>
              </w:rPr>
              <w:fldChar w:fldCharType="separate"/>
            </w:r>
            <w:r>
              <w:rPr>
                <w:noProof/>
                <w:webHidden/>
              </w:rPr>
              <w:t>13</w:t>
            </w:r>
            <w:r>
              <w:rPr>
                <w:noProof/>
                <w:webHidden/>
              </w:rPr>
              <w:fldChar w:fldCharType="end"/>
            </w:r>
          </w:hyperlink>
        </w:p>
        <w:p w14:paraId="29E84346" w14:textId="39E55E7D" w:rsidR="00FC2486" w:rsidRDefault="00FC2486">
          <w:pPr>
            <w:pStyle w:val="TOC2"/>
            <w:tabs>
              <w:tab w:val="right" w:leader="dot" w:pos="9737"/>
            </w:tabs>
            <w:rPr>
              <w:rFonts w:eastAsiaTheme="minorEastAsia"/>
              <w:noProof/>
              <w:sz w:val="24"/>
              <w:szCs w:val="24"/>
            </w:rPr>
          </w:pPr>
          <w:hyperlink w:anchor="_Toc201082162" w:history="1">
            <w:r w:rsidRPr="00FC5A47">
              <w:rPr>
                <w:rStyle w:val="Hyperlink"/>
                <w:noProof/>
              </w:rPr>
              <w:t>3.5. Credit Transaction Information</w:t>
            </w:r>
            <w:r>
              <w:rPr>
                <w:noProof/>
                <w:webHidden/>
              </w:rPr>
              <w:tab/>
            </w:r>
            <w:r>
              <w:rPr>
                <w:noProof/>
                <w:webHidden/>
              </w:rPr>
              <w:fldChar w:fldCharType="begin"/>
            </w:r>
            <w:r>
              <w:rPr>
                <w:noProof/>
                <w:webHidden/>
              </w:rPr>
              <w:instrText xml:space="preserve"> PAGEREF _Toc201082162 \h </w:instrText>
            </w:r>
            <w:r>
              <w:rPr>
                <w:noProof/>
                <w:webHidden/>
              </w:rPr>
            </w:r>
            <w:r>
              <w:rPr>
                <w:noProof/>
                <w:webHidden/>
              </w:rPr>
              <w:fldChar w:fldCharType="separate"/>
            </w:r>
            <w:r>
              <w:rPr>
                <w:noProof/>
                <w:webHidden/>
              </w:rPr>
              <w:t>14</w:t>
            </w:r>
            <w:r>
              <w:rPr>
                <w:noProof/>
                <w:webHidden/>
              </w:rPr>
              <w:fldChar w:fldCharType="end"/>
            </w:r>
          </w:hyperlink>
        </w:p>
        <w:p w14:paraId="4E69A80D" w14:textId="14B9E5F3" w:rsidR="00FC2486" w:rsidRDefault="00FC2486">
          <w:pPr>
            <w:pStyle w:val="TOC2"/>
            <w:tabs>
              <w:tab w:val="right" w:leader="dot" w:pos="9737"/>
            </w:tabs>
            <w:rPr>
              <w:rFonts w:eastAsiaTheme="minorEastAsia"/>
              <w:noProof/>
              <w:sz w:val="24"/>
              <w:szCs w:val="24"/>
            </w:rPr>
          </w:pPr>
          <w:hyperlink w:anchor="_Toc201082163" w:history="1">
            <w:r w:rsidRPr="00FC5A47">
              <w:rPr>
                <w:rStyle w:val="Hyperlink"/>
                <w:noProof/>
              </w:rPr>
              <w:t>3.6. Examples</w:t>
            </w:r>
            <w:r>
              <w:rPr>
                <w:noProof/>
                <w:webHidden/>
              </w:rPr>
              <w:tab/>
            </w:r>
            <w:r>
              <w:rPr>
                <w:noProof/>
                <w:webHidden/>
              </w:rPr>
              <w:fldChar w:fldCharType="begin"/>
            </w:r>
            <w:r>
              <w:rPr>
                <w:noProof/>
                <w:webHidden/>
              </w:rPr>
              <w:instrText xml:space="preserve"> PAGEREF _Toc201082163 \h </w:instrText>
            </w:r>
            <w:r>
              <w:rPr>
                <w:noProof/>
                <w:webHidden/>
              </w:rPr>
            </w:r>
            <w:r>
              <w:rPr>
                <w:noProof/>
                <w:webHidden/>
              </w:rPr>
              <w:fldChar w:fldCharType="separate"/>
            </w:r>
            <w:r>
              <w:rPr>
                <w:noProof/>
                <w:webHidden/>
              </w:rPr>
              <w:t>24</w:t>
            </w:r>
            <w:r>
              <w:rPr>
                <w:noProof/>
                <w:webHidden/>
              </w:rPr>
              <w:fldChar w:fldCharType="end"/>
            </w:r>
          </w:hyperlink>
        </w:p>
        <w:p w14:paraId="4660C979" w14:textId="25A87009" w:rsidR="00FC2486" w:rsidRDefault="00FC2486">
          <w:pPr>
            <w:pStyle w:val="TOC1"/>
            <w:tabs>
              <w:tab w:val="right" w:leader="dot" w:pos="9737"/>
            </w:tabs>
            <w:rPr>
              <w:rFonts w:eastAsiaTheme="minorEastAsia"/>
              <w:noProof/>
              <w:sz w:val="24"/>
              <w:szCs w:val="24"/>
            </w:rPr>
          </w:pPr>
          <w:hyperlink w:anchor="_Toc201082164" w:history="1">
            <w:r w:rsidRPr="00FC5A47">
              <w:rPr>
                <w:rStyle w:val="Hyperlink"/>
                <w:noProof/>
              </w:rPr>
              <w:t>4. Payment Status Report (pacs.002.001.07)</w:t>
            </w:r>
            <w:r>
              <w:rPr>
                <w:noProof/>
                <w:webHidden/>
              </w:rPr>
              <w:tab/>
            </w:r>
            <w:r>
              <w:rPr>
                <w:noProof/>
                <w:webHidden/>
              </w:rPr>
              <w:fldChar w:fldCharType="begin"/>
            </w:r>
            <w:r>
              <w:rPr>
                <w:noProof/>
                <w:webHidden/>
              </w:rPr>
              <w:instrText xml:space="preserve"> PAGEREF _Toc201082164 \h </w:instrText>
            </w:r>
            <w:r>
              <w:rPr>
                <w:noProof/>
                <w:webHidden/>
              </w:rPr>
            </w:r>
            <w:r>
              <w:rPr>
                <w:noProof/>
                <w:webHidden/>
              </w:rPr>
              <w:fldChar w:fldCharType="separate"/>
            </w:r>
            <w:r>
              <w:rPr>
                <w:noProof/>
                <w:webHidden/>
              </w:rPr>
              <w:t>31</w:t>
            </w:r>
            <w:r>
              <w:rPr>
                <w:noProof/>
                <w:webHidden/>
              </w:rPr>
              <w:fldChar w:fldCharType="end"/>
            </w:r>
          </w:hyperlink>
        </w:p>
        <w:p w14:paraId="0A1DFD21" w14:textId="0600A341" w:rsidR="00FC2486" w:rsidRDefault="00FC2486">
          <w:pPr>
            <w:pStyle w:val="TOC2"/>
            <w:tabs>
              <w:tab w:val="right" w:leader="dot" w:pos="9737"/>
            </w:tabs>
            <w:rPr>
              <w:rFonts w:eastAsiaTheme="minorEastAsia"/>
              <w:noProof/>
              <w:sz w:val="24"/>
              <w:szCs w:val="24"/>
            </w:rPr>
          </w:pPr>
          <w:hyperlink w:anchor="_Toc201082165" w:history="1">
            <w:r w:rsidRPr="00FC5A47">
              <w:rPr>
                <w:rStyle w:val="Hyperlink"/>
                <w:noProof/>
              </w:rPr>
              <w:t>4.1. Description</w:t>
            </w:r>
            <w:r>
              <w:rPr>
                <w:noProof/>
                <w:webHidden/>
              </w:rPr>
              <w:tab/>
            </w:r>
            <w:r>
              <w:rPr>
                <w:noProof/>
                <w:webHidden/>
              </w:rPr>
              <w:fldChar w:fldCharType="begin"/>
            </w:r>
            <w:r>
              <w:rPr>
                <w:noProof/>
                <w:webHidden/>
              </w:rPr>
              <w:instrText xml:space="preserve"> PAGEREF _Toc201082165 \h </w:instrText>
            </w:r>
            <w:r>
              <w:rPr>
                <w:noProof/>
                <w:webHidden/>
              </w:rPr>
            </w:r>
            <w:r>
              <w:rPr>
                <w:noProof/>
                <w:webHidden/>
              </w:rPr>
              <w:fldChar w:fldCharType="separate"/>
            </w:r>
            <w:r>
              <w:rPr>
                <w:noProof/>
                <w:webHidden/>
              </w:rPr>
              <w:t>31</w:t>
            </w:r>
            <w:r>
              <w:rPr>
                <w:noProof/>
                <w:webHidden/>
              </w:rPr>
              <w:fldChar w:fldCharType="end"/>
            </w:r>
          </w:hyperlink>
        </w:p>
        <w:p w14:paraId="3B848A1E" w14:textId="12A92DF8" w:rsidR="00FC2486" w:rsidRDefault="00FC2486">
          <w:pPr>
            <w:pStyle w:val="TOC2"/>
            <w:tabs>
              <w:tab w:val="right" w:leader="dot" w:pos="9737"/>
            </w:tabs>
            <w:rPr>
              <w:rFonts w:eastAsiaTheme="minorEastAsia"/>
              <w:noProof/>
              <w:sz w:val="24"/>
              <w:szCs w:val="24"/>
            </w:rPr>
          </w:pPr>
          <w:hyperlink w:anchor="_Toc201082166" w:history="1">
            <w:r w:rsidRPr="00FC5A47">
              <w:rPr>
                <w:rStyle w:val="Hyperlink"/>
                <w:noProof/>
              </w:rPr>
              <w:t>4.2. The Structure</w:t>
            </w:r>
            <w:r>
              <w:rPr>
                <w:noProof/>
                <w:webHidden/>
              </w:rPr>
              <w:tab/>
            </w:r>
            <w:r>
              <w:rPr>
                <w:noProof/>
                <w:webHidden/>
              </w:rPr>
              <w:fldChar w:fldCharType="begin"/>
            </w:r>
            <w:r>
              <w:rPr>
                <w:noProof/>
                <w:webHidden/>
              </w:rPr>
              <w:instrText xml:space="preserve"> PAGEREF _Toc201082166 \h </w:instrText>
            </w:r>
            <w:r>
              <w:rPr>
                <w:noProof/>
                <w:webHidden/>
              </w:rPr>
            </w:r>
            <w:r>
              <w:rPr>
                <w:noProof/>
                <w:webHidden/>
              </w:rPr>
              <w:fldChar w:fldCharType="separate"/>
            </w:r>
            <w:r>
              <w:rPr>
                <w:noProof/>
                <w:webHidden/>
              </w:rPr>
              <w:t>31</w:t>
            </w:r>
            <w:r>
              <w:rPr>
                <w:noProof/>
                <w:webHidden/>
              </w:rPr>
              <w:fldChar w:fldCharType="end"/>
            </w:r>
          </w:hyperlink>
        </w:p>
        <w:p w14:paraId="66B38467" w14:textId="068DC903" w:rsidR="00FC2486" w:rsidRDefault="00FC2486">
          <w:pPr>
            <w:pStyle w:val="TOC2"/>
            <w:tabs>
              <w:tab w:val="right" w:leader="dot" w:pos="9737"/>
            </w:tabs>
            <w:rPr>
              <w:rFonts w:eastAsiaTheme="minorEastAsia"/>
              <w:noProof/>
              <w:sz w:val="24"/>
              <w:szCs w:val="24"/>
            </w:rPr>
          </w:pPr>
          <w:hyperlink w:anchor="_Toc201082167" w:history="1">
            <w:r w:rsidRPr="00FC5A47">
              <w:rPr>
                <w:rStyle w:val="Hyperlink"/>
                <w:noProof/>
              </w:rPr>
              <w:t>4.3. Group Header</w:t>
            </w:r>
            <w:r>
              <w:rPr>
                <w:noProof/>
                <w:webHidden/>
              </w:rPr>
              <w:tab/>
            </w:r>
            <w:r>
              <w:rPr>
                <w:noProof/>
                <w:webHidden/>
              </w:rPr>
              <w:fldChar w:fldCharType="begin"/>
            </w:r>
            <w:r>
              <w:rPr>
                <w:noProof/>
                <w:webHidden/>
              </w:rPr>
              <w:instrText xml:space="preserve"> PAGEREF _Toc201082167 \h </w:instrText>
            </w:r>
            <w:r>
              <w:rPr>
                <w:noProof/>
                <w:webHidden/>
              </w:rPr>
            </w:r>
            <w:r>
              <w:rPr>
                <w:noProof/>
                <w:webHidden/>
              </w:rPr>
              <w:fldChar w:fldCharType="separate"/>
            </w:r>
            <w:r>
              <w:rPr>
                <w:noProof/>
                <w:webHidden/>
              </w:rPr>
              <w:t>32</w:t>
            </w:r>
            <w:r>
              <w:rPr>
                <w:noProof/>
                <w:webHidden/>
              </w:rPr>
              <w:fldChar w:fldCharType="end"/>
            </w:r>
          </w:hyperlink>
        </w:p>
        <w:p w14:paraId="0FEB45A7" w14:textId="2C566A93" w:rsidR="00FC2486" w:rsidRDefault="00FC2486">
          <w:pPr>
            <w:pStyle w:val="TOC2"/>
            <w:tabs>
              <w:tab w:val="right" w:leader="dot" w:pos="9737"/>
            </w:tabs>
            <w:rPr>
              <w:rFonts w:eastAsiaTheme="minorEastAsia"/>
              <w:noProof/>
              <w:sz w:val="24"/>
              <w:szCs w:val="24"/>
            </w:rPr>
          </w:pPr>
          <w:hyperlink w:anchor="_Toc201082168" w:history="1">
            <w:r w:rsidRPr="00FC5A47">
              <w:rPr>
                <w:rStyle w:val="Hyperlink"/>
                <w:noProof/>
              </w:rPr>
              <w:t>4.4. Original Group Information and Status</w:t>
            </w:r>
            <w:r>
              <w:rPr>
                <w:noProof/>
                <w:webHidden/>
              </w:rPr>
              <w:tab/>
            </w:r>
            <w:r>
              <w:rPr>
                <w:noProof/>
                <w:webHidden/>
              </w:rPr>
              <w:fldChar w:fldCharType="begin"/>
            </w:r>
            <w:r>
              <w:rPr>
                <w:noProof/>
                <w:webHidden/>
              </w:rPr>
              <w:instrText xml:space="preserve"> PAGEREF _Toc201082168 \h </w:instrText>
            </w:r>
            <w:r>
              <w:rPr>
                <w:noProof/>
                <w:webHidden/>
              </w:rPr>
            </w:r>
            <w:r>
              <w:rPr>
                <w:noProof/>
                <w:webHidden/>
              </w:rPr>
              <w:fldChar w:fldCharType="separate"/>
            </w:r>
            <w:r>
              <w:rPr>
                <w:noProof/>
                <w:webHidden/>
              </w:rPr>
              <w:t>33</w:t>
            </w:r>
            <w:r>
              <w:rPr>
                <w:noProof/>
                <w:webHidden/>
              </w:rPr>
              <w:fldChar w:fldCharType="end"/>
            </w:r>
          </w:hyperlink>
        </w:p>
        <w:p w14:paraId="4FDBD02A" w14:textId="527D3EA6" w:rsidR="00FC2486" w:rsidRDefault="00FC2486">
          <w:pPr>
            <w:pStyle w:val="TOC2"/>
            <w:tabs>
              <w:tab w:val="right" w:leader="dot" w:pos="9737"/>
            </w:tabs>
            <w:rPr>
              <w:rFonts w:eastAsiaTheme="minorEastAsia"/>
              <w:noProof/>
              <w:sz w:val="24"/>
              <w:szCs w:val="24"/>
            </w:rPr>
          </w:pPr>
          <w:hyperlink w:anchor="_Toc201082169" w:history="1">
            <w:r w:rsidRPr="00FC5A47">
              <w:rPr>
                <w:rStyle w:val="Hyperlink"/>
                <w:noProof/>
              </w:rPr>
              <w:t>4.5. Transaction Information and Status</w:t>
            </w:r>
            <w:r>
              <w:rPr>
                <w:noProof/>
                <w:webHidden/>
              </w:rPr>
              <w:tab/>
            </w:r>
            <w:r>
              <w:rPr>
                <w:noProof/>
                <w:webHidden/>
              </w:rPr>
              <w:fldChar w:fldCharType="begin"/>
            </w:r>
            <w:r>
              <w:rPr>
                <w:noProof/>
                <w:webHidden/>
              </w:rPr>
              <w:instrText xml:space="preserve"> PAGEREF _Toc201082169 \h </w:instrText>
            </w:r>
            <w:r>
              <w:rPr>
                <w:noProof/>
                <w:webHidden/>
              </w:rPr>
            </w:r>
            <w:r>
              <w:rPr>
                <w:noProof/>
                <w:webHidden/>
              </w:rPr>
              <w:fldChar w:fldCharType="separate"/>
            </w:r>
            <w:r>
              <w:rPr>
                <w:noProof/>
                <w:webHidden/>
              </w:rPr>
              <w:t>34</w:t>
            </w:r>
            <w:r>
              <w:rPr>
                <w:noProof/>
                <w:webHidden/>
              </w:rPr>
              <w:fldChar w:fldCharType="end"/>
            </w:r>
          </w:hyperlink>
        </w:p>
        <w:p w14:paraId="3ECDB373" w14:textId="0EF757AF" w:rsidR="00FC2486" w:rsidRDefault="00FC2486">
          <w:pPr>
            <w:pStyle w:val="TOC2"/>
            <w:tabs>
              <w:tab w:val="right" w:leader="dot" w:pos="9737"/>
            </w:tabs>
            <w:rPr>
              <w:rFonts w:eastAsiaTheme="minorEastAsia"/>
              <w:noProof/>
              <w:sz w:val="24"/>
              <w:szCs w:val="24"/>
            </w:rPr>
          </w:pPr>
          <w:hyperlink w:anchor="_Toc201082170" w:history="1">
            <w:r w:rsidRPr="00FC5A47">
              <w:rPr>
                <w:rStyle w:val="Hyperlink"/>
                <w:noProof/>
              </w:rPr>
              <w:t>4.6. Examples</w:t>
            </w:r>
            <w:r>
              <w:rPr>
                <w:noProof/>
                <w:webHidden/>
              </w:rPr>
              <w:tab/>
            </w:r>
            <w:r>
              <w:rPr>
                <w:noProof/>
                <w:webHidden/>
              </w:rPr>
              <w:fldChar w:fldCharType="begin"/>
            </w:r>
            <w:r>
              <w:rPr>
                <w:noProof/>
                <w:webHidden/>
              </w:rPr>
              <w:instrText xml:space="preserve"> PAGEREF _Toc201082170 \h </w:instrText>
            </w:r>
            <w:r>
              <w:rPr>
                <w:noProof/>
                <w:webHidden/>
              </w:rPr>
            </w:r>
            <w:r>
              <w:rPr>
                <w:noProof/>
                <w:webHidden/>
              </w:rPr>
              <w:fldChar w:fldCharType="separate"/>
            </w:r>
            <w:r>
              <w:rPr>
                <w:noProof/>
                <w:webHidden/>
              </w:rPr>
              <w:t>37</w:t>
            </w:r>
            <w:r>
              <w:rPr>
                <w:noProof/>
                <w:webHidden/>
              </w:rPr>
              <w:fldChar w:fldCharType="end"/>
            </w:r>
          </w:hyperlink>
        </w:p>
        <w:p w14:paraId="746A1499" w14:textId="068C8CD8" w:rsidR="00FC2486" w:rsidRDefault="00FC2486">
          <w:pPr>
            <w:pStyle w:val="TOC1"/>
            <w:tabs>
              <w:tab w:val="right" w:leader="dot" w:pos="9737"/>
            </w:tabs>
            <w:rPr>
              <w:rFonts w:eastAsiaTheme="minorEastAsia"/>
              <w:noProof/>
              <w:sz w:val="24"/>
              <w:szCs w:val="24"/>
            </w:rPr>
          </w:pPr>
          <w:hyperlink w:anchor="_Toc201082171" w:history="1">
            <w:r w:rsidRPr="00FC5A47">
              <w:rPr>
                <w:rStyle w:val="Hyperlink"/>
                <w:noProof/>
              </w:rPr>
              <w:t>5. Acceptance Codes</w:t>
            </w:r>
            <w:r>
              <w:rPr>
                <w:noProof/>
                <w:webHidden/>
              </w:rPr>
              <w:tab/>
            </w:r>
            <w:r>
              <w:rPr>
                <w:noProof/>
                <w:webHidden/>
              </w:rPr>
              <w:fldChar w:fldCharType="begin"/>
            </w:r>
            <w:r>
              <w:rPr>
                <w:noProof/>
                <w:webHidden/>
              </w:rPr>
              <w:instrText xml:space="preserve"> PAGEREF _Toc201082171 \h </w:instrText>
            </w:r>
            <w:r>
              <w:rPr>
                <w:noProof/>
                <w:webHidden/>
              </w:rPr>
            </w:r>
            <w:r>
              <w:rPr>
                <w:noProof/>
                <w:webHidden/>
              </w:rPr>
              <w:fldChar w:fldCharType="separate"/>
            </w:r>
            <w:r>
              <w:rPr>
                <w:noProof/>
                <w:webHidden/>
              </w:rPr>
              <w:t>42</w:t>
            </w:r>
            <w:r>
              <w:rPr>
                <w:noProof/>
                <w:webHidden/>
              </w:rPr>
              <w:fldChar w:fldCharType="end"/>
            </w:r>
          </w:hyperlink>
        </w:p>
        <w:p w14:paraId="24A518E9" w14:textId="05847D55" w:rsidR="00FC2486" w:rsidRDefault="00FC2486">
          <w:pPr>
            <w:pStyle w:val="TOC2"/>
            <w:tabs>
              <w:tab w:val="right" w:leader="dot" w:pos="9737"/>
            </w:tabs>
            <w:rPr>
              <w:rFonts w:eastAsiaTheme="minorEastAsia"/>
              <w:noProof/>
              <w:sz w:val="24"/>
              <w:szCs w:val="24"/>
            </w:rPr>
          </w:pPr>
          <w:hyperlink w:anchor="_Toc201082172" w:history="1">
            <w:r w:rsidRPr="00FC5A47">
              <w:rPr>
                <w:rStyle w:val="Hyperlink"/>
                <w:noProof/>
              </w:rPr>
              <w:t>5.1. Local instrument codes</w:t>
            </w:r>
            <w:r>
              <w:rPr>
                <w:noProof/>
                <w:webHidden/>
              </w:rPr>
              <w:tab/>
            </w:r>
            <w:r>
              <w:rPr>
                <w:noProof/>
                <w:webHidden/>
              </w:rPr>
              <w:fldChar w:fldCharType="begin"/>
            </w:r>
            <w:r>
              <w:rPr>
                <w:noProof/>
                <w:webHidden/>
              </w:rPr>
              <w:instrText xml:space="preserve"> PAGEREF _Toc201082172 \h </w:instrText>
            </w:r>
            <w:r>
              <w:rPr>
                <w:noProof/>
                <w:webHidden/>
              </w:rPr>
            </w:r>
            <w:r>
              <w:rPr>
                <w:noProof/>
                <w:webHidden/>
              </w:rPr>
              <w:fldChar w:fldCharType="separate"/>
            </w:r>
            <w:r>
              <w:rPr>
                <w:noProof/>
                <w:webHidden/>
              </w:rPr>
              <w:t>42</w:t>
            </w:r>
            <w:r>
              <w:rPr>
                <w:noProof/>
                <w:webHidden/>
              </w:rPr>
              <w:fldChar w:fldCharType="end"/>
            </w:r>
          </w:hyperlink>
        </w:p>
        <w:p w14:paraId="6CB968B3" w14:textId="23A03A37" w:rsidR="00FC2486" w:rsidRDefault="00FC2486">
          <w:pPr>
            <w:pStyle w:val="TOC2"/>
            <w:tabs>
              <w:tab w:val="right" w:leader="dot" w:pos="9737"/>
            </w:tabs>
            <w:rPr>
              <w:rFonts w:eastAsiaTheme="minorEastAsia"/>
              <w:noProof/>
              <w:sz w:val="24"/>
              <w:szCs w:val="24"/>
            </w:rPr>
          </w:pPr>
          <w:hyperlink w:anchor="_Toc201082173" w:history="1">
            <w:r w:rsidRPr="00FC5A47">
              <w:rPr>
                <w:rStyle w:val="Hyperlink"/>
                <w:noProof/>
              </w:rPr>
              <w:t>5.2. Category purpose code</w:t>
            </w:r>
            <w:r>
              <w:rPr>
                <w:noProof/>
                <w:webHidden/>
              </w:rPr>
              <w:tab/>
            </w:r>
            <w:r>
              <w:rPr>
                <w:noProof/>
                <w:webHidden/>
              </w:rPr>
              <w:fldChar w:fldCharType="begin"/>
            </w:r>
            <w:r>
              <w:rPr>
                <w:noProof/>
                <w:webHidden/>
              </w:rPr>
              <w:instrText xml:space="preserve"> PAGEREF _Toc201082173 \h </w:instrText>
            </w:r>
            <w:r>
              <w:rPr>
                <w:noProof/>
                <w:webHidden/>
              </w:rPr>
            </w:r>
            <w:r>
              <w:rPr>
                <w:noProof/>
                <w:webHidden/>
              </w:rPr>
              <w:fldChar w:fldCharType="separate"/>
            </w:r>
            <w:r>
              <w:rPr>
                <w:noProof/>
                <w:webHidden/>
              </w:rPr>
              <w:t>42</w:t>
            </w:r>
            <w:r>
              <w:rPr>
                <w:noProof/>
                <w:webHidden/>
              </w:rPr>
              <w:fldChar w:fldCharType="end"/>
            </w:r>
          </w:hyperlink>
        </w:p>
        <w:p w14:paraId="1FF294DD" w14:textId="17AF2AB6" w:rsidR="00FC2486" w:rsidRDefault="00FC2486">
          <w:pPr>
            <w:pStyle w:val="TOC1"/>
            <w:tabs>
              <w:tab w:val="right" w:leader="dot" w:pos="9737"/>
            </w:tabs>
            <w:rPr>
              <w:rFonts w:eastAsiaTheme="minorEastAsia"/>
              <w:noProof/>
              <w:sz w:val="24"/>
              <w:szCs w:val="24"/>
            </w:rPr>
          </w:pPr>
          <w:hyperlink w:anchor="_Toc201082174" w:history="1">
            <w:r w:rsidRPr="00FC5A47">
              <w:rPr>
                <w:rStyle w:val="Hyperlink"/>
                <w:noProof/>
              </w:rPr>
              <w:t>6. ACH file types</w:t>
            </w:r>
            <w:r>
              <w:rPr>
                <w:noProof/>
                <w:webHidden/>
              </w:rPr>
              <w:tab/>
            </w:r>
            <w:r>
              <w:rPr>
                <w:noProof/>
                <w:webHidden/>
              </w:rPr>
              <w:fldChar w:fldCharType="begin"/>
            </w:r>
            <w:r>
              <w:rPr>
                <w:noProof/>
                <w:webHidden/>
              </w:rPr>
              <w:instrText xml:space="preserve"> PAGEREF _Toc201082174 \h </w:instrText>
            </w:r>
            <w:r>
              <w:rPr>
                <w:noProof/>
                <w:webHidden/>
              </w:rPr>
            </w:r>
            <w:r>
              <w:rPr>
                <w:noProof/>
                <w:webHidden/>
              </w:rPr>
              <w:fldChar w:fldCharType="separate"/>
            </w:r>
            <w:r>
              <w:rPr>
                <w:noProof/>
                <w:webHidden/>
              </w:rPr>
              <w:t>44</w:t>
            </w:r>
            <w:r>
              <w:rPr>
                <w:noProof/>
                <w:webHidden/>
              </w:rPr>
              <w:fldChar w:fldCharType="end"/>
            </w:r>
          </w:hyperlink>
        </w:p>
        <w:p w14:paraId="3845A340" w14:textId="2BB55F06" w:rsidR="00FC2486" w:rsidRDefault="00FC2486">
          <w:pPr>
            <w:pStyle w:val="TOC1"/>
            <w:tabs>
              <w:tab w:val="right" w:leader="dot" w:pos="9737"/>
            </w:tabs>
            <w:rPr>
              <w:rFonts w:eastAsiaTheme="minorEastAsia"/>
              <w:noProof/>
              <w:sz w:val="24"/>
              <w:szCs w:val="24"/>
            </w:rPr>
          </w:pPr>
          <w:hyperlink w:anchor="_Toc201082175" w:history="1">
            <w:r w:rsidRPr="00FC5A47">
              <w:rPr>
                <w:rStyle w:val="Hyperlink"/>
                <w:noProof/>
              </w:rPr>
              <w:t>7. File name conventions</w:t>
            </w:r>
            <w:r>
              <w:rPr>
                <w:noProof/>
                <w:webHidden/>
              </w:rPr>
              <w:tab/>
            </w:r>
            <w:r>
              <w:rPr>
                <w:noProof/>
                <w:webHidden/>
              </w:rPr>
              <w:fldChar w:fldCharType="begin"/>
            </w:r>
            <w:r>
              <w:rPr>
                <w:noProof/>
                <w:webHidden/>
              </w:rPr>
              <w:instrText xml:space="preserve"> PAGEREF _Toc201082175 \h </w:instrText>
            </w:r>
            <w:r>
              <w:rPr>
                <w:noProof/>
                <w:webHidden/>
              </w:rPr>
            </w:r>
            <w:r>
              <w:rPr>
                <w:noProof/>
                <w:webHidden/>
              </w:rPr>
              <w:fldChar w:fldCharType="separate"/>
            </w:r>
            <w:r>
              <w:rPr>
                <w:noProof/>
                <w:webHidden/>
              </w:rPr>
              <w:t>45</w:t>
            </w:r>
            <w:r>
              <w:rPr>
                <w:noProof/>
                <w:webHidden/>
              </w:rPr>
              <w:fldChar w:fldCharType="end"/>
            </w:r>
          </w:hyperlink>
        </w:p>
        <w:p w14:paraId="6294943B" w14:textId="135625A5" w:rsidR="00FC2486" w:rsidRDefault="00FC2486">
          <w:pPr>
            <w:pStyle w:val="TOC1"/>
            <w:tabs>
              <w:tab w:val="right" w:leader="dot" w:pos="9737"/>
            </w:tabs>
            <w:rPr>
              <w:rFonts w:eastAsiaTheme="minorEastAsia"/>
              <w:noProof/>
              <w:sz w:val="24"/>
              <w:szCs w:val="24"/>
            </w:rPr>
          </w:pPr>
          <w:hyperlink w:anchor="_Toc201082176" w:history="1">
            <w:r w:rsidRPr="00FC5A47">
              <w:rPr>
                <w:rStyle w:val="Hyperlink"/>
                <w:noProof/>
              </w:rPr>
              <w:t>8. Glossary</w:t>
            </w:r>
            <w:r>
              <w:rPr>
                <w:noProof/>
                <w:webHidden/>
              </w:rPr>
              <w:tab/>
            </w:r>
            <w:r>
              <w:rPr>
                <w:noProof/>
                <w:webHidden/>
              </w:rPr>
              <w:fldChar w:fldCharType="begin"/>
            </w:r>
            <w:r>
              <w:rPr>
                <w:noProof/>
                <w:webHidden/>
              </w:rPr>
              <w:instrText xml:space="preserve"> PAGEREF _Toc201082176 \h </w:instrText>
            </w:r>
            <w:r>
              <w:rPr>
                <w:noProof/>
                <w:webHidden/>
              </w:rPr>
            </w:r>
            <w:r>
              <w:rPr>
                <w:noProof/>
                <w:webHidden/>
              </w:rPr>
              <w:fldChar w:fldCharType="separate"/>
            </w:r>
            <w:r>
              <w:rPr>
                <w:noProof/>
                <w:webHidden/>
              </w:rPr>
              <w:t>46</w:t>
            </w:r>
            <w:r>
              <w:rPr>
                <w:noProof/>
                <w:webHidden/>
              </w:rPr>
              <w:fldChar w:fldCharType="end"/>
            </w:r>
          </w:hyperlink>
        </w:p>
        <w:p w14:paraId="58D69C26" w14:textId="366A8D82" w:rsidR="00CA210E" w:rsidRDefault="00CA210E">
          <w:r>
            <w:rPr>
              <w:b/>
              <w:bCs/>
              <w:noProof/>
            </w:rPr>
            <w:fldChar w:fldCharType="end"/>
          </w:r>
        </w:p>
      </w:sdtContent>
    </w:sdt>
    <w:p w14:paraId="686E53DA" w14:textId="77777777" w:rsidR="00CA210E" w:rsidRDefault="00CA210E">
      <w:pPr>
        <w:rPr>
          <w:rFonts w:asciiTheme="majorHAnsi" w:eastAsiaTheme="majorEastAsia" w:hAnsiTheme="majorHAnsi" w:cstheme="majorBidi"/>
          <w:color w:val="004B40" w:themeColor="text2" w:themeShade="80"/>
          <w:spacing w:val="4"/>
          <w:kern w:val="28"/>
          <w:sz w:val="44"/>
          <w:szCs w:val="32"/>
        </w:rPr>
      </w:pPr>
      <w:r>
        <w:br w:type="page"/>
      </w:r>
    </w:p>
    <w:p w14:paraId="1EC816F7" w14:textId="22BC4923" w:rsidR="00A73289" w:rsidRPr="00D05148" w:rsidRDefault="0036469A" w:rsidP="00D613CE">
      <w:pPr>
        <w:pStyle w:val="Heading1"/>
      </w:pPr>
      <w:bookmarkStart w:id="22" w:name="_Toc201082151"/>
      <w:r>
        <w:lastRenderedPageBreak/>
        <w:t>Introduction</w:t>
      </w:r>
      <w:bookmarkEnd w:id="22"/>
    </w:p>
    <w:p w14:paraId="41FC20BF" w14:textId="45B54AE5" w:rsidR="00AB7C3A" w:rsidRPr="006F5408" w:rsidRDefault="0036469A" w:rsidP="00D613CE">
      <w:pPr>
        <w:pStyle w:val="Heading2"/>
        <w:rPr>
          <w:rFonts w:asciiTheme="minorHAnsi" w:hAnsiTheme="minorHAnsi"/>
        </w:rPr>
      </w:pPr>
      <w:bookmarkStart w:id="23" w:name="_Toc201082152"/>
      <w:r>
        <w:rPr>
          <w:rFonts w:asciiTheme="minorHAnsi" w:hAnsiTheme="minorHAnsi"/>
        </w:rPr>
        <w:t>Overview</w:t>
      </w:r>
      <w:bookmarkEnd w:id="23"/>
    </w:p>
    <w:p w14:paraId="2B2BDFAF" w14:textId="77777777" w:rsidR="0036469A" w:rsidRPr="0036469A" w:rsidRDefault="0036469A" w:rsidP="0036469A">
      <w:pPr>
        <w:pStyle w:val="Standardtext"/>
      </w:pPr>
      <w:r w:rsidRPr="0036469A">
        <w:t>This document defines the initial format proposed for the use of ISO 20022 in Montran's ACH and PO systems.</w:t>
      </w:r>
    </w:p>
    <w:p w14:paraId="4D30FEA9" w14:textId="77777777" w:rsidR="0036469A" w:rsidRPr="0036469A" w:rsidRDefault="0036469A" w:rsidP="0036469A">
      <w:pPr>
        <w:pStyle w:val="Standardtext"/>
      </w:pPr>
      <w:r w:rsidRPr="0036469A">
        <w:t>The message formats are based on ISO 20022 standards. The documentation relating to ISO 20022 is available on the official website: https://www.iso20022.org.</w:t>
      </w:r>
    </w:p>
    <w:p w14:paraId="6BA67B2C" w14:textId="77777777" w:rsidR="0036469A" w:rsidRPr="0036469A" w:rsidRDefault="0036469A" w:rsidP="0036469A">
      <w:pPr>
        <w:pStyle w:val="Standardtext"/>
      </w:pPr>
      <w:r w:rsidRPr="0036469A">
        <w:t>Use of the following versions of messages and their corresponding XSD files, provided by the official website, is proposed:</w:t>
      </w:r>
    </w:p>
    <w:p w14:paraId="6CD048C2" w14:textId="77777777" w:rsidR="0036469A" w:rsidRPr="0036469A" w:rsidRDefault="0036469A">
      <w:pPr>
        <w:pStyle w:val="Standardtext"/>
        <w:numPr>
          <w:ilvl w:val="0"/>
          <w:numId w:val="8"/>
        </w:numPr>
      </w:pPr>
      <w:r w:rsidRPr="0036469A">
        <w:t>Credit transfers - pacs.008.001.07</w:t>
      </w:r>
    </w:p>
    <w:p w14:paraId="0D842B66" w14:textId="77777777" w:rsidR="0036469A" w:rsidRPr="0036469A" w:rsidRDefault="0036469A">
      <w:pPr>
        <w:pStyle w:val="Standardtext"/>
        <w:numPr>
          <w:ilvl w:val="0"/>
          <w:numId w:val="8"/>
        </w:numPr>
      </w:pPr>
      <w:r w:rsidRPr="0036469A">
        <w:t>Status of Payments Report - pacs.002.001.07</w:t>
      </w:r>
    </w:p>
    <w:p w14:paraId="22819158" w14:textId="77777777" w:rsidR="0036469A" w:rsidRPr="0036469A" w:rsidRDefault="0036469A" w:rsidP="0036469A">
      <w:pPr>
        <w:pStyle w:val="Standardtext"/>
      </w:pPr>
      <w:r w:rsidRPr="0036469A">
        <w:t>The central ACH solution will validate incoming payment files with their respective XML Schema Definition (XSD) files. Files that do not pass validation against XSD are automatically rejected. Participants are responsible for generating valid payment files against the XSD system. It is important to keep in mind that being compatible with the XSD scheme does not mean that the file is automatically accepted in the ACH system. After validating the XML schema, the central ACH system will follow the commercial validation by ensuring that the information in the payment file is consistent with the commercial rules, is not a duplicate, etc.</w:t>
      </w:r>
    </w:p>
    <w:p w14:paraId="5FB193AA" w14:textId="77777777" w:rsidR="0036469A" w:rsidRPr="0036469A" w:rsidRDefault="0036469A" w:rsidP="0036469A">
      <w:pPr>
        <w:pStyle w:val="Standardtext"/>
      </w:pPr>
      <w:r w:rsidRPr="0036469A">
        <w:t>The following types of payment are accepted by the central ACH:</w:t>
      </w:r>
    </w:p>
    <w:p w14:paraId="3A7AD187" w14:textId="77777777" w:rsidR="0036469A" w:rsidRPr="0036469A" w:rsidRDefault="0036469A">
      <w:pPr>
        <w:pStyle w:val="Standardtext"/>
        <w:numPr>
          <w:ilvl w:val="0"/>
          <w:numId w:val="9"/>
        </w:numPr>
      </w:pPr>
      <w:r w:rsidRPr="0036469A">
        <w:t>Credit transfer</w:t>
      </w:r>
    </w:p>
    <w:p w14:paraId="14C4E9AF" w14:textId="3A7E8A61" w:rsidR="0036469A" w:rsidRPr="0036469A" w:rsidRDefault="0036469A" w:rsidP="0036469A">
      <w:pPr>
        <w:pStyle w:val="Standardtext"/>
      </w:pPr>
      <w:r w:rsidRPr="0036469A">
        <w:t xml:space="preserve">The central ACH solution generates payment status report files and forwards incoming payments to file recipients at different times, depending </w:t>
      </w:r>
      <w:r w:rsidR="00FE6F33">
        <w:t>RTGS result of settlement response</w:t>
      </w:r>
      <w:r w:rsidRPr="0036469A">
        <w:t>.</w:t>
      </w:r>
    </w:p>
    <w:p w14:paraId="70C6395D" w14:textId="6145968B" w:rsidR="00AB7C3A" w:rsidRDefault="0036469A" w:rsidP="0036469A">
      <w:pPr>
        <w:pStyle w:val="Standardtext"/>
      </w:pPr>
      <w:r w:rsidRPr="0036469A">
        <w:t>Payment status report files serve as a confirmation response for each incoming payment file, as well as notification files to report important events (payment cancellation, payment settlement).</w:t>
      </w:r>
    </w:p>
    <w:p w14:paraId="0F70D1C7" w14:textId="7A6FD49F" w:rsidR="00B664DF" w:rsidRDefault="00087D5F" w:rsidP="0036469A">
      <w:pPr>
        <w:pStyle w:val="Heading1"/>
      </w:pPr>
      <w:bookmarkStart w:id="24" w:name="_Toc201082153"/>
      <w:r w:rsidRPr="00087D5F">
        <w:lastRenderedPageBreak/>
        <w:t>Business Application Header (head.001.001.01)</w:t>
      </w:r>
      <w:bookmarkEnd w:id="24"/>
    </w:p>
    <w:p w14:paraId="5A03E64B" w14:textId="77777777" w:rsidR="00087D5F" w:rsidRPr="006F5408" w:rsidRDefault="00087D5F" w:rsidP="00087D5F">
      <w:pPr>
        <w:pStyle w:val="Heading2"/>
        <w:rPr>
          <w:rFonts w:asciiTheme="minorHAnsi" w:hAnsiTheme="minorHAnsi"/>
        </w:rPr>
      </w:pPr>
      <w:bookmarkStart w:id="25" w:name="_Toc201082154"/>
      <w:r>
        <w:rPr>
          <w:rFonts w:asciiTheme="minorHAnsi" w:hAnsiTheme="minorHAnsi"/>
        </w:rPr>
        <w:t>Description</w:t>
      </w:r>
      <w:bookmarkEnd w:id="25"/>
    </w:p>
    <w:p w14:paraId="20523CDC" w14:textId="0726D153" w:rsidR="00087D5F" w:rsidRDefault="00087D5F" w:rsidP="00087D5F">
      <w:pPr>
        <w:pStyle w:val="Standardtext"/>
      </w:pPr>
      <w:r>
        <w:t>The Business Application Header is a header which can be combined with any other ISO20022 message definition to form a business message. It gathers together, in one place, data about the message, such as which organisation has sent the business message, which organisation should be receiving it, the identity of the message itself, and a reference for the message.</w:t>
      </w:r>
    </w:p>
    <w:p w14:paraId="6B30FE8D" w14:textId="558E3018" w:rsidR="00540F07" w:rsidRDefault="00087D5F" w:rsidP="00087D5F">
      <w:pPr>
        <w:pStyle w:val="Standardtext"/>
      </w:pPr>
      <w:r>
        <w:t xml:space="preserve">All messages that are exchanged between participants will have the business application header linked together with the </w:t>
      </w:r>
      <w:r w:rsidR="00CE7D0B">
        <w:t>business</w:t>
      </w:r>
      <w:r>
        <w:t xml:space="preserve"> message (pacs.008, pacs.002). </w:t>
      </w:r>
    </w:p>
    <w:p w14:paraId="5E4F4944" w14:textId="00201E24" w:rsidR="00087D5F" w:rsidRDefault="00087D5F" w:rsidP="00087D5F">
      <w:pPr>
        <w:pStyle w:val="Standardtext"/>
      </w:pPr>
      <w:r>
        <w:t>For better describing the message formats it was decided to analyze each message format independently of the application header, but one should expect that they will always be present together.</w:t>
      </w:r>
    </w:p>
    <w:p w14:paraId="718D29A2" w14:textId="50E74778" w:rsidR="001A7438" w:rsidRPr="00087D5F" w:rsidRDefault="001A7438" w:rsidP="006F75BB">
      <w:pPr>
        <w:pStyle w:val="Heading2"/>
      </w:pPr>
      <w:bookmarkStart w:id="26" w:name="_Toc201082155"/>
      <w:r>
        <w:t>Structure</w:t>
      </w:r>
      <w:bookmarkEnd w:id="26"/>
    </w:p>
    <w:tbl>
      <w:tblPr>
        <w:tblStyle w:val="TableColouredwithborders"/>
        <w:tblW w:w="9548" w:type="dxa"/>
        <w:tblLook w:val="04A0" w:firstRow="1" w:lastRow="0" w:firstColumn="1" w:lastColumn="0" w:noHBand="0" w:noVBand="1"/>
      </w:tblPr>
      <w:tblGrid>
        <w:gridCol w:w="1276"/>
        <w:gridCol w:w="410"/>
        <w:gridCol w:w="598"/>
        <w:gridCol w:w="544"/>
        <w:gridCol w:w="497"/>
        <w:gridCol w:w="1650"/>
        <w:gridCol w:w="1954"/>
        <w:gridCol w:w="2619"/>
      </w:tblGrid>
      <w:tr w:rsidR="00B451C9" w:rsidRPr="009B40B8" w14:paraId="0D8F1399" w14:textId="77777777" w:rsidTr="006F75BB">
        <w:trPr>
          <w:cnfStyle w:val="100000000000" w:firstRow="1" w:lastRow="0" w:firstColumn="0" w:lastColumn="0" w:oddVBand="0" w:evenVBand="0" w:oddHBand="0"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1276" w:type="dxa"/>
          </w:tcPr>
          <w:p w14:paraId="19E623BB" w14:textId="77777777" w:rsidR="00B451C9" w:rsidRPr="009B40B8" w:rsidRDefault="00B451C9" w:rsidP="00BB6801">
            <w:r w:rsidRPr="009B40B8">
              <w:t>Index</w:t>
            </w:r>
          </w:p>
        </w:tc>
        <w:tc>
          <w:tcPr>
            <w:tcW w:w="3699" w:type="dxa"/>
            <w:gridSpan w:val="5"/>
          </w:tcPr>
          <w:p w14:paraId="2CF58730" w14:textId="77777777" w:rsidR="00B451C9" w:rsidRPr="009B40B8" w:rsidRDefault="00B451C9" w:rsidP="00BB6801">
            <w:pPr>
              <w:cnfStyle w:val="100000000000" w:firstRow="1" w:lastRow="0" w:firstColumn="0" w:lastColumn="0" w:oddVBand="0" w:evenVBand="0" w:oddHBand="0" w:evenHBand="0" w:firstRowFirstColumn="0" w:firstRowLastColumn="0" w:lastRowFirstColumn="0" w:lastRowLastColumn="0"/>
            </w:pPr>
            <w:r w:rsidRPr="009B40B8">
              <w:t>message Item</w:t>
            </w:r>
          </w:p>
        </w:tc>
        <w:tc>
          <w:tcPr>
            <w:tcW w:w="1954" w:type="dxa"/>
          </w:tcPr>
          <w:p w14:paraId="62501680" w14:textId="77777777" w:rsidR="00B451C9" w:rsidRPr="009B40B8" w:rsidRDefault="00B451C9" w:rsidP="00BB6801">
            <w:pPr>
              <w:cnfStyle w:val="100000000000" w:firstRow="1" w:lastRow="0" w:firstColumn="0" w:lastColumn="0" w:oddVBand="0" w:evenVBand="0" w:oddHBand="0" w:evenHBand="0" w:firstRowFirstColumn="0" w:firstRowLastColumn="0" w:lastRowFirstColumn="0" w:lastRowLastColumn="0"/>
            </w:pPr>
            <w:r w:rsidRPr="009B40B8">
              <w:t>XML Tag</w:t>
            </w:r>
          </w:p>
        </w:tc>
        <w:tc>
          <w:tcPr>
            <w:tcW w:w="2619" w:type="dxa"/>
          </w:tcPr>
          <w:p w14:paraId="357C1314" w14:textId="77777777" w:rsidR="00B451C9" w:rsidRPr="009B40B8" w:rsidRDefault="00B451C9" w:rsidP="00BB6801">
            <w:pPr>
              <w:cnfStyle w:val="100000000000" w:firstRow="1" w:lastRow="0" w:firstColumn="0" w:lastColumn="0" w:oddVBand="0" w:evenVBand="0" w:oddHBand="0" w:evenHBand="0" w:firstRowFirstColumn="0" w:firstRowLastColumn="0" w:lastRowFirstColumn="0" w:lastRowLastColumn="0"/>
            </w:pPr>
            <w:r w:rsidRPr="009B40B8">
              <w:t>Multiplicity</w:t>
            </w:r>
          </w:p>
        </w:tc>
      </w:tr>
      <w:tr w:rsidR="00B451C9" w:rsidRPr="009B40B8" w14:paraId="69BA05AD" w14:textId="77777777" w:rsidTr="006F75BB">
        <w:trPr>
          <w:trHeight w:val="282"/>
        </w:trPr>
        <w:tc>
          <w:tcPr>
            <w:cnfStyle w:val="001000000000" w:firstRow="0" w:lastRow="0" w:firstColumn="1" w:lastColumn="0" w:oddVBand="0" w:evenVBand="0" w:oddHBand="0" w:evenHBand="0" w:firstRowFirstColumn="0" w:firstRowLastColumn="0" w:lastRowFirstColumn="0" w:lastRowLastColumn="0"/>
            <w:tcW w:w="1276" w:type="dxa"/>
          </w:tcPr>
          <w:p w14:paraId="44EF95D8" w14:textId="694758D9" w:rsidR="00B451C9" w:rsidRPr="009B40B8" w:rsidRDefault="00B451C9" w:rsidP="00BB6801">
            <w:r w:rsidRPr="009B40B8">
              <w:t>1</w:t>
            </w:r>
          </w:p>
        </w:tc>
        <w:tc>
          <w:tcPr>
            <w:tcW w:w="3699" w:type="dxa"/>
            <w:gridSpan w:val="5"/>
          </w:tcPr>
          <w:p w14:paraId="36546153" w14:textId="77777777" w:rsidR="00B451C9" w:rsidRPr="009B40B8" w:rsidRDefault="00B451C9" w:rsidP="00BB6801">
            <w:pPr>
              <w:cnfStyle w:val="000000000000" w:firstRow="0" w:lastRow="0" w:firstColumn="0" w:lastColumn="0" w:oddVBand="0" w:evenVBand="0" w:oddHBand="0" w:evenHBand="0" w:firstRowFirstColumn="0" w:firstRowLastColumn="0" w:lastRowFirstColumn="0" w:lastRowLastColumn="0"/>
            </w:pPr>
            <w:r w:rsidRPr="009B40B8">
              <w:t>Message Root</w:t>
            </w:r>
          </w:p>
        </w:tc>
        <w:tc>
          <w:tcPr>
            <w:tcW w:w="1954" w:type="dxa"/>
          </w:tcPr>
          <w:p w14:paraId="5E268F88" w14:textId="77777777" w:rsidR="00B451C9" w:rsidRPr="009B40B8" w:rsidRDefault="00B451C9" w:rsidP="00BB6801">
            <w:pPr>
              <w:cnfStyle w:val="000000000000" w:firstRow="0" w:lastRow="0" w:firstColumn="0" w:lastColumn="0" w:oddVBand="0" w:evenVBand="0" w:oddHBand="0" w:evenHBand="0" w:firstRowFirstColumn="0" w:firstRowLastColumn="0" w:lastRowFirstColumn="0" w:lastRowLastColumn="0"/>
            </w:pPr>
            <w:r w:rsidRPr="009B40B8">
              <w:t>&lt;AppHdr&gt;</w:t>
            </w:r>
          </w:p>
        </w:tc>
        <w:tc>
          <w:tcPr>
            <w:tcW w:w="2619" w:type="dxa"/>
          </w:tcPr>
          <w:p w14:paraId="085D4135" w14:textId="77777777" w:rsidR="00B451C9" w:rsidRPr="009B40B8" w:rsidRDefault="00B451C9" w:rsidP="00BB6801">
            <w:pPr>
              <w:cnfStyle w:val="000000000000" w:firstRow="0" w:lastRow="0" w:firstColumn="0" w:lastColumn="0" w:oddVBand="0" w:evenVBand="0" w:oddHBand="0" w:evenHBand="0" w:firstRowFirstColumn="0" w:firstRowLastColumn="0" w:lastRowFirstColumn="0" w:lastRowLastColumn="0"/>
            </w:pPr>
            <w:r w:rsidRPr="009B40B8">
              <w:t>[1..1]</w:t>
            </w:r>
          </w:p>
        </w:tc>
      </w:tr>
      <w:tr w:rsidR="00B451C9" w:rsidRPr="009B40B8" w14:paraId="306AE607" w14:textId="77777777" w:rsidTr="006F75BB">
        <w:trPr>
          <w:cnfStyle w:val="000000010000" w:firstRow="0" w:lastRow="0" w:firstColumn="0" w:lastColumn="0" w:oddVBand="0" w:evenVBand="0" w:oddHBand="0" w:evenHBand="1"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1276" w:type="dxa"/>
          </w:tcPr>
          <w:p w14:paraId="20789E48" w14:textId="33974901" w:rsidR="00B451C9" w:rsidRPr="009B40B8" w:rsidRDefault="007C0104" w:rsidP="00BB6801">
            <w:r>
              <w:t>2</w:t>
            </w:r>
          </w:p>
        </w:tc>
        <w:tc>
          <w:tcPr>
            <w:tcW w:w="410" w:type="dxa"/>
          </w:tcPr>
          <w:p w14:paraId="4E5D013A" w14:textId="77777777" w:rsidR="00B451C9" w:rsidRPr="009B40B8" w:rsidRDefault="00B451C9" w:rsidP="00BB6801">
            <w:pPr>
              <w:cnfStyle w:val="000000010000" w:firstRow="0" w:lastRow="0" w:firstColumn="0" w:lastColumn="0" w:oddVBand="0" w:evenVBand="0" w:oddHBand="0" w:evenHBand="1" w:firstRowFirstColumn="0" w:firstRowLastColumn="0" w:lastRowFirstColumn="0" w:lastRowLastColumn="0"/>
            </w:pPr>
          </w:p>
        </w:tc>
        <w:tc>
          <w:tcPr>
            <w:tcW w:w="3289" w:type="dxa"/>
            <w:gridSpan w:val="4"/>
          </w:tcPr>
          <w:p w14:paraId="6104FC70" w14:textId="77777777" w:rsidR="00B451C9" w:rsidRPr="009B40B8" w:rsidRDefault="00B451C9" w:rsidP="00BB6801">
            <w:pPr>
              <w:cnfStyle w:val="000000010000" w:firstRow="0" w:lastRow="0" w:firstColumn="0" w:lastColumn="0" w:oddVBand="0" w:evenVBand="0" w:oddHBand="0" w:evenHBand="1" w:firstRowFirstColumn="0" w:firstRowLastColumn="0" w:lastRowFirstColumn="0" w:lastRowLastColumn="0"/>
            </w:pPr>
            <w:r w:rsidRPr="009B40B8">
              <w:t>From</w:t>
            </w:r>
          </w:p>
        </w:tc>
        <w:tc>
          <w:tcPr>
            <w:tcW w:w="1954" w:type="dxa"/>
          </w:tcPr>
          <w:p w14:paraId="175543E2" w14:textId="77777777" w:rsidR="00B451C9" w:rsidRPr="009B40B8" w:rsidRDefault="00B451C9" w:rsidP="00BB6801">
            <w:pPr>
              <w:cnfStyle w:val="000000010000" w:firstRow="0" w:lastRow="0" w:firstColumn="0" w:lastColumn="0" w:oddVBand="0" w:evenVBand="0" w:oddHBand="0" w:evenHBand="1" w:firstRowFirstColumn="0" w:firstRowLastColumn="0" w:lastRowFirstColumn="0" w:lastRowLastColumn="0"/>
            </w:pPr>
            <w:r w:rsidRPr="009B40B8">
              <w:t>&lt;Fr&gt;</w:t>
            </w:r>
          </w:p>
        </w:tc>
        <w:tc>
          <w:tcPr>
            <w:tcW w:w="2619" w:type="dxa"/>
          </w:tcPr>
          <w:p w14:paraId="3D19FDDC" w14:textId="77777777" w:rsidR="00B451C9" w:rsidRPr="009B40B8" w:rsidRDefault="00B451C9" w:rsidP="00BB6801">
            <w:pPr>
              <w:cnfStyle w:val="000000010000" w:firstRow="0" w:lastRow="0" w:firstColumn="0" w:lastColumn="0" w:oddVBand="0" w:evenVBand="0" w:oddHBand="0" w:evenHBand="1" w:firstRowFirstColumn="0" w:firstRowLastColumn="0" w:lastRowFirstColumn="0" w:lastRowLastColumn="0"/>
            </w:pPr>
            <w:r w:rsidRPr="009B40B8">
              <w:t>[1..1]</w:t>
            </w:r>
          </w:p>
        </w:tc>
      </w:tr>
      <w:tr w:rsidR="00B451C9" w:rsidRPr="009B40B8" w14:paraId="6A5320A7" w14:textId="77777777" w:rsidTr="006F75BB">
        <w:trPr>
          <w:trHeight w:val="282"/>
        </w:trPr>
        <w:tc>
          <w:tcPr>
            <w:cnfStyle w:val="001000000000" w:firstRow="0" w:lastRow="0" w:firstColumn="1" w:lastColumn="0" w:oddVBand="0" w:evenVBand="0" w:oddHBand="0" w:evenHBand="0" w:firstRowFirstColumn="0" w:firstRowLastColumn="0" w:lastRowFirstColumn="0" w:lastRowLastColumn="0"/>
            <w:tcW w:w="1276" w:type="dxa"/>
          </w:tcPr>
          <w:p w14:paraId="10076014" w14:textId="07C77A29" w:rsidR="00B451C9" w:rsidRPr="009B40B8" w:rsidRDefault="007C0104" w:rsidP="00BB6801">
            <w:r>
              <w:t>3</w:t>
            </w:r>
          </w:p>
        </w:tc>
        <w:tc>
          <w:tcPr>
            <w:tcW w:w="410" w:type="dxa"/>
          </w:tcPr>
          <w:p w14:paraId="05FDA853" w14:textId="77777777" w:rsidR="00B451C9" w:rsidRPr="009B40B8" w:rsidRDefault="00B451C9" w:rsidP="00BB6801">
            <w:pPr>
              <w:cnfStyle w:val="000000000000" w:firstRow="0" w:lastRow="0" w:firstColumn="0" w:lastColumn="0" w:oddVBand="0" w:evenVBand="0" w:oddHBand="0" w:evenHBand="0" w:firstRowFirstColumn="0" w:firstRowLastColumn="0" w:lastRowFirstColumn="0" w:lastRowLastColumn="0"/>
            </w:pPr>
          </w:p>
        </w:tc>
        <w:tc>
          <w:tcPr>
            <w:tcW w:w="598" w:type="dxa"/>
          </w:tcPr>
          <w:p w14:paraId="6F2F2F72" w14:textId="77777777" w:rsidR="00B451C9" w:rsidRPr="009B40B8" w:rsidRDefault="00B451C9" w:rsidP="00BB6801">
            <w:pPr>
              <w:cnfStyle w:val="000000000000" w:firstRow="0" w:lastRow="0" w:firstColumn="0" w:lastColumn="0" w:oddVBand="0" w:evenVBand="0" w:oddHBand="0" w:evenHBand="0" w:firstRowFirstColumn="0" w:firstRowLastColumn="0" w:lastRowFirstColumn="0" w:lastRowLastColumn="0"/>
            </w:pPr>
          </w:p>
        </w:tc>
        <w:tc>
          <w:tcPr>
            <w:tcW w:w="2691" w:type="dxa"/>
            <w:gridSpan w:val="3"/>
          </w:tcPr>
          <w:p w14:paraId="003C2A92" w14:textId="77777777" w:rsidR="00B451C9" w:rsidRPr="009B40B8" w:rsidRDefault="00B451C9" w:rsidP="00BB6801">
            <w:pPr>
              <w:cnfStyle w:val="000000000000" w:firstRow="0" w:lastRow="0" w:firstColumn="0" w:lastColumn="0" w:oddVBand="0" w:evenVBand="0" w:oddHBand="0" w:evenHBand="0" w:firstRowFirstColumn="0" w:firstRowLastColumn="0" w:lastRowFirstColumn="0" w:lastRowLastColumn="0"/>
            </w:pPr>
            <w:r w:rsidRPr="009B40B8">
              <w:t>Financial Institution Identification</w:t>
            </w:r>
          </w:p>
        </w:tc>
        <w:tc>
          <w:tcPr>
            <w:tcW w:w="1954" w:type="dxa"/>
          </w:tcPr>
          <w:p w14:paraId="1F39C3C9" w14:textId="77777777" w:rsidR="00B451C9" w:rsidRPr="009B40B8" w:rsidRDefault="00B451C9" w:rsidP="00BB6801">
            <w:pPr>
              <w:cnfStyle w:val="000000000000" w:firstRow="0" w:lastRow="0" w:firstColumn="0" w:lastColumn="0" w:oddVBand="0" w:evenVBand="0" w:oddHBand="0" w:evenHBand="0" w:firstRowFirstColumn="0" w:firstRowLastColumn="0" w:lastRowFirstColumn="0" w:lastRowLastColumn="0"/>
            </w:pPr>
            <w:r w:rsidRPr="009B40B8">
              <w:t>&lt;FIId&gt;</w:t>
            </w:r>
          </w:p>
        </w:tc>
        <w:tc>
          <w:tcPr>
            <w:tcW w:w="2619" w:type="dxa"/>
          </w:tcPr>
          <w:p w14:paraId="0618B7F6" w14:textId="77777777" w:rsidR="00B451C9" w:rsidRPr="009B40B8" w:rsidRDefault="00B451C9" w:rsidP="00BB6801">
            <w:pPr>
              <w:cnfStyle w:val="000000000000" w:firstRow="0" w:lastRow="0" w:firstColumn="0" w:lastColumn="0" w:oddVBand="0" w:evenVBand="0" w:oddHBand="0" w:evenHBand="0" w:firstRowFirstColumn="0" w:firstRowLastColumn="0" w:lastRowFirstColumn="0" w:lastRowLastColumn="0"/>
            </w:pPr>
            <w:r w:rsidRPr="009B40B8">
              <w:t>[1..1]</w:t>
            </w:r>
          </w:p>
        </w:tc>
      </w:tr>
      <w:tr w:rsidR="00B451C9" w:rsidRPr="009B40B8" w14:paraId="3BC4D1E2" w14:textId="77777777" w:rsidTr="006F75BB">
        <w:trPr>
          <w:cnfStyle w:val="000000010000" w:firstRow="0" w:lastRow="0" w:firstColumn="0" w:lastColumn="0" w:oddVBand="0" w:evenVBand="0" w:oddHBand="0" w:evenHBand="1"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276" w:type="dxa"/>
          </w:tcPr>
          <w:p w14:paraId="1218A560" w14:textId="1A94C8CF" w:rsidR="00B451C9" w:rsidRPr="009B40B8" w:rsidRDefault="007C0104" w:rsidP="00BB6801">
            <w:r>
              <w:t>4</w:t>
            </w:r>
          </w:p>
        </w:tc>
        <w:tc>
          <w:tcPr>
            <w:tcW w:w="410" w:type="dxa"/>
          </w:tcPr>
          <w:p w14:paraId="568D0D45" w14:textId="77777777" w:rsidR="00B451C9" w:rsidRPr="009B40B8" w:rsidRDefault="00B451C9" w:rsidP="00BB6801">
            <w:pPr>
              <w:cnfStyle w:val="000000010000" w:firstRow="0" w:lastRow="0" w:firstColumn="0" w:lastColumn="0" w:oddVBand="0" w:evenVBand="0" w:oddHBand="0" w:evenHBand="1" w:firstRowFirstColumn="0" w:firstRowLastColumn="0" w:lastRowFirstColumn="0" w:lastRowLastColumn="0"/>
            </w:pPr>
          </w:p>
        </w:tc>
        <w:tc>
          <w:tcPr>
            <w:tcW w:w="598" w:type="dxa"/>
          </w:tcPr>
          <w:p w14:paraId="7C42EF26" w14:textId="77777777" w:rsidR="00B451C9" w:rsidRPr="009B40B8" w:rsidRDefault="00B451C9" w:rsidP="00BB6801">
            <w:pPr>
              <w:cnfStyle w:val="000000010000" w:firstRow="0" w:lastRow="0" w:firstColumn="0" w:lastColumn="0" w:oddVBand="0" w:evenVBand="0" w:oddHBand="0" w:evenHBand="1" w:firstRowFirstColumn="0" w:firstRowLastColumn="0" w:lastRowFirstColumn="0" w:lastRowLastColumn="0"/>
            </w:pPr>
          </w:p>
        </w:tc>
        <w:tc>
          <w:tcPr>
            <w:tcW w:w="544" w:type="dxa"/>
          </w:tcPr>
          <w:p w14:paraId="2EDD71E7" w14:textId="77777777" w:rsidR="00B451C9" w:rsidRPr="009B40B8" w:rsidRDefault="00B451C9" w:rsidP="00BB6801">
            <w:pPr>
              <w:cnfStyle w:val="000000010000" w:firstRow="0" w:lastRow="0" w:firstColumn="0" w:lastColumn="0" w:oddVBand="0" w:evenVBand="0" w:oddHBand="0" w:evenHBand="1" w:firstRowFirstColumn="0" w:firstRowLastColumn="0" w:lastRowFirstColumn="0" w:lastRowLastColumn="0"/>
            </w:pPr>
          </w:p>
        </w:tc>
        <w:tc>
          <w:tcPr>
            <w:tcW w:w="2147" w:type="dxa"/>
            <w:gridSpan w:val="2"/>
          </w:tcPr>
          <w:p w14:paraId="00677061" w14:textId="77777777" w:rsidR="00B451C9" w:rsidRPr="009B40B8" w:rsidRDefault="00B451C9" w:rsidP="00BB6801">
            <w:pPr>
              <w:cnfStyle w:val="000000010000" w:firstRow="0" w:lastRow="0" w:firstColumn="0" w:lastColumn="0" w:oddVBand="0" w:evenVBand="0" w:oddHBand="0" w:evenHBand="1" w:firstRowFirstColumn="0" w:firstRowLastColumn="0" w:lastRowFirstColumn="0" w:lastRowLastColumn="0"/>
            </w:pPr>
            <w:r w:rsidRPr="009B40B8">
              <w:t>Financial Institution Identification</w:t>
            </w:r>
          </w:p>
        </w:tc>
        <w:tc>
          <w:tcPr>
            <w:tcW w:w="1954" w:type="dxa"/>
          </w:tcPr>
          <w:p w14:paraId="1B4EFB54" w14:textId="77777777" w:rsidR="00B451C9" w:rsidRPr="009B40B8" w:rsidRDefault="00B451C9" w:rsidP="00BB6801">
            <w:pPr>
              <w:cnfStyle w:val="000000010000" w:firstRow="0" w:lastRow="0" w:firstColumn="0" w:lastColumn="0" w:oddVBand="0" w:evenVBand="0" w:oddHBand="0" w:evenHBand="1" w:firstRowFirstColumn="0" w:firstRowLastColumn="0" w:lastRowFirstColumn="0" w:lastRowLastColumn="0"/>
            </w:pPr>
            <w:r w:rsidRPr="009B40B8">
              <w:t>&lt;FinInstnId&gt;</w:t>
            </w:r>
          </w:p>
        </w:tc>
        <w:tc>
          <w:tcPr>
            <w:tcW w:w="2619" w:type="dxa"/>
          </w:tcPr>
          <w:p w14:paraId="400C80F0" w14:textId="77777777" w:rsidR="00B451C9" w:rsidRPr="009B40B8" w:rsidRDefault="00B451C9" w:rsidP="00BB6801">
            <w:pPr>
              <w:cnfStyle w:val="000000010000" w:firstRow="0" w:lastRow="0" w:firstColumn="0" w:lastColumn="0" w:oddVBand="0" w:evenVBand="0" w:oddHBand="0" w:evenHBand="1" w:firstRowFirstColumn="0" w:firstRowLastColumn="0" w:lastRowFirstColumn="0" w:lastRowLastColumn="0"/>
            </w:pPr>
            <w:r w:rsidRPr="009B40B8">
              <w:t>[1..1]</w:t>
            </w:r>
          </w:p>
        </w:tc>
      </w:tr>
      <w:tr w:rsidR="00B451C9" w:rsidRPr="009B40B8" w14:paraId="0F42914D" w14:textId="77777777" w:rsidTr="006F75BB">
        <w:trPr>
          <w:trHeight w:val="282"/>
        </w:trPr>
        <w:tc>
          <w:tcPr>
            <w:cnfStyle w:val="001000000000" w:firstRow="0" w:lastRow="0" w:firstColumn="1" w:lastColumn="0" w:oddVBand="0" w:evenVBand="0" w:oddHBand="0" w:evenHBand="0" w:firstRowFirstColumn="0" w:firstRowLastColumn="0" w:lastRowFirstColumn="0" w:lastRowLastColumn="0"/>
            <w:tcW w:w="1276" w:type="dxa"/>
          </w:tcPr>
          <w:p w14:paraId="08B4A911" w14:textId="36363CCD" w:rsidR="00B451C9" w:rsidRPr="009B40B8" w:rsidRDefault="00B451C9" w:rsidP="00BB6801">
            <w:r w:rsidRPr="009B40B8">
              <w:t>5</w:t>
            </w:r>
          </w:p>
        </w:tc>
        <w:tc>
          <w:tcPr>
            <w:tcW w:w="410" w:type="dxa"/>
          </w:tcPr>
          <w:p w14:paraId="15C69C1D" w14:textId="77777777" w:rsidR="00B451C9" w:rsidRPr="009B40B8" w:rsidRDefault="00B451C9" w:rsidP="00BB6801">
            <w:pPr>
              <w:cnfStyle w:val="000000000000" w:firstRow="0" w:lastRow="0" w:firstColumn="0" w:lastColumn="0" w:oddVBand="0" w:evenVBand="0" w:oddHBand="0" w:evenHBand="0" w:firstRowFirstColumn="0" w:firstRowLastColumn="0" w:lastRowFirstColumn="0" w:lastRowLastColumn="0"/>
            </w:pPr>
          </w:p>
        </w:tc>
        <w:tc>
          <w:tcPr>
            <w:tcW w:w="598" w:type="dxa"/>
          </w:tcPr>
          <w:p w14:paraId="7F5FBB14" w14:textId="77777777" w:rsidR="00B451C9" w:rsidRPr="009B40B8" w:rsidRDefault="00B451C9" w:rsidP="00BB6801">
            <w:pPr>
              <w:cnfStyle w:val="000000000000" w:firstRow="0" w:lastRow="0" w:firstColumn="0" w:lastColumn="0" w:oddVBand="0" w:evenVBand="0" w:oddHBand="0" w:evenHBand="0" w:firstRowFirstColumn="0" w:firstRowLastColumn="0" w:lastRowFirstColumn="0" w:lastRowLastColumn="0"/>
            </w:pPr>
          </w:p>
        </w:tc>
        <w:tc>
          <w:tcPr>
            <w:tcW w:w="544" w:type="dxa"/>
          </w:tcPr>
          <w:p w14:paraId="1698F776" w14:textId="77777777" w:rsidR="00B451C9" w:rsidRPr="009B40B8" w:rsidRDefault="00B451C9" w:rsidP="00BB6801">
            <w:pPr>
              <w:cnfStyle w:val="000000000000" w:firstRow="0" w:lastRow="0" w:firstColumn="0" w:lastColumn="0" w:oddVBand="0" w:evenVBand="0" w:oddHBand="0" w:evenHBand="0" w:firstRowFirstColumn="0" w:firstRowLastColumn="0" w:lastRowFirstColumn="0" w:lastRowLastColumn="0"/>
            </w:pPr>
          </w:p>
        </w:tc>
        <w:tc>
          <w:tcPr>
            <w:tcW w:w="497" w:type="dxa"/>
          </w:tcPr>
          <w:p w14:paraId="055A33D3" w14:textId="77777777" w:rsidR="00B451C9" w:rsidRPr="009B40B8" w:rsidRDefault="00B451C9" w:rsidP="00BB6801">
            <w:pPr>
              <w:cnfStyle w:val="000000000000" w:firstRow="0" w:lastRow="0" w:firstColumn="0" w:lastColumn="0" w:oddVBand="0" w:evenVBand="0" w:oddHBand="0" w:evenHBand="0" w:firstRowFirstColumn="0" w:firstRowLastColumn="0" w:lastRowFirstColumn="0" w:lastRowLastColumn="0"/>
            </w:pPr>
          </w:p>
        </w:tc>
        <w:tc>
          <w:tcPr>
            <w:tcW w:w="1650" w:type="dxa"/>
          </w:tcPr>
          <w:p w14:paraId="7082E3D7" w14:textId="77777777" w:rsidR="00B451C9" w:rsidRPr="009B40B8" w:rsidRDefault="00B451C9" w:rsidP="00BB6801">
            <w:pPr>
              <w:cnfStyle w:val="000000000000" w:firstRow="0" w:lastRow="0" w:firstColumn="0" w:lastColumn="0" w:oddVBand="0" w:evenVBand="0" w:oddHBand="0" w:evenHBand="0" w:firstRowFirstColumn="0" w:firstRowLastColumn="0" w:lastRowFirstColumn="0" w:lastRowLastColumn="0"/>
            </w:pPr>
            <w:r w:rsidRPr="009B40B8">
              <w:t>BICFI</w:t>
            </w:r>
          </w:p>
        </w:tc>
        <w:tc>
          <w:tcPr>
            <w:tcW w:w="1954" w:type="dxa"/>
          </w:tcPr>
          <w:p w14:paraId="686BA62A" w14:textId="77777777" w:rsidR="00B451C9" w:rsidRPr="009B40B8" w:rsidRDefault="00B451C9" w:rsidP="00BB6801">
            <w:pPr>
              <w:cnfStyle w:val="000000000000" w:firstRow="0" w:lastRow="0" w:firstColumn="0" w:lastColumn="0" w:oddVBand="0" w:evenVBand="0" w:oddHBand="0" w:evenHBand="0" w:firstRowFirstColumn="0" w:firstRowLastColumn="0" w:lastRowFirstColumn="0" w:lastRowLastColumn="0"/>
            </w:pPr>
            <w:r w:rsidRPr="009B40B8">
              <w:t>&lt;BICFI&gt;</w:t>
            </w:r>
          </w:p>
        </w:tc>
        <w:tc>
          <w:tcPr>
            <w:tcW w:w="2619" w:type="dxa"/>
          </w:tcPr>
          <w:p w14:paraId="04D28B3A" w14:textId="77777777" w:rsidR="00B451C9" w:rsidRPr="009B40B8" w:rsidRDefault="00B451C9" w:rsidP="00BB6801">
            <w:pPr>
              <w:cnfStyle w:val="000000000000" w:firstRow="0" w:lastRow="0" w:firstColumn="0" w:lastColumn="0" w:oddVBand="0" w:evenVBand="0" w:oddHBand="0" w:evenHBand="0" w:firstRowFirstColumn="0" w:firstRowLastColumn="0" w:lastRowFirstColumn="0" w:lastRowLastColumn="0"/>
            </w:pPr>
            <w:r w:rsidRPr="009B40B8">
              <w:t>[1..1]</w:t>
            </w:r>
          </w:p>
        </w:tc>
      </w:tr>
      <w:tr w:rsidR="00B451C9" w:rsidRPr="009B40B8" w14:paraId="1EA32F12" w14:textId="77777777" w:rsidTr="006F75BB">
        <w:trPr>
          <w:cnfStyle w:val="000000010000" w:firstRow="0" w:lastRow="0" w:firstColumn="0" w:lastColumn="0" w:oddVBand="0" w:evenVBand="0" w:oddHBand="0" w:evenHBand="1"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1276" w:type="dxa"/>
          </w:tcPr>
          <w:p w14:paraId="07CCE462" w14:textId="19F75F7B" w:rsidR="00B451C9" w:rsidRPr="009B40B8" w:rsidRDefault="00B451C9" w:rsidP="00BB6801">
            <w:r w:rsidRPr="009B40B8">
              <w:t>6</w:t>
            </w:r>
          </w:p>
        </w:tc>
        <w:tc>
          <w:tcPr>
            <w:tcW w:w="410" w:type="dxa"/>
          </w:tcPr>
          <w:p w14:paraId="5A6239EC" w14:textId="77777777" w:rsidR="00B451C9" w:rsidRPr="009B40B8" w:rsidRDefault="00B451C9" w:rsidP="00BB6801">
            <w:pPr>
              <w:cnfStyle w:val="000000010000" w:firstRow="0" w:lastRow="0" w:firstColumn="0" w:lastColumn="0" w:oddVBand="0" w:evenVBand="0" w:oddHBand="0" w:evenHBand="1" w:firstRowFirstColumn="0" w:firstRowLastColumn="0" w:lastRowFirstColumn="0" w:lastRowLastColumn="0"/>
            </w:pPr>
          </w:p>
        </w:tc>
        <w:tc>
          <w:tcPr>
            <w:tcW w:w="598" w:type="dxa"/>
          </w:tcPr>
          <w:p w14:paraId="05550707" w14:textId="77777777" w:rsidR="00B451C9" w:rsidRPr="009B40B8" w:rsidRDefault="00B451C9" w:rsidP="00BB6801">
            <w:pPr>
              <w:cnfStyle w:val="000000010000" w:firstRow="0" w:lastRow="0" w:firstColumn="0" w:lastColumn="0" w:oddVBand="0" w:evenVBand="0" w:oddHBand="0" w:evenHBand="1" w:firstRowFirstColumn="0" w:firstRowLastColumn="0" w:lastRowFirstColumn="0" w:lastRowLastColumn="0"/>
            </w:pPr>
            <w:r w:rsidRPr="009B40B8">
              <w:t>To</w:t>
            </w:r>
          </w:p>
        </w:tc>
        <w:tc>
          <w:tcPr>
            <w:tcW w:w="2691" w:type="dxa"/>
            <w:gridSpan w:val="3"/>
          </w:tcPr>
          <w:p w14:paraId="29FB476C" w14:textId="77777777" w:rsidR="00B451C9" w:rsidRPr="009B40B8" w:rsidRDefault="00B451C9" w:rsidP="00BB6801">
            <w:pPr>
              <w:cnfStyle w:val="000000010000" w:firstRow="0" w:lastRow="0" w:firstColumn="0" w:lastColumn="0" w:oddVBand="0" w:evenVBand="0" w:oddHBand="0" w:evenHBand="1" w:firstRowFirstColumn="0" w:firstRowLastColumn="0" w:lastRowFirstColumn="0" w:lastRowLastColumn="0"/>
            </w:pPr>
          </w:p>
        </w:tc>
        <w:tc>
          <w:tcPr>
            <w:tcW w:w="1954" w:type="dxa"/>
          </w:tcPr>
          <w:p w14:paraId="27EFD6B3" w14:textId="77777777" w:rsidR="00B451C9" w:rsidRPr="009B40B8" w:rsidRDefault="00B451C9" w:rsidP="00BB6801">
            <w:pPr>
              <w:cnfStyle w:val="000000010000" w:firstRow="0" w:lastRow="0" w:firstColumn="0" w:lastColumn="0" w:oddVBand="0" w:evenVBand="0" w:oddHBand="0" w:evenHBand="1" w:firstRowFirstColumn="0" w:firstRowLastColumn="0" w:lastRowFirstColumn="0" w:lastRowLastColumn="0"/>
            </w:pPr>
            <w:r w:rsidRPr="009B40B8">
              <w:t>&lt;To&gt;</w:t>
            </w:r>
          </w:p>
        </w:tc>
        <w:tc>
          <w:tcPr>
            <w:tcW w:w="2619" w:type="dxa"/>
          </w:tcPr>
          <w:p w14:paraId="370C4A0C" w14:textId="77777777" w:rsidR="00B451C9" w:rsidRPr="009B40B8" w:rsidRDefault="00B451C9" w:rsidP="00BB6801">
            <w:pPr>
              <w:cnfStyle w:val="000000010000" w:firstRow="0" w:lastRow="0" w:firstColumn="0" w:lastColumn="0" w:oddVBand="0" w:evenVBand="0" w:oddHBand="0" w:evenHBand="1" w:firstRowFirstColumn="0" w:firstRowLastColumn="0" w:lastRowFirstColumn="0" w:lastRowLastColumn="0"/>
            </w:pPr>
            <w:r w:rsidRPr="009B40B8">
              <w:t>[1..1]</w:t>
            </w:r>
          </w:p>
        </w:tc>
      </w:tr>
      <w:tr w:rsidR="00B451C9" w:rsidRPr="009B40B8" w14:paraId="686EC05E" w14:textId="77777777" w:rsidTr="006F75BB">
        <w:trPr>
          <w:trHeight w:val="267"/>
        </w:trPr>
        <w:tc>
          <w:tcPr>
            <w:cnfStyle w:val="001000000000" w:firstRow="0" w:lastRow="0" w:firstColumn="1" w:lastColumn="0" w:oddVBand="0" w:evenVBand="0" w:oddHBand="0" w:evenHBand="0" w:firstRowFirstColumn="0" w:firstRowLastColumn="0" w:lastRowFirstColumn="0" w:lastRowLastColumn="0"/>
            <w:tcW w:w="1276" w:type="dxa"/>
          </w:tcPr>
          <w:p w14:paraId="75518932" w14:textId="1139078F" w:rsidR="00B451C9" w:rsidRPr="009B40B8" w:rsidRDefault="00B451C9" w:rsidP="00BB6801">
            <w:r w:rsidRPr="009B40B8">
              <w:t>7</w:t>
            </w:r>
          </w:p>
        </w:tc>
        <w:tc>
          <w:tcPr>
            <w:tcW w:w="410" w:type="dxa"/>
          </w:tcPr>
          <w:p w14:paraId="54094431" w14:textId="77777777" w:rsidR="00B451C9" w:rsidRPr="009B40B8" w:rsidRDefault="00B451C9" w:rsidP="00BB6801">
            <w:pPr>
              <w:cnfStyle w:val="000000000000" w:firstRow="0" w:lastRow="0" w:firstColumn="0" w:lastColumn="0" w:oddVBand="0" w:evenVBand="0" w:oddHBand="0" w:evenHBand="0" w:firstRowFirstColumn="0" w:firstRowLastColumn="0" w:lastRowFirstColumn="0" w:lastRowLastColumn="0"/>
            </w:pPr>
          </w:p>
        </w:tc>
        <w:tc>
          <w:tcPr>
            <w:tcW w:w="598" w:type="dxa"/>
          </w:tcPr>
          <w:p w14:paraId="0289DD8D" w14:textId="77777777" w:rsidR="00B451C9" w:rsidRPr="009B40B8" w:rsidRDefault="00B451C9" w:rsidP="00BB6801">
            <w:pPr>
              <w:cnfStyle w:val="000000000000" w:firstRow="0" w:lastRow="0" w:firstColumn="0" w:lastColumn="0" w:oddVBand="0" w:evenVBand="0" w:oddHBand="0" w:evenHBand="0" w:firstRowFirstColumn="0" w:firstRowLastColumn="0" w:lastRowFirstColumn="0" w:lastRowLastColumn="0"/>
            </w:pPr>
          </w:p>
        </w:tc>
        <w:tc>
          <w:tcPr>
            <w:tcW w:w="2691" w:type="dxa"/>
            <w:gridSpan w:val="3"/>
          </w:tcPr>
          <w:p w14:paraId="7E052437" w14:textId="77777777" w:rsidR="00B451C9" w:rsidRPr="009B40B8" w:rsidRDefault="00B451C9" w:rsidP="00BB6801">
            <w:pPr>
              <w:cnfStyle w:val="000000000000" w:firstRow="0" w:lastRow="0" w:firstColumn="0" w:lastColumn="0" w:oddVBand="0" w:evenVBand="0" w:oddHBand="0" w:evenHBand="0" w:firstRowFirstColumn="0" w:firstRowLastColumn="0" w:lastRowFirstColumn="0" w:lastRowLastColumn="0"/>
            </w:pPr>
            <w:r w:rsidRPr="009B40B8">
              <w:t>Financial Institution Identification</w:t>
            </w:r>
          </w:p>
        </w:tc>
        <w:tc>
          <w:tcPr>
            <w:tcW w:w="1954" w:type="dxa"/>
          </w:tcPr>
          <w:p w14:paraId="264B4274" w14:textId="77777777" w:rsidR="00B451C9" w:rsidRPr="009B40B8" w:rsidRDefault="00B451C9" w:rsidP="00BB6801">
            <w:pPr>
              <w:cnfStyle w:val="000000000000" w:firstRow="0" w:lastRow="0" w:firstColumn="0" w:lastColumn="0" w:oddVBand="0" w:evenVBand="0" w:oddHBand="0" w:evenHBand="0" w:firstRowFirstColumn="0" w:firstRowLastColumn="0" w:lastRowFirstColumn="0" w:lastRowLastColumn="0"/>
            </w:pPr>
            <w:r w:rsidRPr="009B40B8">
              <w:t>&lt;FIId&gt;</w:t>
            </w:r>
          </w:p>
        </w:tc>
        <w:tc>
          <w:tcPr>
            <w:tcW w:w="2619" w:type="dxa"/>
          </w:tcPr>
          <w:p w14:paraId="304118E9" w14:textId="77777777" w:rsidR="00B451C9" w:rsidRPr="009B40B8" w:rsidRDefault="00B451C9" w:rsidP="00BB6801">
            <w:pPr>
              <w:cnfStyle w:val="000000000000" w:firstRow="0" w:lastRow="0" w:firstColumn="0" w:lastColumn="0" w:oddVBand="0" w:evenVBand="0" w:oddHBand="0" w:evenHBand="0" w:firstRowFirstColumn="0" w:firstRowLastColumn="0" w:lastRowFirstColumn="0" w:lastRowLastColumn="0"/>
            </w:pPr>
            <w:r w:rsidRPr="009B40B8">
              <w:t>[1..1]</w:t>
            </w:r>
          </w:p>
        </w:tc>
      </w:tr>
      <w:tr w:rsidR="00B451C9" w:rsidRPr="009B40B8" w14:paraId="4ABA5597" w14:textId="77777777" w:rsidTr="006F75BB">
        <w:trPr>
          <w:cnfStyle w:val="000000010000" w:firstRow="0" w:lastRow="0" w:firstColumn="0" w:lastColumn="0" w:oddVBand="0" w:evenVBand="0" w:oddHBand="0" w:evenHBand="1" w:firstRowFirstColumn="0" w:firstRowLastColumn="0" w:lastRowFirstColumn="0" w:lastRowLastColumn="0"/>
          <w:trHeight w:val="563"/>
        </w:trPr>
        <w:tc>
          <w:tcPr>
            <w:cnfStyle w:val="001000000000" w:firstRow="0" w:lastRow="0" w:firstColumn="1" w:lastColumn="0" w:oddVBand="0" w:evenVBand="0" w:oddHBand="0" w:evenHBand="0" w:firstRowFirstColumn="0" w:firstRowLastColumn="0" w:lastRowFirstColumn="0" w:lastRowLastColumn="0"/>
            <w:tcW w:w="1276" w:type="dxa"/>
          </w:tcPr>
          <w:p w14:paraId="7BD6D2D3" w14:textId="6435D7C0" w:rsidR="00B451C9" w:rsidRPr="009B40B8" w:rsidRDefault="00B451C9" w:rsidP="00BB6801">
            <w:r w:rsidRPr="009B40B8">
              <w:t>8</w:t>
            </w:r>
          </w:p>
        </w:tc>
        <w:tc>
          <w:tcPr>
            <w:tcW w:w="410" w:type="dxa"/>
          </w:tcPr>
          <w:p w14:paraId="7B62F271" w14:textId="77777777" w:rsidR="00B451C9" w:rsidRPr="009B40B8" w:rsidRDefault="00B451C9" w:rsidP="00BB6801">
            <w:pPr>
              <w:cnfStyle w:val="000000010000" w:firstRow="0" w:lastRow="0" w:firstColumn="0" w:lastColumn="0" w:oddVBand="0" w:evenVBand="0" w:oddHBand="0" w:evenHBand="1" w:firstRowFirstColumn="0" w:firstRowLastColumn="0" w:lastRowFirstColumn="0" w:lastRowLastColumn="0"/>
            </w:pPr>
          </w:p>
        </w:tc>
        <w:tc>
          <w:tcPr>
            <w:tcW w:w="598" w:type="dxa"/>
          </w:tcPr>
          <w:p w14:paraId="1DFBDAC1" w14:textId="77777777" w:rsidR="00B451C9" w:rsidRPr="009B40B8" w:rsidRDefault="00B451C9" w:rsidP="00BB6801">
            <w:pPr>
              <w:cnfStyle w:val="000000010000" w:firstRow="0" w:lastRow="0" w:firstColumn="0" w:lastColumn="0" w:oddVBand="0" w:evenVBand="0" w:oddHBand="0" w:evenHBand="1" w:firstRowFirstColumn="0" w:firstRowLastColumn="0" w:lastRowFirstColumn="0" w:lastRowLastColumn="0"/>
            </w:pPr>
          </w:p>
        </w:tc>
        <w:tc>
          <w:tcPr>
            <w:tcW w:w="544" w:type="dxa"/>
          </w:tcPr>
          <w:p w14:paraId="6203E1C6" w14:textId="77777777" w:rsidR="00B451C9" w:rsidRPr="009B40B8" w:rsidRDefault="00B451C9" w:rsidP="00BB6801">
            <w:pPr>
              <w:cnfStyle w:val="000000010000" w:firstRow="0" w:lastRow="0" w:firstColumn="0" w:lastColumn="0" w:oddVBand="0" w:evenVBand="0" w:oddHBand="0" w:evenHBand="1" w:firstRowFirstColumn="0" w:firstRowLastColumn="0" w:lastRowFirstColumn="0" w:lastRowLastColumn="0"/>
            </w:pPr>
          </w:p>
        </w:tc>
        <w:tc>
          <w:tcPr>
            <w:tcW w:w="2147" w:type="dxa"/>
            <w:gridSpan w:val="2"/>
          </w:tcPr>
          <w:p w14:paraId="49F94398" w14:textId="77777777" w:rsidR="00B451C9" w:rsidRPr="009B40B8" w:rsidRDefault="00B451C9" w:rsidP="00BB6801">
            <w:pPr>
              <w:cnfStyle w:val="000000010000" w:firstRow="0" w:lastRow="0" w:firstColumn="0" w:lastColumn="0" w:oddVBand="0" w:evenVBand="0" w:oddHBand="0" w:evenHBand="1" w:firstRowFirstColumn="0" w:firstRowLastColumn="0" w:lastRowFirstColumn="0" w:lastRowLastColumn="0"/>
            </w:pPr>
            <w:r w:rsidRPr="009B40B8">
              <w:t>Financial Institution Identification</w:t>
            </w:r>
          </w:p>
        </w:tc>
        <w:tc>
          <w:tcPr>
            <w:tcW w:w="1954" w:type="dxa"/>
          </w:tcPr>
          <w:p w14:paraId="7AA2EFD0" w14:textId="77777777" w:rsidR="00B451C9" w:rsidRPr="009B40B8" w:rsidRDefault="00B451C9" w:rsidP="00BB6801">
            <w:pPr>
              <w:cnfStyle w:val="000000010000" w:firstRow="0" w:lastRow="0" w:firstColumn="0" w:lastColumn="0" w:oddVBand="0" w:evenVBand="0" w:oddHBand="0" w:evenHBand="1" w:firstRowFirstColumn="0" w:firstRowLastColumn="0" w:lastRowFirstColumn="0" w:lastRowLastColumn="0"/>
            </w:pPr>
            <w:r w:rsidRPr="009B40B8">
              <w:t>&lt;FinInstnId&gt;</w:t>
            </w:r>
          </w:p>
        </w:tc>
        <w:tc>
          <w:tcPr>
            <w:tcW w:w="2619" w:type="dxa"/>
          </w:tcPr>
          <w:p w14:paraId="57D6F759" w14:textId="77777777" w:rsidR="00B451C9" w:rsidRPr="009B40B8" w:rsidRDefault="00B451C9" w:rsidP="00BB6801">
            <w:pPr>
              <w:cnfStyle w:val="000000010000" w:firstRow="0" w:lastRow="0" w:firstColumn="0" w:lastColumn="0" w:oddVBand="0" w:evenVBand="0" w:oddHBand="0" w:evenHBand="1" w:firstRowFirstColumn="0" w:firstRowLastColumn="0" w:lastRowFirstColumn="0" w:lastRowLastColumn="0"/>
            </w:pPr>
            <w:r w:rsidRPr="009B40B8">
              <w:t>[1..1]</w:t>
            </w:r>
          </w:p>
        </w:tc>
      </w:tr>
      <w:tr w:rsidR="00B451C9" w:rsidRPr="009B40B8" w14:paraId="5CC829EF" w14:textId="77777777" w:rsidTr="006F75BB">
        <w:trPr>
          <w:trHeight w:val="267"/>
        </w:trPr>
        <w:tc>
          <w:tcPr>
            <w:cnfStyle w:val="001000000000" w:firstRow="0" w:lastRow="0" w:firstColumn="1" w:lastColumn="0" w:oddVBand="0" w:evenVBand="0" w:oddHBand="0" w:evenHBand="0" w:firstRowFirstColumn="0" w:firstRowLastColumn="0" w:lastRowFirstColumn="0" w:lastRowLastColumn="0"/>
            <w:tcW w:w="1276" w:type="dxa"/>
          </w:tcPr>
          <w:p w14:paraId="69725181" w14:textId="617B8784" w:rsidR="00B451C9" w:rsidRPr="009B40B8" w:rsidRDefault="00B451C9" w:rsidP="00BB6801">
            <w:r w:rsidRPr="009B40B8">
              <w:t>9</w:t>
            </w:r>
          </w:p>
        </w:tc>
        <w:tc>
          <w:tcPr>
            <w:tcW w:w="410" w:type="dxa"/>
          </w:tcPr>
          <w:p w14:paraId="61AD9EEC" w14:textId="77777777" w:rsidR="00B451C9" w:rsidRPr="009B40B8" w:rsidRDefault="00B451C9" w:rsidP="00BB6801">
            <w:pPr>
              <w:cnfStyle w:val="000000000000" w:firstRow="0" w:lastRow="0" w:firstColumn="0" w:lastColumn="0" w:oddVBand="0" w:evenVBand="0" w:oddHBand="0" w:evenHBand="0" w:firstRowFirstColumn="0" w:firstRowLastColumn="0" w:lastRowFirstColumn="0" w:lastRowLastColumn="0"/>
            </w:pPr>
          </w:p>
        </w:tc>
        <w:tc>
          <w:tcPr>
            <w:tcW w:w="598" w:type="dxa"/>
          </w:tcPr>
          <w:p w14:paraId="5CB6B480" w14:textId="77777777" w:rsidR="00B451C9" w:rsidRPr="009B40B8" w:rsidRDefault="00B451C9" w:rsidP="00BB6801">
            <w:pPr>
              <w:cnfStyle w:val="000000000000" w:firstRow="0" w:lastRow="0" w:firstColumn="0" w:lastColumn="0" w:oddVBand="0" w:evenVBand="0" w:oddHBand="0" w:evenHBand="0" w:firstRowFirstColumn="0" w:firstRowLastColumn="0" w:lastRowFirstColumn="0" w:lastRowLastColumn="0"/>
            </w:pPr>
          </w:p>
        </w:tc>
        <w:tc>
          <w:tcPr>
            <w:tcW w:w="544" w:type="dxa"/>
          </w:tcPr>
          <w:p w14:paraId="68377A80" w14:textId="77777777" w:rsidR="00B451C9" w:rsidRPr="009B40B8" w:rsidRDefault="00B451C9" w:rsidP="00BB6801">
            <w:pPr>
              <w:cnfStyle w:val="000000000000" w:firstRow="0" w:lastRow="0" w:firstColumn="0" w:lastColumn="0" w:oddVBand="0" w:evenVBand="0" w:oddHBand="0" w:evenHBand="0" w:firstRowFirstColumn="0" w:firstRowLastColumn="0" w:lastRowFirstColumn="0" w:lastRowLastColumn="0"/>
            </w:pPr>
          </w:p>
        </w:tc>
        <w:tc>
          <w:tcPr>
            <w:tcW w:w="497" w:type="dxa"/>
          </w:tcPr>
          <w:p w14:paraId="33635ED6" w14:textId="77777777" w:rsidR="00B451C9" w:rsidRPr="009B40B8" w:rsidRDefault="00B451C9" w:rsidP="00BB6801">
            <w:pPr>
              <w:cnfStyle w:val="000000000000" w:firstRow="0" w:lastRow="0" w:firstColumn="0" w:lastColumn="0" w:oddVBand="0" w:evenVBand="0" w:oddHBand="0" w:evenHBand="0" w:firstRowFirstColumn="0" w:firstRowLastColumn="0" w:lastRowFirstColumn="0" w:lastRowLastColumn="0"/>
            </w:pPr>
          </w:p>
        </w:tc>
        <w:tc>
          <w:tcPr>
            <w:tcW w:w="1650" w:type="dxa"/>
          </w:tcPr>
          <w:p w14:paraId="063A0586" w14:textId="77777777" w:rsidR="00B451C9" w:rsidRPr="009B40B8" w:rsidRDefault="00B451C9" w:rsidP="00BB6801">
            <w:pPr>
              <w:cnfStyle w:val="000000000000" w:firstRow="0" w:lastRow="0" w:firstColumn="0" w:lastColumn="0" w:oddVBand="0" w:evenVBand="0" w:oddHBand="0" w:evenHBand="0" w:firstRowFirstColumn="0" w:firstRowLastColumn="0" w:lastRowFirstColumn="0" w:lastRowLastColumn="0"/>
            </w:pPr>
            <w:r w:rsidRPr="009B40B8">
              <w:t>BICFI</w:t>
            </w:r>
          </w:p>
        </w:tc>
        <w:tc>
          <w:tcPr>
            <w:tcW w:w="1954" w:type="dxa"/>
          </w:tcPr>
          <w:p w14:paraId="7AF2879E" w14:textId="77777777" w:rsidR="00B451C9" w:rsidRPr="009B40B8" w:rsidRDefault="00B451C9" w:rsidP="00BB6801">
            <w:pPr>
              <w:cnfStyle w:val="000000000000" w:firstRow="0" w:lastRow="0" w:firstColumn="0" w:lastColumn="0" w:oddVBand="0" w:evenVBand="0" w:oddHBand="0" w:evenHBand="0" w:firstRowFirstColumn="0" w:firstRowLastColumn="0" w:lastRowFirstColumn="0" w:lastRowLastColumn="0"/>
            </w:pPr>
            <w:r w:rsidRPr="009B40B8">
              <w:t>&lt;BICFI&gt;</w:t>
            </w:r>
          </w:p>
        </w:tc>
        <w:tc>
          <w:tcPr>
            <w:tcW w:w="2619" w:type="dxa"/>
          </w:tcPr>
          <w:p w14:paraId="4549C377" w14:textId="77777777" w:rsidR="00B451C9" w:rsidRPr="009B40B8" w:rsidRDefault="00B451C9" w:rsidP="00BB6801">
            <w:pPr>
              <w:cnfStyle w:val="000000000000" w:firstRow="0" w:lastRow="0" w:firstColumn="0" w:lastColumn="0" w:oddVBand="0" w:evenVBand="0" w:oddHBand="0" w:evenHBand="0" w:firstRowFirstColumn="0" w:firstRowLastColumn="0" w:lastRowFirstColumn="0" w:lastRowLastColumn="0"/>
            </w:pPr>
            <w:r w:rsidRPr="009B40B8">
              <w:t>[1..1]</w:t>
            </w:r>
          </w:p>
        </w:tc>
      </w:tr>
      <w:tr w:rsidR="00B451C9" w:rsidRPr="009B40B8" w14:paraId="47A20902" w14:textId="77777777" w:rsidTr="006F75BB">
        <w:trPr>
          <w:cnfStyle w:val="000000010000" w:firstRow="0" w:lastRow="0" w:firstColumn="0" w:lastColumn="0" w:oddVBand="0" w:evenVBand="0" w:oddHBand="0" w:evenHBand="1"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1276" w:type="dxa"/>
          </w:tcPr>
          <w:p w14:paraId="05FD9403" w14:textId="5FBCB047" w:rsidR="00B451C9" w:rsidRPr="009B40B8" w:rsidRDefault="00B451C9" w:rsidP="00BB6801">
            <w:r w:rsidRPr="009B40B8">
              <w:t>10</w:t>
            </w:r>
          </w:p>
        </w:tc>
        <w:tc>
          <w:tcPr>
            <w:tcW w:w="410" w:type="dxa"/>
          </w:tcPr>
          <w:p w14:paraId="6C23F6ED" w14:textId="77777777" w:rsidR="00B451C9" w:rsidRPr="009B40B8" w:rsidRDefault="00B451C9" w:rsidP="00BB6801">
            <w:pPr>
              <w:cnfStyle w:val="000000010000" w:firstRow="0" w:lastRow="0" w:firstColumn="0" w:lastColumn="0" w:oddVBand="0" w:evenVBand="0" w:oddHBand="0" w:evenHBand="1" w:firstRowFirstColumn="0" w:firstRowLastColumn="0" w:lastRowFirstColumn="0" w:lastRowLastColumn="0"/>
              <w:rPr>
                <w:rFonts w:cstheme="minorHAnsi"/>
              </w:rPr>
            </w:pPr>
          </w:p>
        </w:tc>
        <w:tc>
          <w:tcPr>
            <w:tcW w:w="3289" w:type="dxa"/>
            <w:gridSpan w:val="4"/>
          </w:tcPr>
          <w:p w14:paraId="3AC4D902" w14:textId="77777777" w:rsidR="00B451C9" w:rsidRPr="009B40B8" w:rsidRDefault="00B451C9" w:rsidP="00BB6801">
            <w:pPr>
              <w:cnfStyle w:val="000000010000" w:firstRow="0" w:lastRow="0" w:firstColumn="0" w:lastColumn="0" w:oddVBand="0" w:evenVBand="0" w:oddHBand="0" w:evenHBand="1" w:firstRowFirstColumn="0" w:firstRowLastColumn="0" w:lastRowFirstColumn="0" w:lastRowLastColumn="0"/>
              <w:rPr>
                <w:rFonts w:cstheme="minorHAnsi"/>
              </w:rPr>
            </w:pPr>
            <w:r w:rsidRPr="009B40B8">
              <w:rPr>
                <w:rFonts w:cstheme="minorHAnsi"/>
              </w:rPr>
              <w:t>Business Message Identifier</w:t>
            </w:r>
          </w:p>
        </w:tc>
        <w:tc>
          <w:tcPr>
            <w:tcW w:w="1954" w:type="dxa"/>
          </w:tcPr>
          <w:p w14:paraId="2CC605C2" w14:textId="77777777" w:rsidR="00B451C9" w:rsidRPr="009B40B8" w:rsidRDefault="00B451C9" w:rsidP="00BB6801">
            <w:pPr>
              <w:cnfStyle w:val="000000010000" w:firstRow="0" w:lastRow="0" w:firstColumn="0" w:lastColumn="0" w:oddVBand="0" w:evenVBand="0" w:oddHBand="0" w:evenHBand="1" w:firstRowFirstColumn="0" w:firstRowLastColumn="0" w:lastRowFirstColumn="0" w:lastRowLastColumn="0"/>
              <w:rPr>
                <w:rFonts w:cstheme="minorHAnsi"/>
              </w:rPr>
            </w:pPr>
            <w:r w:rsidRPr="009B40B8">
              <w:rPr>
                <w:rFonts w:cstheme="minorHAnsi"/>
              </w:rPr>
              <w:t>&lt;BizMsgIdr&gt;</w:t>
            </w:r>
          </w:p>
        </w:tc>
        <w:tc>
          <w:tcPr>
            <w:tcW w:w="2619" w:type="dxa"/>
          </w:tcPr>
          <w:p w14:paraId="43D7A9C2" w14:textId="77777777" w:rsidR="00B451C9" w:rsidRPr="009B40B8" w:rsidRDefault="00B451C9" w:rsidP="00BB6801">
            <w:pPr>
              <w:cnfStyle w:val="000000010000" w:firstRow="0" w:lastRow="0" w:firstColumn="0" w:lastColumn="0" w:oddVBand="0" w:evenVBand="0" w:oddHBand="0" w:evenHBand="1" w:firstRowFirstColumn="0" w:firstRowLastColumn="0" w:lastRowFirstColumn="0" w:lastRowLastColumn="0"/>
              <w:rPr>
                <w:rFonts w:cstheme="minorHAnsi"/>
              </w:rPr>
            </w:pPr>
            <w:r w:rsidRPr="009B40B8">
              <w:rPr>
                <w:rFonts w:cstheme="minorHAnsi"/>
              </w:rPr>
              <w:t>[1..1]</w:t>
            </w:r>
          </w:p>
        </w:tc>
      </w:tr>
      <w:tr w:rsidR="00B451C9" w:rsidRPr="009B40B8" w14:paraId="034DC0DA" w14:textId="77777777" w:rsidTr="006F75BB">
        <w:trPr>
          <w:trHeight w:val="549"/>
        </w:trPr>
        <w:tc>
          <w:tcPr>
            <w:cnfStyle w:val="001000000000" w:firstRow="0" w:lastRow="0" w:firstColumn="1" w:lastColumn="0" w:oddVBand="0" w:evenVBand="0" w:oddHBand="0" w:evenHBand="0" w:firstRowFirstColumn="0" w:firstRowLastColumn="0" w:lastRowFirstColumn="0" w:lastRowLastColumn="0"/>
            <w:tcW w:w="1276" w:type="dxa"/>
          </w:tcPr>
          <w:p w14:paraId="2E407143" w14:textId="10C85318" w:rsidR="00B451C9" w:rsidRPr="009B40B8" w:rsidRDefault="00B451C9" w:rsidP="00BB6801">
            <w:r w:rsidRPr="009B40B8">
              <w:t>11</w:t>
            </w:r>
          </w:p>
        </w:tc>
        <w:tc>
          <w:tcPr>
            <w:tcW w:w="410" w:type="dxa"/>
          </w:tcPr>
          <w:p w14:paraId="7945E184" w14:textId="77777777" w:rsidR="00B451C9" w:rsidRPr="009B40B8" w:rsidRDefault="00B451C9" w:rsidP="00BB6801">
            <w:pPr>
              <w:cnfStyle w:val="000000000000" w:firstRow="0" w:lastRow="0" w:firstColumn="0" w:lastColumn="0" w:oddVBand="0" w:evenVBand="0" w:oddHBand="0" w:evenHBand="0" w:firstRowFirstColumn="0" w:firstRowLastColumn="0" w:lastRowFirstColumn="0" w:lastRowLastColumn="0"/>
              <w:rPr>
                <w:rFonts w:cstheme="minorHAnsi"/>
              </w:rPr>
            </w:pPr>
          </w:p>
        </w:tc>
        <w:tc>
          <w:tcPr>
            <w:tcW w:w="3289" w:type="dxa"/>
            <w:gridSpan w:val="4"/>
          </w:tcPr>
          <w:p w14:paraId="08E97E6A" w14:textId="77777777" w:rsidR="00B451C9" w:rsidRPr="009B40B8" w:rsidRDefault="00B451C9" w:rsidP="00BB6801">
            <w:pPr>
              <w:cnfStyle w:val="000000000000" w:firstRow="0" w:lastRow="0" w:firstColumn="0" w:lastColumn="0" w:oddVBand="0" w:evenVBand="0" w:oddHBand="0" w:evenHBand="0" w:firstRowFirstColumn="0" w:firstRowLastColumn="0" w:lastRowFirstColumn="0" w:lastRowLastColumn="0"/>
              <w:rPr>
                <w:rFonts w:cstheme="minorHAnsi"/>
              </w:rPr>
            </w:pPr>
            <w:r w:rsidRPr="009B40B8">
              <w:rPr>
                <w:rFonts w:cstheme="minorHAnsi"/>
              </w:rPr>
              <w:t>Message Definition Identifier</w:t>
            </w:r>
          </w:p>
        </w:tc>
        <w:tc>
          <w:tcPr>
            <w:tcW w:w="1954" w:type="dxa"/>
          </w:tcPr>
          <w:p w14:paraId="00A36CEC" w14:textId="77777777" w:rsidR="00B451C9" w:rsidRPr="009B40B8" w:rsidRDefault="00B451C9" w:rsidP="00BB6801">
            <w:pPr>
              <w:cnfStyle w:val="000000000000" w:firstRow="0" w:lastRow="0" w:firstColumn="0" w:lastColumn="0" w:oddVBand="0" w:evenVBand="0" w:oddHBand="0" w:evenHBand="0" w:firstRowFirstColumn="0" w:firstRowLastColumn="0" w:lastRowFirstColumn="0" w:lastRowLastColumn="0"/>
              <w:rPr>
                <w:rFonts w:cstheme="minorHAnsi"/>
              </w:rPr>
            </w:pPr>
            <w:r w:rsidRPr="009B40B8">
              <w:rPr>
                <w:rFonts w:cstheme="minorHAnsi"/>
              </w:rPr>
              <w:t>&lt;MsgDefIdr&gt;</w:t>
            </w:r>
          </w:p>
        </w:tc>
        <w:tc>
          <w:tcPr>
            <w:tcW w:w="2619" w:type="dxa"/>
          </w:tcPr>
          <w:p w14:paraId="189646FE" w14:textId="77777777" w:rsidR="00B451C9" w:rsidRPr="009B40B8" w:rsidRDefault="00B451C9" w:rsidP="00BB6801">
            <w:pPr>
              <w:cnfStyle w:val="000000000000" w:firstRow="0" w:lastRow="0" w:firstColumn="0" w:lastColumn="0" w:oddVBand="0" w:evenVBand="0" w:oddHBand="0" w:evenHBand="0" w:firstRowFirstColumn="0" w:firstRowLastColumn="0" w:lastRowFirstColumn="0" w:lastRowLastColumn="0"/>
              <w:rPr>
                <w:rFonts w:cstheme="minorHAnsi"/>
              </w:rPr>
            </w:pPr>
            <w:r w:rsidRPr="009B40B8">
              <w:rPr>
                <w:rFonts w:cstheme="minorHAnsi"/>
              </w:rPr>
              <w:t>[1..1]</w:t>
            </w:r>
          </w:p>
        </w:tc>
      </w:tr>
      <w:tr w:rsidR="00B451C9" w:rsidRPr="009B40B8" w14:paraId="077332B1" w14:textId="77777777" w:rsidTr="006F75BB">
        <w:trPr>
          <w:cnfStyle w:val="000000010000" w:firstRow="0" w:lastRow="0" w:firstColumn="0" w:lastColumn="0" w:oddVBand="0" w:evenVBand="0" w:oddHBand="0" w:evenHBand="1"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1276" w:type="dxa"/>
          </w:tcPr>
          <w:p w14:paraId="58EC28EF" w14:textId="31FF1BFE" w:rsidR="00B451C9" w:rsidRPr="009B40B8" w:rsidRDefault="00B451C9" w:rsidP="00BB6801">
            <w:r w:rsidRPr="009B40B8">
              <w:t>12</w:t>
            </w:r>
          </w:p>
        </w:tc>
        <w:tc>
          <w:tcPr>
            <w:tcW w:w="410" w:type="dxa"/>
          </w:tcPr>
          <w:p w14:paraId="76EB4C70" w14:textId="77777777" w:rsidR="00B451C9" w:rsidRPr="009B40B8" w:rsidRDefault="00B451C9" w:rsidP="00BB6801">
            <w:pPr>
              <w:cnfStyle w:val="000000010000" w:firstRow="0" w:lastRow="0" w:firstColumn="0" w:lastColumn="0" w:oddVBand="0" w:evenVBand="0" w:oddHBand="0" w:evenHBand="1" w:firstRowFirstColumn="0" w:firstRowLastColumn="0" w:lastRowFirstColumn="0" w:lastRowLastColumn="0"/>
              <w:rPr>
                <w:rFonts w:cstheme="minorHAnsi"/>
              </w:rPr>
            </w:pPr>
          </w:p>
        </w:tc>
        <w:tc>
          <w:tcPr>
            <w:tcW w:w="3289" w:type="dxa"/>
            <w:gridSpan w:val="4"/>
          </w:tcPr>
          <w:p w14:paraId="3BE05FF2" w14:textId="77777777" w:rsidR="00B451C9" w:rsidRPr="009B40B8" w:rsidRDefault="00B451C9" w:rsidP="00BB6801">
            <w:pPr>
              <w:cnfStyle w:val="000000010000" w:firstRow="0" w:lastRow="0" w:firstColumn="0" w:lastColumn="0" w:oddVBand="0" w:evenVBand="0" w:oddHBand="0" w:evenHBand="1" w:firstRowFirstColumn="0" w:firstRowLastColumn="0" w:lastRowFirstColumn="0" w:lastRowLastColumn="0"/>
              <w:rPr>
                <w:rFonts w:cstheme="minorHAnsi"/>
              </w:rPr>
            </w:pPr>
            <w:r w:rsidRPr="009B40B8">
              <w:rPr>
                <w:rFonts w:cstheme="minorHAnsi"/>
              </w:rPr>
              <w:t>Business Service</w:t>
            </w:r>
          </w:p>
        </w:tc>
        <w:tc>
          <w:tcPr>
            <w:tcW w:w="1954" w:type="dxa"/>
          </w:tcPr>
          <w:p w14:paraId="29CD991D" w14:textId="77777777" w:rsidR="00B451C9" w:rsidRPr="009B40B8" w:rsidRDefault="00B451C9" w:rsidP="00BB6801">
            <w:pPr>
              <w:cnfStyle w:val="000000010000" w:firstRow="0" w:lastRow="0" w:firstColumn="0" w:lastColumn="0" w:oddVBand="0" w:evenVBand="0" w:oddHBand="0" w:evenHBand="1" w:firstRowFirstColumn="0" w:firstRowLastColumn="0" w:lastRowFirstColumn="0" w:lastRowLastColumn="0"/>
              <w:rPr>
                <w:rFonts w:cstheme="minorHAnsi"/>
              </w:rPr>
            </w:pPr>
            <w:r w:rsidRPr="009B40B8">
              <w:rPr>
                <w:rFonts w:cstheme="minorHAnsi"/>
              </w:rPr>
              <w:t>&lt;BizSvc&gt;</w:t>
            </w:r>
          </w:p>
        </w:tc>
        <w:tc>
          <w:tcPr>
            <w:tcW w:w="2619" w:type="dxa"/>
          </w:tcPr>
          <w:p w14:paraId="4F77AAFA" w14:textId="77777777" w:rsidR="00B451C9" w:rsidRPr="009B40B8" w:rsidRDefault="00B451C9" w:rsidP="00BB6801">
            <w:pPr>
              <w:cnfStyle w:val="000000010000" w:firstRow="0" w:lastRow="0" w:firstColumn="0" w:lastColumn="0" w:oddVBand="0" w:evenVBand="0" w:oddHBand="0" w:evenHBand="1" w:firstRowFirstColumn="0" w:firstRowLastColumn="0" w:lastRowFirstColumn="0" w:lastRowLastColumn="0"/>
              <w:rPr>
                <w:rFonts w:cstheme="minorHAnsi"/>
              </w:rPr>
            </w:pPr>
            <w:r w:rsidRPr="009B40B8">
              <w:rPr>
                <w:rFonts w:cstheme="minorHAnsi"/>
              </w:rPr>
              <w:t>[0..1]</w:t>
            </w:r>
          </w:p>
        </w:tc>
      </w:tr>
      <w:tr w:rsidR="00B451C9" w:rsidRPr="009B40B8" w14:paraId="00004694" w14:textId="77777777" w:rsidTr="006F75BB">
        <w:trPr>
          <w:trHeight w:val="267"/>
        </w:trPr>
        <w:tc>
          <w:tcPr>
            <w:cnfStyle w:val="001000000000" w:firstRow="0" w:lastRow="0" w:firstColumn="1" w:lastColumn="0" w:oddVBand="0" w:evenVBand="0" w:oddHBand="0" w:evenHBand="0" w:firstRowFirstColumn="0" w:firstRowLastColumn="0" w:lastRowFirstColumn="0" w:lastRowLastColumn="0"/>
            <w:tcW w:w="1276" w:type="dxa"/>
          </w:tcPr>
          <w:p w14:paraId="696C63A0" w14:textId="47DE64AE" w:rsidR="00B451C9" w:rsidRPr="009B40B8" w:rsidRDefault="00B451C9" w:rsidP="00BB6801">
            <w:r w:rsidRPr="009B40B8">
              <w:t>13</w:t>
            </w:r>
          </w:p>
        </w:tc>
        <w:tc>
          <w:tcPr>
            <w:tcW w:w="410" w:type="dxa"/>
          </w:tcPr>
          <w:p w14:paraId="7E36DB38" w14:textId="77777777" w:rsidR="00B451C9" w:rsidRPr="009B40B8" w:rsidRDefault="00B451C9" w:rsidP="00BB6801">
            <w:pPr>
              <w:cnfStyle w:val="000000000000" w:firstRow="0" w:lastRow="0" w:firstColumn="0" w:lastColumn="0" w:oddVBand="0" w:evenVBand="0" w:oddHBand="0" w:evenHBand="0" w:firstRowFirstColumn="0" w:firstRowLastColumn="0" w:lastRowFirstColumn="0" w:lastRowLastColumn="0"/>
              <w:rPr>
                <w:rFonts w:cstheme="minorHAnsi"/>
              </w:rPr>
            </w:pPr>
          </w:p>
        </w:tc>
        <w:tc>
          <w:tcPr>
            <w:tcW w:w="3289" w:type="dxa"/>
            <w:gridSpan w:val="4"/>
          </w:tcPr>
          <w:p w14:paraId="1984FB57" w14:textId="77777777" w:rsidR="00B451C9" w:rsidRPr="009B40B8" w:rsidRDefault="00B451C9" w:rsidP="00BB6801">
            <w:pPr>
              <w:cnfStyle w:val="000000000000" w:firstRow="0" w:lastRow="0" w:firstColumn="0" w:lastColumn="0" w:oddVBand="0" w:evenVBand="0" w:oddHBand="0" w:evenHBand="0" w:firstRowFirstColumn="0" w:firstRowLastColumn="0" w:lastRowFirstColumn="0" w:lastRowLastColumn="0"/>
              <w:rPr>
                <w:rFonts w:cstheme="minorHAnsi"/>
              </w:rPr>
            </w:pPr>
            <w:r w:rsidRPr="009B40B8">
              <w:rPr>
                <w:rFonts w:cstheme="minorHAnsi"/>
              </w:rPr>
              <w:t>Creation Date</w:t>
            </w:r>
          </w:p>
        </w:tc>
        <w:tc>
          <w:tcPr>
            <w:tcW w:w="1954" w:type="dxa"/>
          </w:tcPr>
          <w:p w14:paraId="1DAB0629" w14:textId="77777777" w:rsidR="00B451C9" w:rsidRPr="009B40B8" w:rsidRDefault="00B451C9" w:rsidP="00BB6801">
            <w:pPr>
              <w:cnfStyle w:val="000000000000" w:firstRow="0" w:lastRow="0" w:firstColumn="0" w:lastColumn="0" w:oddVBand="0" w:evenVBand="0" w:oddHBand="0" w:evenHBand="0" w:firstRowFirstColumn="0" w:firstRowLastColumn="0" w:lastRowFirstColumn="0" w:lastRowLastColumn="0"/>
              <w:rPr>
                <w:rFonts w:cstheme="minorHAnsi"/>
              </w:rPr>
            </w:pPr>
            <w:r w:rsidRPr="009B40B8">
              <w:rPr>
                <w:rFonts w:cstheme="minorHAnsi"/>
              </w:rPr>
              <w:t>&lt;CreDt&gt;</w:t>
            </w:r>
          </w:p>
        </w:tc>
        <w:tc>
          <w:tcPr>
            <w:tcW w:w="2619" w:type="dxa"/>
          </w:tcPr>
          <w:p w14:paraId="4518064C" w14:textId="77777777" w:rsidR="00B451C9" w:rsidRPr="009B40B8" w:rsidRDefault="00B451C9" w:rsidP="00BB6801">
            <w:pPr>
              <w:cnfStyle w:val="000000000000" w:firstRow="0" w:lastRow="0" w:firstColumn="0" w:lastColumn="0" w:oddVBand="0" w:evenVBand="0" w:oddHBand="0" w:evenHBand="0" w:firstRowFirstColumn="0" w:firstRowLastColumn="0" w:lastRowFirstColumn="0" w:lastRowLastColumn="0"/>
              <w:rPr>
                <w:rFonts w:cstheme="minorHAnsi"/>
              </w:rPr>
            </w:pPr>
            <w:r w:rsidRPr="009B40B8">
              <w:rPr>
                <w:rFonts w:cstheme="minorHAnsi"/>
              </w:rPr>
              <w:t>[1..1]</w:t>
            </w:r>
          </w:p>
        </w:tc>
      </w:tr>
    </w:tbl>
    <w:p w14:paraId="63C647DA" w14:textId="2688B1EF" w:rsidR="00087D5F" w:rsidRDefault="0099452F" w:rsidP="003758A3">
      <w:pPr>
        <w:pStyle w:val="Heading2"/>
      </w:pPr>
      <w:r>
        <w:lastRenderedPageBreak/>
        <w:t xml:space="preserve"> </w:t>
      </w:r>
      <w:bookmarkStart w:id="27" w:name="_Toc201082156"/>
      <w:r>
        <w:t>Example</w:t>
      </w:r>
      <w:r w:rsidR="003758A3">
        <w:t>s</w:t>
      </w:r>
      <w:bookmarkEnd w:id="27"/>
    </w:p>
    <w:p w14:paraId="79CE64D5" w14:textId="0C8049D1" w:rsidR="00B51FF2" w:rsidRDefault="00B51FF2" w:rsidP="00B51FF2">
      <w:pPr>
        <w:pStyle w:val="Standardtext"/>
      </w:pPr>
      <w:r>
        <w:t xml:space="preserve">In the next example it is presented how the application header is </w:t>
      </w:r>
      <w:r w:rsidR="00913985">
        <w:t>built</w:t>
      </w:r>
      <w:r>
        <w:t xml:space="preserve"> by participant </w:t>
      </w:r>
      <w:r w:rsidRPr="007542B8">
        <w:t>BAGAGE22</w:t>
      </w:r>
      <w:r>
        <w:t xml:space="preserve"> when sending a Credit Transfer (pacs.008)</w:t>
      </w:r>
      <w:r w:rsidR="00E8692F">
        <w:t xml:space="preserve"> to ATS (</w:t>
      </w:r>
      <w:r w:rsidR="00E8692F" w:rsidRPr="00B51FF2">
        <w:t>GEATSAAA</w:t>
      </w:r>
      <w:r w:rsidR="00E8692F">
        <w:t>)</w:t>
      </w:r>
      <w:r>
        <w:t xml:space="preserve">. </w:t>
      </w:r>
    </w:p>
    <w:p w14:paraId="150E8CCD" w14:textId="77777777" w:rsidR="000F536F" w:rsidRDefault="006F2342" w:rsidP="006D0722">
      <w:pPr>
        <w:pStyle w:val="Standardtext"/>
      </w:pPr>
      <w:r>
        <w:t>The field</w:t>
      </w:r>
      <w:r w:rsidR="00B51FF2">
        <w:t xml:space="preserve"> &lt;MsgDefIdr&gt;pacs.008.001.07&lt;/MsgDefIdr&gt; </w:t>
      </w:r>
      <w:r>
        <w:t xml:space="preserve">describes that the </w:t>
      </w:r>
      <w:r w:rsidR="007A0357">
        <w:t xml:space="preserve">BAH is </w:t>
      </w:r>
      <w:r w:rsidR="005603F1">
        <w:t xml:space="preserve">attached to Credit Transfer message. </w:t>
      </w:r>
    </w:p>
    <w:p w14:paraId="3AFFD5E4" w14:textId="322A5531" w:rsidR="006D0722" w:rsidRPr="006D0722" w:rsidRDefault="00913985" w:rsidP="006F75BB">
      <w:pPr>
        <w:pStyle w:val="Standardtext"/>
      </w:pPr>
      <w:r>
        <w:t>The other possibility is to be attached to Payment Status Report</w:t>
      </w:r>
      <w:r w:rsidR="00ED68C5">
        <w:t xml:space="preserve"> message</w:t>
      </w:r>
      <w:r>
        <w:t>, case in which it will hold th</w:t>
      </w:r>
      <w:r w:rsidR="00ED68C5">
        <w:t>e</w:t>
      </w:r>
      <w:r>
        <w:t xml:space="preserve"> value: </w:t>
      </w:r>
      <w:r w:rsidRPr="00913985">
        <w:t>&lt;MsgDefIdr&gt;pacs.002.001.07&lt;/MsgDefIdr&gt;</w:t>
      </w:r>
    </w:p>
    <w:p w14:paraId="6D33560B" w14:textId="77777777" w:rsidR="006D0722" w:rsidRPr="007542B8" w:rsidRDefault="006D0722" w:rsidP="006D0722">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&lt;?xml version="1.0" encoding="UTF-8" standalone="no"?&gt;</w:t>
      </w:r>
    </w:p>
    <w:p w14:paraId="6578CA1F" w14:textId="77777777" w:rsidR="006D0722" w:rsidRPr="007542B8" w:rsidRDefault="006D0722" w:rsidP="006D0722">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&lt;env:Message xmlns:env="urn:montran:message.01"&gt;</w:t>
      </w:r>
    </w:p>
    <w:p w14:paraId="65EEF747" w14:textId="77777777" w:rsidR="006D0722" w:rsidRPr="007542B8" w:rsidRDefault="006D0722" w:rsidP="006D0722">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t>&lt;env:AppHdr xmlns="urn:iso:std:iso:20022:tech:xsd:head.001.001.01"&gt;</w:t>
      </w:r>
    </w:p>
    <w:p w14:paraId="1B914DD7" w14:textId="77777777" w:rsidR="006D0722" w:rsidRPr="007542B8" w:rsidRDefault="006D0722" w:rsidP="006D0722">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&lt;Fr&gt;</w:t>
      </w:r>
    </w:p>
    <w:p w14:paraId="3063EBED" w14:textId="77777777" w:rsidR="006D0722" w:rsidRPr="007542B8" w:rsidRDefault="006D0722" w:rsidP="006D0722">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&lt;FIId&gt;</w:t>
      </w:r>
    </w:p>
    <w:p w14:paraId="045EAD21" w14:textId="77777777" w:rsidR="006D0722" w:rsidRPr="007542B8" w:rsidRDefault="006D0722" w:rsidP="006D0722">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&lt;FinInstnId&gt;</w:t>
      </w:r>
    </w:p>
    <w:p w14:paraId="3F249026" w14:textId="77777777" w:rsidR="006D0722" w:rsidRPr="007542B8" w:rsidRDefault="006D0722" w:rsidP="006D0722">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&lt;BICFI&gt;BAGAGE22&lt;/BICFI&gt;</w:t>
      </w:r>
    </w:p>
    <w:p w14:paraId="78BACE61" w14:textId="77777777" w:rsidR="006D0722" w:rsidRPr="007542B8" w:rsidRDefault="006D0722" w:rsidP="006D0722">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&lt;/FinInstnId&gt;</w:t>
      </w:r>
    </w:p>
    <w:p w14:paraId="318C5181" w14:textId="77777777" w:rsidR="006D0722" w:rsidRPr="007542B8" w:rsidRDefault="006D0722" w:rsidP="006D0722">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&lt;/FIId&gt;</w:t>
      </w:r>
    </w:p>
    <w:p w14:paraId="6F1F9BDA" w14:textId="77777777" w:rsidR="006D0722" w:rsidRPr="007542B8" w:rsidRDefault="006D0722" w:rsidP="006D0722">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&lt;/Fr&gt;</w:t>
      </w:r>
    </w:p>
    <w:p w14:paraId="2AAAD9CE" w14:textId="77777777" w:rsidR="006D0722" w:rsidRPr="007542B8" w:rsidRDefault="006D0722" w:rsidP="006D0722">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&lt;To&gt;</w:t>
      </w:r>
    </w:p>
    <w:p w14:paraId="777284FB" w14:textId="77777777" w:rsidR="006D0722" w:rsidRPr="007542B8" w:rsidRDefault="006D0722" w:rsidP="006D0722">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&lt;FIId&gt;</w:t>
      </w:r>
    </w:p>
    <w:p w14:paraId="7F648685" w14:textId="77777777" w:rsidR="006D0722" w:rsidRPr="007542B8" w:rsidRDefault="006D0722" w:rsidP="006D0722">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&lt;FinInstnId&gt;</w:t>
      </w:r>
    </w:p>
    <w:p w14:paraId="4E89878A" w14:textId="77777777" w:rsidR="006D0722" w:rsidRPr="007542B8" w:rsidRDefault="006D0722" w:rsidP="006D0722">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&lt;BICFI&gt;GEATSAAA&lt;/BICFI&gt;</w:t>
      </w:r>
    </w:p>
    <w:p w14:paraId="0D219047" w14:textId="77777777" w:rsidR="006D0722" w:rsidRPr="007542B8" w:rsidRDefault="006D0722" w:rsidP="006D0722">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&lt;/FinInstnId&gt;</w:t>
      </w:r>
    </w:p>
    <w:p w14:paraId="5BA8B0C9" w14:textId="77777777" w:rsidR="006D0722" w:rsidRPr="007542B8" w:rsidRDefault="006D0722" w:rsidP="006D0722">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&lt;/FIId&gt;</w:t>
      </w:r>
    </w:p>
    <w:p w14:paraId="7192E350" w14:textId="77777777" w:rsidR="006D0722" w:rsidRPr="007542B8" w:rsidRDefault="006D0722" w:rsidP="006D0722">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&lt;/To&gt;</w:t>
      </w:r>
    </w:p>
    <w:p w14:paraId="2B275B2A" w14:textId="77777777" w:rsidR="006D0722" w:rsidRPr="007542B8" w:rsidRDefault="006D0722" w:rsidP="006D0722">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&lt;BizMsgIdr&gt;JUNIT_0000000330&lt;/BizMsgIdr&gt;</w:t>
      </w:r>
    </w:p>
    <w:p w14:paraId="1FE131B4" w14:textId="77777777" w:rsidR="006D0722" w:rsidRPr="007542B8" w:rsidRDefault="006D0722" w:rsidP="006D0722">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&lt;MsgDefIdr&gt;pacs.008.001.07&lt;/MsgDefIdr&gt;</w:t>
      </w:r>
    </w:p>
    <w:p w14:paraId="1D3C78E5" w14:textId="77777777" w:rsidR="006D0722" w:rsidRPr="007542B8" w:rsidRDefault="006D0722" w:rsidP="006D0722">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&lt;BizSvc&gt;ACH&lt;/BizSvc&gt;</w:t>
      </w:r>
    </w:p>
    <w:p w14:paraId="33F6AD01" w14:textId="77777777" w:rsidR="006D0722" w:rsidRPr="007542B8" w:rsidRDefault="006D0722" w:rsidP="006D0722">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&lt;CreDt&gt;2025-03-12T14:59:31Z&lt;/CreDt&gt;</w:t>
      </w:r>
    </w:p>
    <w:p w14:paraId="1957C19A" w14:textId="77777777" w:rsidR="006D0722" w:rsidRPr="007542B8" w:rsidRDefault="006D0722" w:rsidP="006D0722">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t>&lt;/env:AppHdr&gt;</w:t>
      </w:r>
    </w:p>
    <w:p w14:paraId="56AAFA4D" w14:textId="77777777" w:rsidR="006D0722" w:rsidRPr="007542B8" w:rsidRDefault="006D0722" w:rsidP="006D0722">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t>&lt;env:FIToFICstmrCdtTrf xmlns="urn:iso:std:iso:20022:tech:xsd:pacs.008.001.07"&gt;</w:t>
      </w:r>
    </w:p>
    <w:p w14:paraId="2CF40917" w14:textId="5350C724" w:rsidR="006D0722" w:rsidRPr="007542B8" w:rsidRDefault="006D0722" w:rsidP="00132322">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00132322">
        <w:rPr>
          <w:rFonts w:ascii="Consolas" w:eastAsia="Times New Roman" w:hAnsi="Consolas" w:cs="Times New Roman"/>
          <w:kern w:val="0"/>
          <w:sz w:val="20"/>
          <w14:ligatures w14:val="none"/>
        </w:rPr>
        <w:t>[…]</w:t>
      </w:r>
    </w:p>
    <w:p w14:paraId="290D7AB8" w14:textId="77777777" w:rsidR="006D0722" w:rsidRPr="007542B8" w:rsidRDefault="006D0722" w:rsidP="006D0722">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t>&lt;/env:FIToFICstmrCdtTrf&gt;</w:t>
      </w:r>
    </w:p>
    <w:p w14:paraId="0FC8E3EC" w14:textId="4C3969FB" w:rsidR="003758A3" w:rsidRPr="006F75BB" w:rsidRDefault="006D0722" w:rsidP="006F75BB">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&lt;/env:Message&gt;</w:t>
      </w:r>
    </w:p>
    <w:p w14:paraId="3854A992" w14:textId="2FCE110C" w:rsidR="0036469A" w:rsidRPr="00D05148" w:rsidRDefault="0036469A" w:rsidP="0036469A">
      <w:pPr>
        <w:pStyle w:val="Heading1"/>
      </w:pPr>
      <w:bookmarkStart w:id="28" w:name="_Toc201082157"/>
      <w:r>
        <w:lastRenderedPageBreak/>
        <w:t>Credit Transfer (pacs.008.001.07)</w:t>
      </w:r>
      <w:bookmarkEnd w:id="28"/>
    </w:p>
    <w:p w14:paraId="6873A5B7" w14:textId="513F21E6" w:rsidR="00AB7C3A" w:rsidRPr="006F5408" w:rsidRDefault="0036469A" w:rsidP="00D613CE">
      <w:pPr>
        <w:pStyle w:val="Heading2"/>
        <w:rPr>
          <w:rFonts w:asciiTheme="minorHAnsi" w:hAnsiTheme="minorHAnsi"/>
        </w:rPr>
      </w:pPr>
      <w:bookmarkStart w:id="29" w:name="_Toc201082158"/>
      <w:r>
        <w:rPr>
          <w:rFonts w:asciiTheme="minorHAnsi" w:hAnsiTheme="minorHAnsi"/>
        </w:rPr>
        <w:t>Description</w:t>
      </w:r>
      <w:bookmarkEnd w:id="29"/>
    </w:p>
    <w:p w14:paraId="75202F67" w14:textId="6B6EBD65" w:rsidR="00AB7C3A" w:rsidRDefault="0036469A" w:rsidP="00AB7C3A">
      <w:pPr>
        <w:pStyle w:val="Standardtext"/>
      </w:pPr>
      <w:r w:rsidRPr="0036469A">
        <w:t>The message for transferring credit from one financial institution to another is sent by the agent of the debtor to the agent of the creditor, via the clearing and settlement system. It is used to transfer funds from a debtor's account to that of a creditor.</w:t>
      </w:r>
    </w:p>
    <w:p w14:paraId="3C5FFFF1" w14:textId="69C8F205" w:rsidR="0036469A" w:rsidRDefault="0036469A" w:rsidP="0036469A">
      <w:pPr>
        <w:pStyle w:val="Heading2"/>
      </w:pPr>
      <w:bookmarkStart w:id="30" w:name="_Toc201082159"/>
      <w:r>
        <w:t>Flow</w:t>
      </w:r>
      <w:bookmarkEnd w:id="30"/>
    </w:p>
    <w:p w14:paraId="5F85F0E6" w14:textId="0EC6B572" w:rsidR="0036469A" w:rsidRDefault="0036469A" w:rsidP="0036469A">
      <w:pPr>
        <w:pStyle w:val="Standardtext"/>
      </w:pPr>
      <w:r>
        <w:rPr>
          <w:noProof/>
        </w:rPr>
        <w:drawing>
          <wp:inline distT="0" distB="0" distL="0" distR="0" wp14:anchorId="21C60A34" wp14:editId="12697F4D">
            <wp:extent cx="6160087" cy="3457575"/>
            <wp:effectExtent l="0" t="0" r="0" b="0"/>
            <wp:docPr id="789360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60087" cy="3457575"/>
                    </a:xfrm>
                    <a:prstGeom prst="rect">
                      <a:avLst/>
                    </a:prstGeom>
                    <a:noFill/>
                  </pic:spPr>
                </pic:pic>
              </a:graphicData>
            </a:graphic>
          </wp:inline>
        </w:drawing>
      </w:r>
    </w:p>
    <w:p w14:paraId="2A634E6E" w14:textId="77777777" w:rsidR="0036469A" w:rsidRPr="0036469A" w:rsidRDefault="0036469A" w:rsidP="0036469A">
      <w:pPr>
        <w:spacing w:line="276" w:lineRule="auto"/>
        <w:rPr>
          <w:rFonts w:eastAsia="Times New Roman" w:cs="Times New Roman"/>
          <w14:ligatures w14:val="none"/>
        </w:rPr>
      </w:pPr>
      <w:r w:rsidRPr="0036469A">
        <w:rPr>
          <w:rFonts w:eastAsia="Times New Roman" w:cs="Times New Roman"/>
          <w14:ligatures w14:val="none"/>
        </w:rPr>
        <w:t xml:space="preserve">It is possible that in the same batch there may be payments addressed to multiple participants. </w:t>
      </w:r>
    </w:p>
    <w:p w14:paraId="3EC49CBD" w14:textId="77777777" w:rsidR="0036469A" w:rsidRPr="0036469A" w:rsidRDefault="0036469A" w:rsidP="0036469A">
      <w:pPr>
        <w:spacing w:line="276" w:lineRule="auto"/>
        <w:rPr>
          <w:rFonts w:eastAsia="Times New Roman" w:cs="Times New Roman"/>
          <w14:ligatures w14:val="none"/>
        </w:rPr>
      </w:pPr>
      <w:r w:rsidRPr="0036469A">
        <w:rPr>
          <w:rFonts w:eastAsia="Times New Roman" w:cs="Times New Roman"/>
          <w14:ligatures w14:val="none"/>
        </w:rPr>
        <w:t>Case A. Successful Settlement</w:t>
      </w:r>
    </w:p>
    <w:p w14:paraId="17BDE324" w14:textId="77777777" w:rsidR="0036469A" w:rsidRPr="0036469A" w:rsidRDefault="0036469A">
      <w:pPr>
        <w:numPr>
          <w:ilvl w:val="0"/>
          <w:numId w:val="10"/>
        </w:numPr>
        <w:spacing w:before="0" w:after="0" w:line="276" w:lineRule="auto"/>
        <w:rPr>
          <w:rFonts w:eastAsiaTheme="minorEastAsia" w:cs="Times New Roman"/>
          <w:kern w:val="0"/>
          <w14:ligatures w14:val="none"/>
        </w:rPr>
      </w:pPr>
      <w:r w:rsidRPr="0036469A">
        <w:rPr>
          <w:rFonts w:eastAsiaTheme="minorEastAsia" w:cs="Times New Roman"/>
          <w:kern w:val="0"/>
          <w14:ligatures w14:val="none"/>
        </w:rPr>
        <w:t>Participant A prepares a credit transfer file addressed to Participant B. Participant A sends the Credit Transfer File (pacs.008) to the ACH</w:t>
      </w:r>
    </w:p>
    <w:p w14:paraId="6ABFA5CE" w14:textId="77777777" w:rsidR="0036469A" w:rsidRPr="0036469A" w:rsidRDefault="0036469A">
      <w:pPr>
        <w:numPr>
          <w:ilvl w:val="0"/>
          <w:numId w:val="10"/>
        </w:numPr>
        <w:spacing w:before="0" w:after="0" w:line="276" w:lineRule="auto"/>
        <w:rPr>
          <w:rFonts w:eastAsiaTheme="minorEastAsia" w:cs="Times New Roman"/>
          <w:kern w:val="0"/>
          <w14:ligatures w14:val="none"/>
        </w:rPr>
      </w:pPr>
      <w:r w:rsidRPr="0036469A">
        <w:rPr>
          <w:rFonts w:eastAsiaTheme="minorEastAsia" w:cs="Times New Roman"/>
          <w:kern w:val="0"/>
          <w14:ligatures w14:val="none"/>
        </w:rPr>
        <w:t>ACH validates the incoming file and generates a validation response file (pacs.002). All the payment information is accepted by the ACH</w:t>
      </w:r>
    </w:p>
    <w:p w14:paraId="5548C5D9" w14:textId="77777777" w:rsidR="0036469A" w:rsidRPr="0036469A" w:rsidRDefault="0036469A">
      <w:pPr>
        <w:numPr>
          <w:ilvl w:val="0"/>
          <w:numId w:val="10"/>
        </w:numPr>
        <w:spacing w:before="0" w:after="0" w:line="276" w:lineRule="auto"/>
        <w:rPr>
          <w:rFonts w:eastAsiaTheme="minorEastAsia" w:cs="Times New Roman"/>
          <w:kern w:val="0"/>
          <w14:ligatures w14:val="none"/>
        </w:rPr>
      </w:pPr>
      <w:r w:rsidRPr="0036469A">
        <w:rPr>
          <w:rFonts w:eastAsiaTheme="minorEastAsia" w:cs="Times New Roman"/>
          <w:kern w:val="0"/>
          <w14:ligatures w14:val="none"/>
        </w:rPr>
        <w:t>ACH forwards the Credit Transfer File (pacs.008) to Participant B</w:t>
      </w:r>
    </w:p>
    <w:p w14:paraId="54863EC0" w14:textId="63DAF2E4" w:rsidR="0036469A" w:rsidRPr="0036469A" w:rsidRDefault="0036469A">
      <w:pPr>
        <w:pStyle w:val="Standardtext"/>
        <w:numPr>
          <w:ilvl w:val="0"/>
          <w:numId w:val="10"/>
        </w:numPr>
      </w:pPr>
      <w:r w:rsidRPr="0036469A">
        <w:rPr>
          <w:rFonts w:eastAsia="Times New Roman" w:cs="Times New Roman"/>
          <w14:ligatures w14:val="none"/>
        </w:rPr>
        <w:t>ACH sends the settlement notification to Participant A</w:t>
      </w:r>
    </w:p>
    <w:p w14:paraId="7DC1CF30" w14:textId="77777777" w:rsidR="0036469A" w:rsidRDefault="0036469A" w:rsidP="0036469A">
      <w:pPr>
        <w:pStyle w:val="Standardtext"/>
        <w:rPr>
          <w:rFonts w:eastAsia="Times New Roman" w:cs="Times New Roman"/>
          <w14:ligatures w14:val="none"/>
        </w:rPr>
      </w:pPr>
    </w:p>
    <w:p w14:paraId="2830E972" w14:textId="77777777" w:rsidR="0036469A" w:rsidRDefault="0036469A" w:rsidP="0036469A">
      <w:pPr>
        <w:pStyle w:val="Standardtext"/>
        <w:rPr>
          <w:rFonts w:eastAsia="Times New Roman" w:cs="Times New Roman"/>
          <w14:ligatures w14:val="none"/>
        </w:rPr>
      </w:pPr>
    </w:p>
    <w:p w14:paraId="125DE3AB" w14:textId="77777777" w:rsidR="0036469A" w:rsidRDefault="0036469A" w:rsidP="0036469A">
      <w:pPr>
        <w:pStyle w:val="Standardtext"/>
        <w:rPr>
          <w:rFonts w:eastAsia="Times New Roman" w:cs="Times New Roman"/>
          <w14:ligatures w14:val="none"/>
        </w:rPr>
      </w:pPr>
    </w:p>
    <w:p w14:paraId="544CA5D2" w14:textId="77777777" w:rsidR="0036469A" w:rsidRDefault="0036469A" w:rsidP="0036469A">
      <w:pPr>
        <w:pStyle w:val="Standardtext"/>
        <w:rPr>
          <w:rFonts w:eastAsia="Times New Roman" w:cs="Times New Roman"/>
          <w14:ligatures w14:val="none"/>
        </w:rPr>
      </w:pPr>
    </w:p>
    <w:p w14:paraId="11EDD1C5" w14:textId="77777777" w:rsidR="0036469A" w:rsidRDefault="0036469A" w:rsidP="0036469A">
      <w:pPr>
        <w:pStyle w:val="Standardtext"/>
        <w:rPr>
          <w:rFonts w:eastAsia="Times New Roman" w:cs="Times New Roman"/>
          <w14:ligatures w14:val="none"/>
        </w:rPr>
      </w:pPr>
    </w:p>
    <w:p w14:paraId="11F981FD" w14:textId="1E337EFD" w:rsidR="0036469A" w:rsidRDefault="0036469A" w:rsidP="0036469A">
      <w:pPr>
        <w:pStyle w:val="Standardtext"/>
        <w:jc w:val="center"/>
      </w:pPr>
      <w:r>
        <w:rPr>
          <w:noProof/>
        </w:rPr>
        <w:lastRenderedPageBreak/>
        <w:drawing>
          <wp:inline distT="0" distB="0" distL="0" distR="0" wp14:anchorId="7B5A5D7C" wp14:editId="4DA7173E">
            <wp:extent cx="6181725" cy="3115310"/>
            <wp:effectExtent l="0" t="0" r="9525" b="8890"/>
            <wp:docPr id="20803978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81725" cy="3115310"/>
                    </a:xfrm>
                    <a:prstGeom prst="rect">
                      <a:avLst/>
                    </a:prstGeom>
                    <a:noFill/>
                  </pic:spPr>
                </pic:pic>
              </a:graphicData>
            </a:graphic>
          </wp:inline>
        </w:drawing>
      </w:r>
    </w:p>
    <w:p w14:paraId="4E7827A0" w14:textId="77777777" w:rsidR="0036469A" w:rsidRDefault="0036469A" w:rsidP="0036469A">
      <w:pPr>
        <w:pStyle w:val="Standardtext"/>
        <w:jc w:val="center"/>
      </w:pPr>
    </w:p>
    <w:p w14:paraId="5A9B1DA9" w14:textId="77777777" w:rsidR="0036469A" w:rsidRPr="0036469A" w:rsidRDefault="0036469A" w:rsidP="0036469A">
      <w:pPr>
        <w:spacing w:line="276" w:lineRule="auto"/>
        <w:rPr>
          <w:rFonts w:eastAsia="Times New Roman" w:cs="Times New Roman"/>
          <w14:ligatures w14:val="none"/>
        </w:rPr>
      </w:pPr>
      <w:r w:rsidRPr="0036469A">
        <w:rPr>
          <w:rFonts w:eastAsia="Times New Roman" w:cs="Times New Roman"/>
          <w14:ligatures w14:val="none"/>
        </w:rPr>
        <w:t>Case B. Settlement fails (debtor insufficient funds)</w:t>
      </w:r>
    </w:p>
    <w:p w14:paraId="0BCDC094" w14:textId="77777777" w:rsidR="0036469A" w:rsidRPr="0036469A" w:rsidRDefault="0036469A">
      <w:pPr>
        <w:numPr>
          <w:ilvl w:val="0"/>
          <w:numId w:val="11"/>
        </w:numPr>
        <w:spacing w:before="0" w:after="0" w:line="276" w:lineRule="auto"/>
        <w:rPr>
          <w:rFonts w:eastAsiaTheme="minorEastAsia" w:cs="Times New Roman"/>
          <w:kern w:val="0"/>
          <w14:ligatures w14:val="none"/>
        </w:rPr>
      </w:pPr>
      <w:r w:rsidRPr="0036469A">
        <w:rPr>
          <w:rFonts w:eastAsiaTheme="minorEastAsia" w:cs="Times New Roman"/>
          <w:kern w:val="0"/>
          <w14:ligatures w14:val="none"/>
        </w:rPr>
        <w:t>Participant A prepares a credit transfer file addressed to Participant B</w:t>
      </w:r>
    </w:p>
    <w:p w14:paraId="6F619B9F" w14:textId="77777777" w:rsidR="0036469A" w:rsidRPr="0036469A" w:rsidRDefault="0036469A">
      <w:pPr>
        <w:numPr>
          <w:ilvl w:val="0"/>
          <w:numId w:val="11"/>
        </w:numPr>
        <w:spacing w:before="0" w:after="0" w:line="276" w:lineRule="auto"/>
        <w:rPr>
          <w:rFonts w:eastAsiaTheme="minorEastAsia" w:cs="Times New Roman"/>
          <w:kern w:val="0"/>
          <w14:ligatures w14:val="none"/>
        </w:rPr>
      </w:pPr>
      <w:r w:rsidRPr="0036469A">
        <w:rPr>
          <w:rFonts w:eastAsiaTheme="minorEastAsia" w:cs="Times New Roman"/>
          <w:kern w:val="0"/>
          <w14:ligatures w14:val="none"/>
        </w:rPr>
        <w:t>Participant A sends the Credit Transfer File (pacs.008) to the ACH. ACH validates the incoming file and generates a validation response file (pacs.002)</w:t>
      </w:r>
    </w:p>
    <w:p w14:paraId="0E9C02E6" w14:textId="5305A887" w:rsidR="0036469A" w:rsidRDefault="0036469A">
      <w:pPr>
        <w:numPr>
          <w:ilvl w:val="0"/>
          <w:numId w:val="11"/>
        </w:numPr>
        <w:spacing w:before="0" w:after="0" w:line="276" w:lineRule="auto"/>
        <w:rPr>
          <w:rFonts w:eastAsiaTheme="minorEastAsia" w:cs="Times New Roman"/>
          <w:kern w:val="0"/>
          <w14:ligatures w14:val="none"/>
        </w:rPr>
      </w:pPr>
      <w:r w:rsidRPr="0036469A">
        <w:rPr>
          <w:rFonts w:eastAsiaTheme="minorEastAsia" w:cs="Times New Roman"/>
          <w:kern w:val="0"/>
          <w14:ligatures w14:val="none"/>
        </w:rPr>
        <w:t>Participant A does not have sufficient funds</w:t>
      </w:r>
      <w:r w:rsidR="00CC6206">
        <w:rPr>
          <w:rFonts w:eastAsiaTheme="minorEastAsia" w:cs="Times New Roman"/>
          <w:kern w:val="0"/>
          <w14:ligatures w14:val="none"/>
        </w:rPr>
        <w:t xml:space="preserve"> in RTGS Settlement account</w:t>
      </w:r>
      <w:r w:rsidR="008201DB">
        <w:rPr>
          <w:rFonts w:eastAsiaTheme="minorEastAsia" w:cs="Times New Roman"/>
          <w:kern w:val="0"/>
          <w14:ligatures w14:val="none"/>
        </w:rPr>
        <w:t xml:space="preserve">, the NSI transaction submitted to RTGS </w:t>
      </w:r>
      <w:r w:rsidR="00DD0981">
        <w:rPr>
          <w:rFonts w:eastAsiaTheme="minorEastAsia" w:cs="Times New Roman"/>
          <w:kern w:val="0"/>
          <w14:ligatures w14:val="none"/>
        </w:rPr>
        <w:t>is PENDING. RTGS system changes the transaction status from PENDING to CANCELLED, and</w:t>
      </w:r>
      <w:r w:rsidRPr="0036469A">
        <w:rPr>
          <w:rFonts w:eastAsiaTheme="minorEastAsia" w:cs="Times New Roman"/>
          <w:kern w:val="0"/>
          <w14:ligatures w14:val="none"/>
        </w:rPr>
        <w:t xml:space="preserve"> thus ACH generates a cancellation file (pacs.002) to Participant A. </w:t>
      </w:r>
      <w:r w:rsidR="00824845">
        <w:rPr>
          <w:rFonts w:eastAsiaTheme="minorEastAsia" w:cs="Times New Roman"/>
          <w:kern w:val="0"/>
          <w14:ligatures w14:val="none"/>
        </w:rPr>
        <w:t xml:space="preserve">In the situation when RTGS does not cancel the transaction and the transactions remains in PENDING, at Initial Cutoff Event the ACH will cancel the transaction generating the </w:t>
      </w:r>
      <w:r w:rsidR="00824845" w:rsidRPr="0036469A">
        <w:rPr>
          <w:rFonts w:eastAsiaTheme="minorEastAsia" w:cs="Times New Roman"/>
          <w:kern w:val="0"/>
          <w14:ligatures w14:val="none"/>
        </w:rPr>
        <w:t>cancellation file (pacs.002) to Participant A</w:t>
      </w:r>
      <w:r w:rsidR="00824845">
        <w:rPr>
          <w:rFonts w:eastAsiaTheme="minorEastAsia" w:cs="Times New Roman"/>
          <w:kern w:val="0"/>
          <w14:ligatures w14:val="none"/>
        </w:rPr>
        <w:t xml:space="preserve">. </w:t>
      </w:r>
      <w:r w:rsidRPr="0036469A">
        <w:rPr>
          <w:rFonts w:eastAsiaTheme="minorEastAsia" w:cs="Times New Roman"/>
          <w:kern w:val="0"/>
          <w14:ligatures w14:val="none"/>
        </w:rPr>
        <w:t>In this scenario, Participant B does not receive any credit transfer files</w:t>
      </w:r>
    </w:p>
    <w:p w14:paraId="7976F20D" w14:textId="77777777" w:rsidR="0036469A" w:rsidRPr="0036469A" w:rsidRDefault="0036469A" w:rsidP="0036469A">
      <w:pPr>
        <w:spacing w:before="0" w:after="0" w:line="276" w:lineRule="auto"/>
        <w:rPr>
          <w:rFonts w:eastAsiaTheme="minorEastAsia" w:cs="Times New Roman"/>
          <w:kern w:val="0"/>
          <w14:ligatures w14:val="none"/>
        </w:rPr>
      </w:pPr>
    </w:p>
    <w:p w14:paraId="7DDDAD67" w14:textId="4931B58A" w:rsidR="0036469A" w:rsidRDefault="0036469A" w:rsidP="0036469A">
      <w:pPr>
        <w:pStyle w:val="Standardtext"/>
      </w:pPr>
      <w:r>
        <w:rPr>
          <w:noProof/>
        </w:rPr>
        <w:lastRenderedPageBreak/>
        <w:drawing>
          <wp:inline distT="0" distB="0" distL="0" distR="0" wp14:anchorId="64063292" wp14:editId="1ECA126E">
            <wp:extent cx="6181725" cy="3182620"/>
            <wp:effectExtent l="0" t="0" r="9525" b="0"/>
            <wp:docPr id="9558370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81725" cy="3182620"/>
                    </a:xfrm>
                    <a:prstGeom prst="rect">
                      <a:avLst/>
                    </a:prstGeom>
                    <a:noFill/>
                  </pic:spPr>
                </pic:pic>
              </a:graphicData>
            </a:graphic>
          </wp:inline>
        </w:drawing>
      </w:r>
    </w:p>
    <w:p w14:paraId="48BA23C6" w14:textId="77777777" w:rsidR="0036469A" w:rsidRDefault="0036469A" w:rsidP="0036469A">
      <w:pPr>
        <w:pStyle w:val="Standardtext"/>
      </w:pPr>
    </w:p>
    <w:p w14:paraId="4CC2FECC" w14:textId="77777777" w:rsidR="0036469A" w:rsidRDefault="0036469A" w:rsidP="0036469A">
      <w:pPr>
        <w:pStyle w:val="Standardtext"/>
      </w:pPr>
    </w:p>
    <w:p w14:paraId="70D0E432" w14:textId="0C467B57" w:rsidR="0036469A" w:rsidRDefault="0036469A" w:rsidP="0036469A">
      <w:pPr>
        <w:pStyle w:val="Heading2"/>
      </w:pPr>
      <w:bookmarkStart w:id="31" w:name="_Toc201082160"/>
      <w:r>
        <w:t>Structure</w:t>
      </w:r>
      <w:bookmarkEnd w:id="31"/>
    </w:p>
    <w:tbl>
      <w:tblPr>
        <w:tblStyle w:val="TableColouredwithborders"/>
        <w:tblW w:w="9017" w:type="dxa"/>
        <w:tblLayout w:type="fixed"/>
        <w:tblLook w:val="04A0" w:firstRow="1" w:lastRow="0" w:firstColumn="1" w:lastColumn="0" w:noHBand="0" w:noVBand="1"/>
      </w:tblPr>
      <w:tblGrid>
        <w:gridCol w:w="1102"/>
        <w:gridCol w:w="887"/>
        <w:gridCol w:w="2504"/>
        <w:gridCol w:w="2360"/>
        <w:gridCol w:w="2164"/>
      </w:tblGrid>
      <w:tr w:rsidR="0036469A" w:rsidRPr="0036469A" w14:paraId="2223DAFC" w14:textId="77777777" w:rsidTr="00532B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2" w:type="dxa"/>
          </w:tcPr>
          <w:p w14:paraId="25743EEA" w14:textId="77777777" w:rsidR="0036469A" w:rsidRPr="0036469A" w:rsidRDefault="0036469A" w:rsidP="0036469A">
            <w:pPr>
              <w:spacing w:line="276" w:lineRule="auto"/>
              <w:jc w:val="both"/>
              <w:rPr>
                <w:sz w:val="24"/>
                <w:szCs w:val="24"/>
              </w:rPr>
            </w:pPr>
            <w:r w:rsidRPr="0036469A">
              <w:rPr>
                <w:sz w:val="24"/>
                <w:szCs w:val="24"/>
              </w:rPr>
              <w:t>INDEX</w:t>
            </w:r>
          </w:p>
        </w:tc>
        <w:tc>
          <w:tcPr>
            <w:tcW w:w="887" w:type="dxa"/>
          </w:tcPr>
          <w:p w14:paraId="779E6621" w14:textId="77777777" w:rsidR="0036469A" w:rsidRPr="0036469A" w:rsidRDefault="0036469A" w:rsidP="0036469A">
            <w:pPr>
              <w:spacing w:line="276" w:lineRule="auto"/>
              <w:jc w:val="both"/>
              <w:cnfStyle w:val="100000000000" w:firstRow="1" w:lastRow="0" w:firstColumn="0" w:lastColumn="0" w:oddVBand="0" w:evenVBand="0" w:oddHBand="0" w:evenHBand="0" w:firstRowFirstColumn="0" w:firstRowLastColumn="0" w:lastRowFirstColumn="0" w:lastRowLastColumn="0"/>
              <w:rPr>
                <w:sz w:val="24"/>
                <w:szCs w:val="24"/>
              </w:rPr>
            </w:pPr>
          </w:p>
        </w:tc>
        <w:tc>
          <w:tcPr>
            <w:tcW w:w="2504" w:type="dxa"/>
          </w:tcPr>
          <w:p w14:paraId="12C0F900" w14:textId="77777777" w:rsidR="0036469A" w:rsidRPr="0036469A" w:rsidRDefault="0036469A" w:rsidP="0036469A">
            <w:pPr>
              <w:spacing w:line="276"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36469A">
              <w:rPr>
                <w:sz w:val="24"/>
                <w:szCs w:val="24"/>
              </w:rPr>
              <w:t>DESCRIPTION</w:t>
            </w:r>
          </w:p>
        </w:tc>
        <w:tc>
          <w:tcPr>
            <w:tcW w:w="2360" w:type="dxa"/>
          </w:tcPr>
          <w:p w14:paraId="101D35F7" w14:textId="77777777" w:rsidR="0036469A" w:rsidRPr="0036469A" w:rsidRDefault="0036469A" w:rsidP="0036469A">
            <w:pPr>
              <w:spacing w:line="276"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36469A">
              <w:rPr>
                <w:sz w:val="24"/>
                <w:szCs w:val="24"/>
              </w:rPr>
              <w:t>XML ELEMENT</w:t>
            </w:r>
          </w:p>
        </w:tc>
        <w:tc>
          <w:tcPr>
            <w:tcW w:w="2164" w:type="dxa"/>
          </w:tcPr>
          <w:p w14:paraId="4BAC0AB7" w14:textId="77777777" w:rsidR="0036469A" w:rsidRPr="0036469A" w:rsidRDefault="0036469A" w:rsidP="0036469A">
            <w:pPr>
              <w:spacing w:line="276"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36469A">
              <w:rPr>
                <w:sz w:val="24"/>
                <w:szCs w:val="24"/>
              </w:rPr>
              <w:t>MULTIPLICITY</w:t>
            </w:r>
          </w:p>
        </w:tc>
      </w:tr>
      <w:tr w:rsidR="0036469A" w:rsidRPr="0036469A" w14:paraId="39D7BB93" w14:textId="77777777" w:rsidTr="00532B95">
        <w:tc>
          <w:tcPr>
            <w:cnfStyle w:val="001000000000" w:firstRow="0" w:lastRow="0" w:firstColumn="1" w:lastColumn="0" w:oddVBand="0" w:evenVBand="0" w:oddHBand="0" w:evenHBand="0" w:firstRowFirstColumn="0" w:firstRowLastColumn="0" w:lastRowFirstColumn="0" w:lastRowLastColumn="0"/>
            <w:tcW w:w="1102" w:type="dxa"/>
          </w:tcPr>
          <w:p w14:paraId="5494BA7B" w14:textId="77777777" w:rsidR="0036469A" w:rsidRPr="0036469A" w:rsidRDefault="0036469A" w:rsidP="0036469A">
            <w:r w:rsidRPr="0036469A">
              <w:t>1</w:t>
            </w:r>
          </w:p>
        </w:tc>
        <w:tc>
          <w:tcPr>
            <w:tcW w:w="3391" w:type="dxa"/>
            <w:gridSpan w:val="2"/>
          </w:tcPr>
          <w:p w14:paraId="68C2DEB7" w14:textId="77777777" w:rsidR="0036469A" w:rsidRPr="0036469A" w:rsidRDefault="0036469A" w:rsidP="0036469A">
            <w:pPr>
              <w:cnfStyle w:val="000000000000" w:firstRow="0" w:lastRow="0" w:firstColumn="0" w:lastColumn="0" w:oddVBand="0" w:evenVBand="0" w:oddHBand="0" w:evenHBand="0" w:firstRowFirstColumn="0" w:firstRowLastColumn="0" w:lastRowFirstColumn="0" w:lastRowLastColumn="0"/>
            </w:pPr>
            <w:r w:rsidRPr="0036469A">
              <w:t>Message Root</w:t>
            </w:r>
          </w:p>
        </w:tc>
        <w:tc>
          <w:tcPr>
            <w:tcW w:w="2360" w:type="dxa"/>
          </w:tcPr>
          <w:p w14:paraId="16E7111D" w14:textId="77777777" w:rsidR="0036469A" w:rsidRPr="0036469A" w:rsidRDefault="0036469A" w:rsidP="0036469A">
            <w:pPr>
              <w:cnfStyle w:val="000000000000" w:firstRow="0" w:lastRow="0" w:firstColumn="0" w:lastColumn="0" w:oddVBand="0" w:evenVBand="0" w:oddHBand="0" w:evenHBand="0" w:firstRowFirstColumn="0" w:firstRowLastColumn="0" w:lastRowFirstColumn="0" w:lastRowLastColumn="0"/>
            </w:pPr>
            <w:r w:rsidRPr="0036469A">
              <w:t>&lt;FIToFICstmrCdtTrf&gt;</w:t>
            </w:r>
          </w:p>
        </w:tc>
        <w:tc>
          <w:tcPr>
            <w:tcW w:w="2164" w:type="dxa"/>
          </w:tcPr>
          <w:p w14:paraId="398837F6" w14:textId="77777777" w:rsidR="0036469A" w:rsidRPr="0036469A" w:rsidRDefault="0036469A" w:rsidP="0036469A">
            <w:pPr>
              <w:cnfStyle w:val="000000000000" w:firstRow="0" w:lastRow="0" w:firstColumn="0" w:lastColumn="0" w:oddVBand="0" w:evenVBand="0" w:oddHBand="0" w:evenHBand="0" w:firstRowFirstColumn="0" w:firstRowLastColumn="0" w:lastRowFirstColumn="0" w:lastRowLastColumn="0"/>
            </w:pPr>
            <w:r w:rsidRPr="0036469A">
              <w:t>[1..1]</w:t>
            </w:r>
          </w:p>
        </w:tc>
      </w:tr>
      <w:tr w:rsidR="0036469A" w:rsidRPr="0036469A" w14:paraId="7D5952BA" w14:textId="77777777" w:rsidTr="00532B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2" w:type="dxa"/>
          </w:tcPr>
          <w:p w14:paraId="2443BCC3" w14:textId="77777777" w:rsidR="0036469A" w:rsidRPr="0036469A" w:rsidRDefault="0036469A" w:rsidP="0036469A">
            <w:r w:rsidRPr="0036469A">
              <w:t>2</w:t>
            </w:r>
          </w:p>
        </w:tc>
        <w:tc>
          <w:tcPr>
            <w:tcW w:w="887" w:type="dxa"/>
          </w:tcPr>
          <w:p w14:paraId="55AD4DD2" w14:textId="77777777" w:rsidR="0036469A" w:rsidRPr="0036469A" w:rsidRDefault="0036469A" w:rsidP="0036469A">
            <w:pPr>
              <w:cnfStyle w:val="000000010000" w:firstRow="0" w:lastRow="0" w:firstColumn="0" w:lastColumn="0" w:oddVBand="0" w:evenVBand="0" w:oddHBand="0" w:evenHBand="1" w:firstRowFirstColumn="0" w:firstRowLastColumn="0" w:lastRowFirstColumn="0" w:lastRowLastColumn="0"/>
            </w:pPr>
          </w:p>
        </w:tc>
        <w:tc>
          <w:tcPr>
            <w:tcW w:w="2504" w:type="dxa"/>
          </w:tcPr>
          <w:p w14:paraId="748F47FA" w14:textId="77777777" w:rsidR="0036469A" w:rsidRPr="0036469A" w:rsidRDefault="0036469A" w:rsidP="0036469A">
            <w:pPr>
              <w:cnfStyle w:val="000000010000" w:firstRow="0" w:lastRow="0" w:firstColumn="0" w:lastColumn="0" w:oddVBand="0" w:evenVBand="0" w:oddHBand="0" w:evenHBand="1" w:firstRowFirstColumn="0" w:firstRowLastColumn="0" w:lastRowFirstColumn="0" w:lastRowLastColumn="0"/>
            </w:pPr>
            <w:r w:rsidRPr="0036469A">
              <w:t>Group header</w:t>
            </w:r>
          </w:p>
        </w:tc>
        <w:tc>
          <w:tcPr>
            <w:tcW w:w="2360" w:type="dxa"/>
          </w:tcPr>
          <w:p w14:paraId="37C94818" w14:textId="77777777" w:rsidR="0036469A" w:rsidRPr="0036469A" w:rsidRDefault="0036469A" w:rsidP="0036469A">
            <w:pPr>
              <w:cnfStyle w:val="000000010000" w:firstRow="0" w:lastRow="0" w:firstColumn="0" w:lastColumn="0" w:oddVBand="0" w:evenVBand="0" w:oddHBand="0" w:evenHBand="1" w:firstRowFirstColumn="0" w:firstRowLastColumn="0" w:lastRowFirstColumn="0" w:lastRowLastColumn="0"/>
            </w:pPr>
            <w:r w:rsidRPr="0036469A">
              <w:t>&lt;GrpHdr&gt;</w:t>
            </w:r>
          </w:p>
        </w:tc>
        <w:tc>
          <w:tcPr>
            <w:tcW w:w="2164" w:type="dxa"/>
          </w:tcPr>
          <w:p w14:paraId="3FDF8760" w14:textId="77777777" w:rsidR="0036469A" w:rsidRPr="0036469A" w:rsidRDefault="0036469A" w:rsidP="0036469A">
            <w:pPr>
              <w:cnfStyle w:val="000000010000" w:firstRow="0" w:lastRow="0" w:firstColumn="0" w:lastColumn="0" w:oddVBand="0" w:evenVBand="0" w:oddHBand="0" w:evenHBand="1" w:firstRowFirstColumn="0" w:firstRowLastColumn="0" w:lastRowFirstColumn="0" w:lastRowLastColumn="0"/>
            </w:pPr>
            <w:r w:rsidRPr="0036469A">
              <w:t>[1..1]</w:t>
            </w:r>
          </w:p>
        </w:tc>
      </w:tr>
      <w:tr w:rsidR="0036469A" w:rsidRPr="0036469A" w14:paraId="3D6DE731" w14:textId="77777777" w:rsidTr="00532B95">
        <w:tc>
          <w:tcPr>
            <w:cnfStyle w:val="001000000000" w:firstRow="0" w:lastRow="0" w:firstColumn="1" w:lastColumn="0" w:oddVBand="0" w:evenVBand="0" w:oddHBand="0" w:evenHBand="0" w:firstRowFirstColumn="0" w:firstRowLastColumn="0" w:lastRowFirstColumn="0" w:lastRowLastColumn="0"/>
            <w:tcW w:w="1102" w:type="dxa"/>
          </w:tcPr>
          <w:p w14:paraId="66C79624" w14:textId="77777777" w:rsidR="0036469A" w:rsidRPr="0036469A" w:rsidRDefault="0036469A" w:rsidP="0036469A">
            <w:r w:rsidRPr="0036469A">
              <w:t>3</w:t>
            </w:r>
          </w:p>
        </w:tc>
        <w:tc>
          <w:tcPr>
            <w:tcW w:w="887" w:type="dxa"/>
          </w:tcPr>
          <w:p w14:paraId="11D7C490" w14:textId="77777777" w:rsidR="0036469A" w:rsidRPr="0036469A" w:rsidRDefault="0036469A" w:rsidP="0036469A">
            <w:pPr>
              <w:cnfStyle w:val="000000000000" w:firstRow="0" w:lastRow="0" w:firstColumn="0" w:lastColumn="0" w:oddVBand="0" w:evenVBand="0" w:oddHBand="0" w:evenHBand="0" w:firstRowFirstColumn="0" w:firstRowLastColumn="0" w:lastRowFirstColumn="0" w:lastRowLastColumn="0"/>
            </w:pPr>
          </w:p>
        </w:tc>
        <w:tc>
          <w:tcPr>
            <w:tcW w:w="2504" w:type="dxa"/>
          </w:tcPr>
          <w:p w14:paraId="1D9C87DB" w14:textId="77777777" w:rsidR="0036469A" w:rsidRPr="0036469A" w:rsidRDefault="0036469A" w:rsidP="0036469A">
            <w:pPr>
              <w:cnfStyle w:val="000000000000" w:firstRow="0" w:lastRow="0" w:firstColumn="0" w:lastColumn="0" w:oddVBand="0" w:evenVBand="0" w:oddHBand="0" w:evenHBand="0" w:firstRowFirstColumn="0" w:firstRowLastColumn="0" w:lastRowFirstColumn="0" w:lastRowLastColumn="0"/>
            </w:pPr>
            <w:r w:rsidRPr="0036469A">
              <w:t>Credit transfer information</w:t>
            </w:r>
          </w:p>
        </w:tc>
        <w:tc>
          <w:tcPr>
            <w:tcW w:w="2360" w:type="dxa"/>
          </w:tcPr>
          <w:p w14:paraId="1914913C" w14:textId="77777777" w:rsidR="0036469A" w:rsidRPr="0036469A" w:rsidRDefault="0036469A" w:rsidP="0036469A">
            <w:pPr>
              <w:cnfStyle w:val="000000000000" w:firstRow="0" w:lastRow="0" w:firstColumn="0" w:lastColumn="0" w:oddVBand="0" w:evenVBand="0" w:oddHBand="0" w:evenHBand="0" w:firstRowFirstColumn="0" w:firstRowLastColumn="0" w:lastRowFirstColumn="0" w:lastRowLastColumn="0"/>
            </w:pPr>
            <w:r w:rsidRPr="0036469A">
              <w:t>&lt;CdtTrfTxInf&gt;</w:t>
            </w:r>
          </w:p>
        </w:tc>
        <w:tc>
          <w:tcPr>
            <w:tcW w:w="2164" w:type="dxa"/>
          </w:tcPr>
          <w:p w14:paraId="451478DF" w14:textId="77777777" w:rsidR="0036469A" w:rsidRPr="0036469A" w:rsidRDefault="0036469A" w:rsidP="0036469A">
            <w:pPr>
              <w:cnfStyle w:val="000000000000" w:firstRow="0" w:lastRow="0" w:firstColumn="0" w:lastColumn="0" w:oddVBand="0" w:evenVBand="0" w:oddHBand="0" w:evenHBand="0" w:firstRowFirstColumn="0" w:firstRowLastColumn="0" w:lastRowFirstColumn="0" w:lastRowLastColumn="0"/>
            </w:pPr>
            <w:r w:rsidRPr="0036469A">
              <w:t>[1..*]</w:t>
            </w:r>
          </w:p>
        </w:tc>
      </w:tr>
    </w:tbl>
    <w:p w14:paraId="0FB896DC" w14:textId="77777777" w:rsidR="007542B8" w:rsidRDefault="007542B8" w:rsidP="0036469A">
      <w:pPr>
        <w:pStyle w:val="Standardtext"/>
        <w:sectPr w:rsidR="007542B8" w:rsidSect="005E0010">
          <w:headerReference w:type="default" r:id="rId16"/>
          <w:footerReference w:type="default" r:id="rId17"/>
          <w:headerReference w:type="first" r:id="rId18"/>
          <w:pgSz w:w="11907" w:h="16839" w:code="9"/>
          <w:pgMar w:top="1440" w:right="1080" w:bottom="1440" w:left="1080" w:header="567" w:footer="567" w:gutter="0"/>
          <w:cols w:space="708"/>
          <w:titlePg/>
          <w:docGrid w:linePitch="360"/>
        </w:sectPr>
      </w:pPr>
    </w:p>
    <w:p w14:paraId="6560AF1C" w14:textId="4464119F" w:rsidR="0036469A" w:rsidRDefault="007542B8" w:rsidP="007542B8">
      <w:pPr>
        <w:pStyle w:val="Heading2"/>
      </w:pPr>
      <w:bookmarkStart w:id="34" w:name="_Toc201082161"/>
      <w:r>
        <w:lastRenderedPageBreak/>
        <w:t>Group Header</w:t>
      </w:r>
      <w:bookmarkEnd w:id="34"/>
    </w:p>
    <w:tbl>
      <w:tblPr>
        <w:tblStyle w:val="TableColouredwithborders1"/>
        <w:tblpPr w:leftFromText="141" w:rightFromText="141" w:vertAnchor="text" w:tblpY="1"/>
        <w:tblOverlap w:val="never"/>
        <w:tblW w:w="13045" w:type="dxa"/>
        <w:tblLayout w:type="fixed"/>
        <w:tblLook w:val="04A0" w:firstRow="1" w:lastRow="0" w:firstColumn="1" w:lastColumn="0" w:noHBand="0" w:noVBand="1"/>
      </w:tblPr>
      <w:tblGrid>
        <w:gridCol w:w="1588"/>
        <w:gridCol w:w="567"/>
        <w:gridCol w:w="540"/>
        <w:gridCol w:w="450"/>
        <w:gridCol w:w="4799"/>
        <w:gridCol w:w="1589"/>
        <w:gridCol w:w="1589"/>
        <w:gridCol w:w="1923"/>
      </w:tblGrid>
      <w:tr w:rsidR="007542B8" w:rsidRPr="007542B8" w14:paraId="01EE9CF2" w14:textId="77777777" w:rsidTr="007C516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88" w:type="dxa"/>
          </w:tcPr>
          <w:p w14:paraId="251B6242" w14:textId="77777777" w:rsidR="007542B8" w:rsidRPr="007542B8" w:rsidRDefault="007542B8" w:rsidP="007542B8">
            <w:pPr>
              <w:spacing w:line="276" w:lineRule="auto"/>
              <w:jc w:val="both"/>
              <w:rPr>
                <w:sz w:val="24"/>
                <w:szCs w:val="24"/>
              </w:rPr>
            </w:pPr>
            <w:r w:rsidRPr="007542B8">
              <w:rPr>
                <w:sz w:val="24"/>
                <w:szCs w:val="24"/>
              </w:rPr>
              <w:t>#</w:t>
            </w:r>
          </w:p>
        </w:tc>
        <w:tc>
          <w:tcPr>
            <w:tcW w:w="6356" w:type="dxa"/>
            <w:gridSpan w:val="4"/>
          </w:tcPr>
          <w:p w14:paraId="26954E9A" w14:textId="77777777" w:rsidR="007542B8" w:rsidRPr="007542B8" w:rsidRDefault="007542B8" w:rsidP="007542B8">
            <w:pPr>
              <w:spacing w:line="276"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7542B8">
              <w:rPr>
                <w:sz w:val="24"/>
                <w:szCs w:val="24"/>
              </w:rPr>
              <w:t>description</w:t>
            </w:r>
          </w:p>
        </w:tc>
        <w:tc>
          <w:tcPr>
            <w:tcW w:w="1589" w:type="dxa"/>
          </w:tcPr>
          <w:p w14:paraId="48F52E81" w14:textId="77777777" w:rsidR="007542B8" w:rsidRPr="007542B8" w:rsidRDefault="007542B8" w:rsidP="007542B8">
            <w:pPr>
              <w:spacing w:line="276"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7542B8">
              <w:rPr>
                <w:sz w:val="24"/>
                <w:szCs w:val="24"/>
              </w:rPr>
              <w:t>XML ELEMENT</w:t>
            </w:r>
          </w:p>
        </w:tc>
        <w:tc>
          <w:tcPr>
            <w:tcW w:w="1589" w:type="dxa"/>
          </w:tcPr>
          <w:p w14:paraId="0105EC6D" w14:textId="77777777" w:rsidR="007542B8" w:rsidRPr="007542B8" w:rsidRDefault="007542B8" w:rsidP="007542B8">
            <w:pPr>
              <w:spacing w:line="276"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7542B8">
              <w:rPr>
                <w:sz w:val="24"/>
                <w:szCs w:val="24"/>
              </w:rPr>
              <w:t>Mult.</w:t>
            </w:r>
          </w:p>
        </w:tc>
        <w:tc>
          <w:tcPr>
            <w:tcW w:w="1923" w:type="dxa"/>
          </w:tcPr>
          <w:p w14:paraId="5B4BB1BE" w14:textId="77777777" w:rsidR="007542B8" w:rsidRPr="007542B8" w:rsidRDefault="007542B8" w:rsidP="007542B8">
            <w:pPr>
              <w:spacing w:line="276"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7542B8">
              <w:rPr>
                <w:sz w:val="24"/>
                <w:szCs w:val="24"/>
              </w:rPr>
              <w:t>DATA TYPE</w:t>
            </w:r>
          </w:p>
        </w:tc>
      </w:tr>
      <w:tr w:rsidR="007542B8" w:rsidRPr="007542B8" w14:paraId="614E19BD" w14:textId="77777777" w:rsidTr="007C516A">
        <w:tc>
          <w:tcPr>
            <w:cnfStyle w:val="001000000000" w:firstRow="0" w:lastRow="0" w:firstColumn="1" w:lastColumn="0" w:oddVBand="0" w:evenVBand="0" w:oddHBand="0" w:evenHBand="0" w:firstRowFirstColumn="0" w:firstRowLastColumn="0" w:lastRowFirstColumn="0" w:lastRowLastColumn="0"/>
            <w:tcW w:w="1588" w:type="dxa"/>
          </w:tcPr>
          <w:p w14:paraId="3A07A377" w14:textId="77777777" w:rsidR="007542B8" w:rsidRPr="007542B8" w:rsidRDefault="007542B8">
            <w:pPr>
              <w:numPr>
                <w:ilvl w:val="0"/>
                <w:numId w:val="12"/>
              </w:numPr>
              <w:spacing w:before="40"/>
              <w:contextualSpacing/>
              <w:jc w:val="center"/>
            </w:pPr>
          </w:p>
        </w:tc>
        <w:tc>
          <w:tcPr>
            <w:tcW w:w="6356" w:type="dxa"/>
            <w:gridSpan w:val="4"/>
          </w:tcPr>
          <w:p w14:paraId="5216E4DF"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pPr>
            <w:r w:rsidRPr="007542B8">
              <w:t>Group header</w:t>
            </w:r>
          </w:p>
        </w:tc>
        <w:tc>
          <w:tcPr>
            <w:tcW w:w="1589" w:type="dxa"/>
          </w:tcPr>
          <w:p w14:paraId="53572B48" w14:textId="58665591"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pPr>
            <w:r w:rsidRPr="007542B8">
              <w:t>&lt;GrpHdr&gt;</w:t>
            </w:r>
          </w:p>
        </w:tc>
        <w:tc>
          <w:tcPr>
            <w:tcW w:w="1589" w:type="dxa"/>
          </w:tcPr>
          <w:p w14:paraId="5224550D"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pPr>
            <w:r w:rsidRPr="007542B8">
              <w:t>[1.. 1]</w:t>
            </w:r>
          </w:p>
        </w:tc>
        <w:tc>
          <w:tcPr>
            <w:tcW w:w="1923" w:type="dxa"/>
          </w:tcPr>
          <w:p w14:paraId="56DFC324"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pPr>
          </w:p>
        </w:tc>
      </w:tr>
      <w:tr w:rsidR="007542B8" w:rsidRPr="007542B8" w14:paraId="74A6FB67" w14:textId="77777777" w:rsidTr="007C51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8" w:type="dxa"/>
          </w:tcPr>
          <w:p w14:paraId="0C3E4373" w14:textId="77777777" w:rsidR="007542B8" w:rsidRPr="007542B8" w:rsidRDefault="007542B8">
            <w:pPr>
              <w:numPr>
                <w:ilvl w:val="0"/>
                <w:numId w:val="12"/>
              </w:numPr>
              <w:spacing w:before="40"/>
              <w:contextualSpacing/>
              <w:jc w:val="center"/>
            </w:pPr>
          </w:p>
        </w:tc>
        <w:tc>
          <w:tcPr>
            <w:tcW w:w="567" w:type="dxa"/>
          </w:tcPr>
          <w:p w14:paraId="4BAE59CF"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pPr>
          </w:p>
        </w:tc>
        <w:tc>
          <w:tcPr>
            <w:tcW w:w="5789" w:type="dxa"/>
            <w:gridSpan w:val="3"/>
          </w:tcPr>
          <w:p w14:paraId="7AB83B87"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pPr>
            <w:r w:rsidRPr="007542B8">
              <w:t>Message identification</w:t>
            </w:r>
          </w:p>
          <w:p w14:paraId="4DB25A70" w14:textId="77777777" w:rsidR="00DA671A" w:rsidRPr="00DA671A" w:rsidRDefault="007542B8">
            <w:pPr>
              <w:pStyle w:val="ListParagraph"/>
              <w:numPr>
                <w:ilvl w:val="0"/>
                <w:numId w:val="30"/>
              </w:numPr>
              <w:tabs>
                <w:tab w:val="left" w:pos="720"/>
              </w:tabs>
              <w:spacing w:before="40"/>
              <w:cnfStyle w:val="000000010000" w:firstRow="0" w:lastRow="0" w:firstColumn="0" w:lastColumn="0" w:oddVBand="0" w:evenVBand="0" w:oddHBand="0" w:evenHBand="1" w:firstRowFirstColumn="0" w:firstRowLastColumn="0" w:lastRowFirstColumn="0" w:lastRowLastColumn="0"/>
            </w:pPr>
            <w:r w:rsidRPr="00DA671A">
              <w:rPr>
                <w:color w:val="000000"/>
              </w:rPr>
              <w:t>Uniqueness is checked.</w:t>
            </w:r>
          </w:p>
          <w:p w14:paraId="47D827F1" w14:textId="00CFB493" w:rsidR="007542B8" w:rsidRPr="007542B8" w:rsidRDefault="007542B8">
            <w:pPr>
              <w:pStyle w:val="ListParagraph"/>
              <w:numPr>
                <w:ilvl w:val="0"/>
                <w:numId w:val="30"/>
              </w:numPr>
              <w:tabs>
                <w:tab w:val="left" w:pos="720"/>
              </w:tabs>
              <w:spacing w:before="40"/>
              <w:cnfStyle w:val="000000010000" w:firstRow="0" w:lastRow="0" w:firstColumn="0" w:lastColumn="0" w:oddVBand="0" w:evenVBand="0" w:oddHBand="0" w:evenHBand="1" w:firstRowFirstColumn="0" w:firstRowLastColumn="0" w:lastRowFirstColumn="0" w:lastRowLastColumn="0"/>
            </w:pPr>
            <w:r w:rsidRPr="007542B8">
              <w:rPr>
                <w:color w:val="000000"/>
              </w:rPr>
              <w:t>Information is kept for validation of duplicates for a predefined number of days.</w:t>
            </w:r>
            <w:r w:rsidR="00ED64A0">
              <w:rPr>
                <w:color w:val="000000"/>
              </w:rPr>
              <w:t xml:space="preserve"> The duplication is checked against the previous 365 days.</w:t>
            </w:r>
          </w:p>
        </w:tc>
        <w:tc>
          <w:tcPr>
            <w:tcW w:w="1589" w:type="dxa"/>
          </w:tcPr>
          <w:p w14:paraId="4A8123D0" w14:textId="273C2ED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pPr>
            <w:r w:rsidRPr="007542B8">
              <w:t>&lt;MsgId&gt;</w:t>
            </w:r>
          </w:p>
        </w:tc>
        <w:tc>
          <w:tcPr>
            <w:tcW w:w="1589" w:type="dxa"/>
          </w:tcPr>
          <w:p w14:paraId="5747C58B"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pPr>
            <w:r w:rsidRPr="007542B8">
              <w:t>[1.. 1]</w:t>
            </w:r>
          </w:p>
        </w:tc>
        <w:tc>
          <w:tcPr>
            <w:tcW w:w="1923" w:type="dxa"/>
          </w:tcPr>
          <w:p w14:paraId="77723D4F"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pPr>
            <w:r w:rsidRPr="007542B8">
              <w:t>Max35Text</w:t>
            </w:r>
          </w:p>
        </w:tc>
      </w:tr>
      <w:tr w:rsidR="007542B8" w:rsidRPr="007542B8" w14:paraId="2950EE09" w14:textId="77777777" w:rsidTr="007C516A">
        <w:tc>
          <w:tcPr>
            <w:cnfStyle w:val="001000000000" w:firstRow="0" w:lastRow="0" w:firstColumn="1" w:lastColumn="0" w:oddVBand="0" w:evenVBand="0" w:oddHBand="0" w:evenHBand="0" w:firstRowFirstColumn="0" w:firstRowLastColumn="0" w:lastRowFirstColumn="0" w:lastRowLastColumn="0"/>
            <w:tcW w:w="1588" w:type="dxa"/>
          </w:tcPr>
          <w:p w14:paraId="45079A6D" w14:textId="77777777" w:rsidR="007542B8" w:rsidRPr="007542B8" w:rsidRDefault="007542B8">
            <w:pPr>
              <w:numPr>
                <w:ilvl w:val="0"/>
                <w:numId w:val="12"/>
              </w:numPr>
              <w:spacing w:before="40"/>
              <w:contextualSpacing/>
              <w:jc w:val="center"/>
            </w:pPr>
          </w:p>
        </w:tc>
        <w:tc>
          <w:tcPr>
            <w:tcW w:w="567" w:type="dxa"/>
          </w:tcPr>
          <w:p w14:paraId="4FBC12C0"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pPr>
          </w:p>
        </w:tc>
        <w:tc>
          <w:tcPr>
            <w:tcW w:w="5789" w:type="dxa"/>
            <w:gridSpan w:val="3"/>
          </w:tcPr>
          <w:p w14:paraId="7D2830B4"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pPr>
            <w:r w:rsidRPr="007542B8">
              <w:t>Date and time of creation</w:t>
            </w:r>
          </w:p>
          <w:p w14:paraId="27DBFB1F" w14:textId="05DAC26F" w:rsidR="007542B8" w:rsidRPr="00A26A8D" w:rsidRDefault="007542B8">
            <w:pPr>
              <w:pStyle w:val="ListParagraph"/>
              <w:numPr>
                <w:ilvl w:val="0"/>
                <w:numId w:val="31"/>
              </w:numPr>
              <w:tabs>
                <w:tab w:val="left" w:pos="720"/>
              </w:tabs>
              <w:spacing w:before="40"/>
              <w:cnfStyle w:val="000000000000" w:firstRow="0" w:lastRow="0" w:firstColumn="0" w:lastColumn="0" w:oddVBand="0" w:evenVBand="0" w:oddHBand="0" w:evenHBand="0" w:firstRowFirstColumn="0" w:firstRowLastColumn="0" w:lastRowFirstColumn="0" w:lastRowLastColumn="0"/>
            </w:pPr>
            <w:r w:rsidRPr="00DA671A">
              <w:rPr>
                <w:color w:val="000000"/>
              </w:rPr>
              <w:t>Format YYYY-MM-DDThh: mm: SS</w:t>
            </w:r>
          </w:p>
        </w:tc>
        <w:tc>
          <w:tcPr>
            <w:tcW w:w="1589" w:type="dxa"/>
          </w:tcPr>
          <w:p w14:paraId="3D3DA6AF" w14:textId="571F0432"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pPr>
            <w:r w:rsidRPr="007542B8">
              <w:t>&lt;CreDtTm&gt;</w:t>
            </w:r>
          </w:p>
        </w:tc>
        <w:tc>
          <w:tcPr>
            <w:tcW w:w="1589" w:type="dxa"/>
          </w:tcPr>
          <w:p w14:paraId="013059ED"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pPr>
            <w:r w:rsidRPr="007542B8">
              <w:t>[1.. 1]</w:t>
            </w:r>
          </w:p>
        </w:tc>
        <w:tc>
          <w:tcPr>
            <w:tcW w:w="1923" w:type="dxa"/>
          </w:tcPr>
          <w:p w14:paraId="36F67E1D"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pPr>
            <w:r w:rsidRPr="007542B8">
              <w:t>ISODateTime</w:t>
            </w:r>
          </w:p>
        </w:tc>
      </w:tr>
      <w:tr w:rsidR="007542B8" w:rsidRPr="007542B8" w14:paraId="7D4C98E1" w14:textId="77777777" w:rsidTr="007C51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8" w:type="dxa"/>
          </w:tcPr>
          <w:p w14:paraId="20C8A9DC" w14:textId="77777777" w:rsidR="007542B8" w:rsidRPr="007542B8" w:rsidRDefault="007542B8">
            <w:pPr>
              <w:numPr>
                <w:ilvl w:val="0"/>
                <w:numId w:val="12"/>
              </w:numPr>
              <w:spacing w:before="40"/>
              <w:contextualSpacing/>
              <w:jc w:val="center"/>
            </w:pPr>
          </w:p>
        </w:tc>
        <w:tc>
          <w:tcPr>
            <w:tcW w:w="567" w:type="dxa"/>
          </w:tcPr>
          <w:p w14:paraId="4D29278D"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pPr>
          </w:p>
        </w:tc>
        <w:tc>
          <w:tcPr>
            <w:tcW w:w="5789" w:type="dxa"/>
            <w:gridSpan w:val="3"/>
          </w:tcPr>
          <w:p w14:paraId="3EDF22C4"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Number of transactions</w:t>
            </w:r>
          </w:p>
          <w:p w14:paraId="59F8CF42" w14:textId="77777777" w:rsidR="00DA671A" w:rsidRPr="00DA671A" w:rsidRDefault="007542B8">
            <w:pPr>
              <w:pStyle w:val="ListParagraph"/>
              <w:numPr>
                <w:ilvl w:val="0"/>
                <w:numId w:val="32"/>
              </w:numPr>
              <w:tabs>
                <w:tab w:val="left" w:pos="720"/>
              </w:tabs>
              <w:spacing w:before="40"/>
              <w:cnfStyle w:val="000000010000" w:firstRow="0" w:lastRow="0" w:firstColumn="0" w:lastColumn="0" w:oddVBand="0" w:evenVBand="0" w:oddHBand="0" w:evenHBand="1" w:firstRowFirstColumn="0" w:firstRowLastColumn="0" w:lastRowFirstColumn="0" w:lastRowLastColumn="0"/>
            </w:pPr>
            <w:r w:rsidRPr="00DA671A">
              <w:rPr>
                <w:color w:val="000000"/>
              </w:rPr>
              <w:t>Must be equal to the number of items in the batch.</w:t>
            </w:r>
          </w:p>
          <w:p w14:paraId="33F90C40" w14:textId="0DC72152" w:rsidR="007542B8" w:rsidRPr="007542B8" w:rsidRDefault="007542B8">
            <w:pPr>
              <w:pStyle w:val="ListParagraph"/>
              <w:numPr>
                <w:ilvl w:val="0"/>
                <w:numId w:val="32"/>
              </w:numPr>
              <w:tabs>
                <w:tab w:val="left" w:pos="720"/>
              </w:tabs>
              <w:spacing w:before="40"/>
              <w:cnfStyle w:val="000000010000" w:firstRow="0" w:lastRow="0" w:firstColumn="0" w:lastColumn="0" w:oddVBand="0" w:evenVBand="0" w:oddHBand="0" w:evenHBand="1" w:firstRowFirstColumn="0" w:firstRowLastColumn="0" w:lastRowFirstColumn="0" w:lastRowLastColumn="0"/>
            </w:pPr>
            <w:r w:rsidRPr="007542B8">
              <w:rPr>
                <w:color w:val="000000"/>
              </w:rPr>
              <w:t xml:space="preserve">It cannot be greater than the ACH system </w:t>
            </w:r>
            <w:r w:rsidR="00B95B1B">
              <w:rPr>
                <w:color w:val="000000"/>
              </w:rPr>
              <w:t>parameter</w:t>
            </w:r>
            <w:r w:rsidRPr="007542B8">
              <w:rPr>
                <w:color w:val="000000"/>
              </w:rPr>
              <w:t xml:space="preserve"> "</w:t>
            </w:r>
            <w:r w:rsidR="00B95B1B" w:rsidRPr="00B95B1B">
              <w:rPr>
                <w:color w:val="000000"/>
              </w:rPr>
              <w:t>Accepted Items per batch</w:t>
            </w:r>
            <w:r w:rsidRPr="007542B8">
              <w:rPr>
                <w:color w:val="000000"/>
              </w:rPr>
              <w:t>".</w:t>
            </w:r>
          </w:p>
        </w:tc>
        <w:tc>
          <w:tcPr>
            <w:tcW w:w="1589" w:type="dxa"/>
          </w:tcPr>
          <w:p w14:paraId="7457B0FD" w14:textId="38FE42E1"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pPr>
            <w:r w:rsidRPr="007542B8">
              <w:t>&lt;NbOfTxs&gt;</w:t>
            </w:r>
          </w:p>
        </w:tc>
        <w:tc>
          <w:tcPr>
            <w:tcW w:w="1589" w:type="dxa"/>
          </w:tcPr>
          <w:p w14:paraId="632DCD86"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r w:rsidRPr="007542B8">
              <w:t>[1.. 1]</w:t>
            </w:r>
          </w:p>
        </w:tc>
        <w:tc>
          <w:tcPr>
            <w:tcW w:w="1923" w:type="dxa"/>
          </w:tcPr>
          <w:p w14:paraId="6F327202"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r w:rsidRPr="007542B8">
              <w:t>Max15NumericText</w:t>
            </w:r>
          </w:p>
        </w:tc>
      </w:tr>
      <w:tr w:rsidR="007542B8" w:rsidRPr="007542B8" w14:paraId="55D81D0D" w14:textId="77777777" w:rsidTr="007C516A">
        <w:trPr>
          <w:trHeight w:val="17"/>
        </w:trPr>
        <w:tc>
          <w:tcPr>
            <w:cnfStyle w:val="001000000000" w:firstRow="0" w:lastRow="0" w:firstColumn="1" w:lastColumn="0" w:oddVBand="0" w:evenVBand="0" w:oddHBand="0" w:evenHBand="0" w:firstRowFirstColumn="0" w:firstRowLastColumn="0" w:lastRowFirstColumn="0" w:lastRowLastColumn="0"/>
            <w:tcW w:w="1588" w:type="dxa"/>
          </w:tcPr>
          <w:p w14:paraId="7E91EE24" w14:textId="77777777" w:rsidR="007542B8" w:rsidRPr="007542B8" w:rsidRDefault="007542B8">
            <w:pPr>
              <w:numPr>
                <w:ilvl w:val="0"/>
                <w:numId w:val="12"/>
              </w:numPr>
              <w:spacing w:before="40"/>
              <w:contextualSpacing/>
              <w:jc w:val="center"/>
            </w:pPr>
          </w:p>
        </w:tc>
        <w:tc>
          <w:tcPr>
            <w:tcW w:w="567" w:type="dxa"/>
          </w:tcPr>
          <w:p w14:paraId="3F69C567"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p>
        </w:tc>
        <w:tc>
          <w:tcPr>
            <w:tcW w:w="5789" w:type="dxa"/>
            <w:gridSpan w:val="3"/>
          </w:tcPr>
          <w:p w14:paraId="57BC2191" w14:textId="77777777" w:rsidR="00DA671A" w:rsidRPr="00A35C7C" w:rsidRDefault="007542B8" w:rsidP="00A35C7C">
            <w:pPr>
              <w:tabs>
                <w:tab w:val="left" w:pos="720"/>
              </w:tabs>
              <w:spacing w:before="40"/>
              <w:cnfStyle w:val="000000000000" w:firstRow="0" w:lastRow="0" w:firstColumn="0" w:lastColumn="0" w:oddVBand="0" w:evenVBand="0" w:oddHBand="0" w:evenHBand="0" w:firstRowFirstColumn="0" w:firstRowLastColumn="0" w:lastRowFirstColumn="0" w:lastRowLastColumn="0"/>
            </w:pPr>
            <w:r w:rsidRPr="00A35C7C">
              <w:t>Total interbank settlement amount</w:t>
            </w:r>
          </w:p>
          <w:p w14:paraId="1B1B7233" w14:textId="77777777" w:rsidR="00DA671A" w:rsidRDefault="007542B8">
            <w:pPr>
              <w:pStyle w:val="ListParagraph"/>
              <w:numPr>
                <w:ilvl w:val="0"/>
                <w:numId w:val="33"/>
              </w:numPr>
              <w:tabs>
                <w:tab w:val="left" w:pos="720"/>
              </w:tabs>
              <w:spacing w:before="40"/>
              <w:cnfStyle w:val="000000000000" w:firstRow="0" w:lastRow="0" w:firstColumn="0" w:lastColumn="0" w:oddVBand="0" w:evenVBand="0" w:oddHBand="0" w:evenHBand="0" w:firstRowFirstColumn="0" w:firstRowLastColumn="0" w:lastRowFirstColumn="0" w:lastRowLastColumn="0"/>
            </w:pPr>
            <w:r w:rsidRPr="007542B8">
              <w:t>The amount is supported up to 15 digits for the whole part, a decimal point (".") and 2 fraction digits.</w:t>
            </w:r>
          </w:p>
          <w:p w14:paraId="373C5DD0" w14:textId="77777777" w:rsidR="00DA671A" w:rsidRDefault="007542B8">
            <w:pPr>
              <w:pStyle w:val="ListParagraph"/>
              <w:numPr>
                <w:ilvl w:val="0"/>
                <w:numId w:val="33"/>
              </w:numPr>
              <w:tabs>
                <w:tab w:val="left" w:pos="720"/>
              </w:tabs>
              <w:spacing w:before="40"/>
              <w:cnfStyle w:val="000000000000" w:firstRow="0" w:lastRow="0" w:firstColumn="0" w:lastColumn="0" w:oddVBand="0" w:evenVBand="0" w:oddHBand="0" w:evenHBand="0" w:firstRowFirstColumn="0" w:firstRowLastColumn="0" w:lastRowFirstColumn="0" w:lastRowLastColumn="0"/>
            </w:pPr>
            <w:r w:rsidRPr="007542B8">
              <w:t>The currency must be “GEL” or other currency that might be added later in the system.</w:t>
            </w:r>
          </w:p>
          <w:p w14:paraId="729EED9E" w14:textId="77777777" w:rsidR="00DA671A" w:rsidRPr="00DA671A" w:rsidRDefault="007542B8">
            <w:pPr>
              <w:pStyle w:val="ListParagraph"/>
              <w:numPr>
                <w:ilvl w:val="0"/>
                <w:numId w:val="33"/>
              </w:numPr>
              <w:tabs>
                <w:tab w:val="left" w:pos="720"/>
              </w:tabs>
              <w:spacing w:before="40"/>
              <w:cnfStyle w:val="000000000000" w:firstRow="0" w:lastRow="0" w:firstColumn="0" w:lastColumn="0" w:oddVBand="0" w:evenVBand="0" w:oddHBand="0" w:evenHBand="0" w:firstRowFirstColumn="0" w:firstRowLastColumn="0" w:lastRowFirstColumn="0" w:lastRowLastColumn="0"/>
              <w:rPr>
                <w:rFonts w:cs="Tahoma"/>
              </w:rPr>
            </w:pPr>
            <w:r w:rsidRPr="007542B8">
              <w:t>The amount must be greater than zero.</w:t>
            </w:r>
          </w:p>
          <w:p w14:paraId="145168DB" w14:textId="127D7930" w:rsidR="007542B8" w:rsidRPr="007542B8" w:rsidRDefault="007542B8">
            <w:pPr>
              <w:pStyle w:val="ListParagraph"/>
              <w:numPr>
                <w:ilvl w:val="0"/>
                <w:numId w:val="33"/>
              </w:numPr>
              <w:tabs>
                <w:tab w:val="left" w:pos="720"/>
              </w:tabs>
              <w:spacing w:before="40"/>
              <w:cnfStyle w:val="000000000000" w:firstRow="0" w:lastRow="0" w:firstColumn="0" w:lastColumn="0" w:oddVBand="0" w:evenVBand="0" w:oddHBand="0" w:evenHBand="0" w:firstRowFirstColumn="0" w:firstRowLastColumn="0" w:lastRowFirstColumn="0" w:lastRowLastColumn="0"/>
              <w:rPr>
                <w:rFonts w:cs="Tahoma"/>
              </w:rPr>
            </w:pPr>
            <w:r w:rsidRPr="007542B8">
              <w:t>The amount must be equal to the sum of the individual transactions in the file.</w:t>
            </w:r>
          </w:p>
        </w:tc>
        <w:tc>
          <w:tcPr>
            <w:tcW w:w="1589" w:type="dxa"/>
          </w:tcPr>
          <w:p w14:paraId="12304445" w14:textId="12F889F3"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r w:rsidRPr="007542B8">
              <w:t>&lt;TtlIntrBkSttlmAmt&gt;</w:t>
            </w:r>
          </w:p>
        </w:tc>
        <w:tc>
          <w:tcPr>
            <w:tcW w:w="1589" w:type="dxa"/>
          </w:tcPr>
          <w:p w14:paraId="60B7D312"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r w:rsidRPr="007542B8">
              <w:t>[0.. 1]</w:t>
            </w:r>
          </w:p>
        </w:tc>
        <w:tc>
          <w:tcPr>
            <w:tcW w:w="1923" w:type="dxa"/>
          </w:tcPr>
          <w:p w14:paraId="072948BD"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r w:rsidRPr="007542B8">
              <w:t>ActiveCurrencyAndAmount</w:t>
            </w:r>
          </w:p>
        </w:tc>
      </w:tr>
      <w:tr w:rsidR="007542B8" w:rsidRPr="007542B8" w14:paraId="65108772" w14:textId="77777777" w:rsidTr="007C51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8" w:type="dxa"/>
          </w:tcPr>
          <w:p w14:paraId="5EDF63DF" w14:textId="77777777" w:rsidR="007542B8" w:rsidRPr="007542B8" w:rsidRDefault="007542B8">
            <w:pPr>
              <w:numPr>
                <w:ilvl w:val="0"/>
                <w:numId w:val="12"/>
              </w:numPr>
              <w:spacing w:before="40"/>
              <w:contextualSpacing/>
              <w:jc w:val="center"/>
            </w:pPr>
          </w:p>
        </w:tc>
        <w:tc>
          <w:tcPr>
            <w:tcW w:w="567" w:type="dxa"/>
          </w:tcPr>
          <w:p w14:paraId="3B074E49"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p>
        </w:tc>
        <w:tc>
          <w:tcPr>
            <w:tcW w:w="5789" w:type="dxa"/>
            <w:gridSpan w:val="3"/>
          </w:tcPr>
          <w:p w14:paraId="22530C0E"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r w:rsidRPr="007542B8">
              <w:t>Interbank settlement date</w:t>
            </w:r>
          </w:p>
          <w:p w14:paraId="5C16C8BD" w14:textId="3381257F" w:rsidR="007542B8" w:rsidRPr="00B95B1B" w:rsidRDefault="007542B8">
            <w:pPr>
              <w:pStyle w:val="ListParagraph"/>
              <w:numPr>
                <w:ilvl w:val="0"/>
                <w:numId w:val="34"/>
              </w:numPr>
              <w:tabs>
                <w:tab w:val="left" w:pos="720"/>
              </w:tabs>
              <w:spacing w:before="40"/>
              <w:cnfStyle w:val="000000010000" w:firstRow="0" w:lastRow="0" w:firstColumn="0" w:lastColumn="0" w:oddVBand="0" w:evenVBand="0" w:oddHBand="0" w:evenHBand="1" w:firstRowFirstColumn="0" w:firstRowLastColumn="0" w:lastRowFirstColumn="0" w:lastRowLastColumn="0"/>
              <w:rPr>
                <w:rFonts w:cs="Tahoma"/>
              </w:rPr>
            </w:pPr>
            <w:r w:rsidRPr="00DA671A">
              <w:rPr>
                <w:color w:val="000000"/>
              </w:rPr>
              <w:t>Format YYYY-MM-DD</w:t>
            </w:r>
          </w:p>
        </w:tc>
        <w:tc>
          <w:tcPr>
            <w:tcW w:w="1589" w:type="dxa"/>
          </w:tcPr>
          <w:p w14:paraId="711FD672" w14:textId="752376AE"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r w:rsidRPr="007542B8">
              <w:t>&lt;IntrBkSttlmDt&gt;</w:t>
            </w:r>
          </w:p>
        </w:tc>
        <w:tc>
          <w:tcPr>
            <w:tcW w:w="1589" w:type="dxa"/>
          </w:tcPr>
          <w:p w14:paraId="6D72C0CF"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r w:rsidRPr="007542B8">
              <w:t>[0.. 1]</w:t>
            </w:r>
          </w:p>
        </w:tc>
        <w:tc>
          <w:tcPr>
            <w:tcW w:w="1923" w:type="dxa"/>
          </w:tcPr>
          <w:p w14:paraId="665BA687"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r w:rsidRPr="007542B8">
              <w:t>ISODate</w:t>
            </w:r>
          </w:p>
        </w:tc>
      </w:tr>
      <w:tr w:rsidR="007542B8" w:rsidRPr="007542B8" w14:paraId="59F4144F" w14:textId="77777777" w:rsidTr="007C516A">
        <w:tc>
          <w:tcPr>
            <w:cnfStyle w:val="001000000000" w:firstRow="0" w:lastRow="0" w:firstColumn="1" w:lastColumn="0" w:oddVBand="0" w:evenVBand="0" w:oddHBand="0" w:evenHBand="0" w:firstRowFirstColumn="0" w:firstRowLastColumn="0" w:lastRowFirstColumn="0" w:lastRowLastColumn="0"/>
            <w:tcW w:w="1588" w:type="dxa"/>
          </w:tcPr>
          <w:p w14:paraId="46290AAA" w14:textId="77777777" w:rsidR="007542B8" w:rsidRPr="007542B8" w:rsidRDefault="007542B8">
            <w:pPr>
              <w:numPr>
                <w:ilvl w:val="0"/>
                <w:numId w:val="12"/>
              </w:numPr>
              <w:spacing w:before="40"/>
              <w:contextualSpacing/>
              <w:jc w:val="center"/>
            </w:pPr>
          </w:p>
        </w:tc>
        <w:tc>
          <w:tcPr>
            <w:tcW w:w="567" w:type="dxa"/>
          </w:tcPr>
          <w:p w14:paraId="2F8AE4F7"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p>
        </w:tc>
        <w:tc>
          <w:tcPr>
            <w:tcW w:w="5789" w:type="dxa"/>
            <w:gridSpan w:val="3"/>
          </w:tcPr>
          <w:p w14:paraId="7E7E9CF6"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r w:rsidRPr="007542B8">
              <w:t>Settlement information</w:t>
            </w:r>
          </w:p>
        </w:tc>
        <w:tc>
          <w:tcPr>
            <w:tcW w:w="1589" w:type="dxa"/>
          </w:tcPr>
          <w:p w14:paraId="5A588346" w14:textId="4F5AAFB1"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r w:rsidRPr="007542B8">
              <w:t>&lt;SttlmInf&gt;</w:t>
            </w:r>
          </w:p>
        </w:tc>
        <w:tc>
          <w:tcPr>
            <w:tcW w:w="1589" w:type="dxa"/>
          </w:tcPr>
          <w:p w14:paraId="10B102A7"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r w:rsidRPr="007542B8">
              <w:t>[1.. 1]</w:t>
            </w:r>
          </w:p>
        </w:tc>
        <w:tc>
          <w:tcPr>
            <w:tcW w:w="1923" w:type="dxa"/>
          </w:tcPr>
          <w:p w14:paraId="71BF7B8F"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p>
        </w:tc>
      </w:tr>
      <w:tr w:rsidR="007542B8" w:rsidRPr="007542B8" w14:paraId="69995E6A" w14:textId="77777777" w:rsidTr="007C51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8" w:type="dxa"/>
          </w:tcPr>
          <w:p w14:paraId="03BC022E" w14:textId="77777777" w:rsidR="007542B8" w:rsidRPr="007542B8" w:rsidRDefault="007542B8">
            <w:pPr>
              <w:numPr>
                <w:ilvl w:val="0"/>
                <w:numId w:val="12"/>
              </w:numPr>
              <w:spacing w:before="40"/>
              <w:contextualSpacing/>
              <w:jc w:val="center"/>
            </w:pPr>
          </w:p>
        </w:tc>
        <w:tc>
          <w:tcPr>
            <w:tcW w:w="567" w:type="dxa"/>
          </w:tcPr>
          <w:p w14:paraId="5EAC4C44"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p>
        </w:tc>
        <w:tc>
          <w:tcPr>
            <w:tcW w:w="540" w:type="dxa"/>
          </w:tcPr>
          <w:p w14:paraId="12F6B754"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p>
        </w:tc>
        <w:tc>
          <w:tcPr>
            <w:tcW w:w="5249" w:type="dxa"/>
            <w:gridSpan w:val="2"/>
          </w:tcPr>
          <w:p w14:paraId="1DE3D734"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r w:rsidRPr="007542B8">
              <w:t>Settlement method</w:t>
            </w:r>
          </w:p>
          <w:p w14:paraId="48C39685" w14:textId="7F0844B6" w:rsidR="007542B8" w:rsidRPr="00DA671A" w:rsidRDefault="007542B8">
            <w:pPr>
              <w:pStyle w:val="ListParagraph"/>
              <w:numPr>
                <w:ilvl w:val="0"/>
                <w:numId w:val="35"/>
              </w:numPr>
              <w:tabs>
                <w:tab w:val="left" w:pos="720"/>
              </w:tabs>
              <w:spacing w:before="40"/>
              <w:cnfStyle w:val="000000010000" w:firstRow="0" w:lastRow="0" w:firstColumn="0" w:lastColumn="0" w:oddVBand="0" w:evenVBand="0" w:oddHBand="0" w:evenHBand="1" w:firstRowFirstColumn="0" w:firstRowLastColumn="0" w:lastRowFirstColumn="0" w:lastRowLastColumn="0"/>
              <w:rPr>
                <w:rFonts w:cs="Tahoma"/>
              </w:rPr>
            </w:pPr>
            <w:r w:rsidRPr="00DA671A">
              <w:rPr>
                <w:color w:val="000000"/>
              </w:rPr>
              <w:t xml:space="preserve">The value must be: </w:t>
            </w:r>
            <w:r w:rsidR="00DA671A">
              <w:rPr>
                <w:color w:val="000000"/>
              </w:rPr>
              <w:t>“</w:t>
            </w:r>
            <w:r w:rsidRPr="00DA671A">
              <w:rPr>
                <w:b/>
                <w:color w:val="000000"/>
              </w:rPr>
              <w:t>CLRG</w:t>
            </w:r>
            <w:r w:rsidR="00DA671A">
              <w:rPr>
                <w:b/>
                <w:color w:val="000000"/>
              </w:rPr>
              <w:t>”</w:t>
            </w:r>
            <w:r w:rsidRPr="00DA671A">
              <w:rPr>
                <w:color w:val="000000"/>
              </w:rPr>
              <w:t>.</w:t>
            </w:r>
          </w:p>
        </w:tc>
        <w:tc>
          <w:tcPr>
            <w:tcW w:w="1589" w:type="dxa"/>
          </w:tcPr>
          <w:p w14:paraId="127241BD" w14:textId="467E68F5"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r w:rsidRPr="007542B8">
              <w:t>&lt;SttlmMtd&gt;</w:t>
            </w:r>
          </w:p>
        </w:tc>
        <w:tc>
          <w:tcPr>
            <w:tcW w:w="1589" w:type="dxa"/>
          </w:tcPr>
          <w:p w14:paraId="4450A5D5"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r w:rsidRPr="007542B8">
              <w:t>[1.. 1]</w:t>
            </w:r>
          </w:p>
        </w:tc>
        <w:tc>
          <w:tcPr>
            <w:tcW w:w="1923" w:type="dxa"/>
          </w:tcPr>
          <w:p w14:paraId="64F6C2BB"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r w:rsidRPr="007542B8">
              <w:t>SettlementMethod1Code</w:t>
            </w:r>
          </w:p>
        </w:tc>
      </w:tr>
      <w:tr w:rsidR="007542B8" w:rsidRPr="007542B8" w14:paraId="5190F16A" w14:textId="77777777" w:rsidTr="007C516A">
        <w:tc>
          <w:tcPr>
            <w:cnfStyle w:val="001000000000" w:firstRow="0" w:lastRow="0" w:firstColumn="1" w:lastColumn="0" w:oddVBand="0" w:evenVBand="0" w:oddHBand="0" w:evenHBand="0" w:firstRowFirstColumn="0" w:firstRowLastColumn="0" w:lastRowFirstColumn="0" w:lastRowLastColumn="0"/>
            <w:tcW w:w="1588" w:type="dxa"/>
          </w:tcPr>
          <w:p w14:paraId="3BC80A95" w14:textId="77777777" w:rsidR="007542B8" w:rsidRPr="007542B8" w:rsidRDefault="007542B8">
            <w:pPr>
              <w:numPr>
                <w:ilvl w:val="0"/>
                <w:numId w:val="12"/>
              </w:numPr>
              <w:spacing w:before="40"/>
              <w:contextualSpacing/>
              <w:jc w:val="center"/>
            </w:pPr>
          </w:p>
        </w:tc>
        <w:tc>
          <w:tcPr>
            <w:tcW w:w="567" w:type="dxa"/>
          </w:tcPr>
          <w:p w14:paraId="044ADC8F"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p>
        </w:tc>
        <w:tc>
          <w:tcPr>
            <w:tcW w:w="540" w:type="dxa"/>
          </w:tcPr>
          <w:p w14:paraId="46FC190A"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p>
        </w:tc>
        <w:tc>
          <w:tcPr>
            <w:tcW w:w="5249" w:type="dxa"/>
            <w:gridSpan w:val="2"/>
          </w:tcPr>
          <w:p w14:paraId="50596C39"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lang w:val="en-GB"/>
              </w:rPr>
              <w:t>Clearing System Reference</w:t>
            </w:r>
          </w:p>
        </w:tc>
        <w:tc>
          <w:tcPr>
            <w:tcW w:w="1589" w:type="dxa"/>
          </w:tcPr>
          <w:p w14:paraId="1199AD83" w14:textId="4D25F0B9"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r w:rsidRPr="007542B8">
              <w:t>&lt;ClrSys&gt;</w:t>
            </w:r>
          </w:p>
        </w:tc>
        <w:tc>
          <w:tcPr>
            <w:tcW w:w="1589" w:type="dxa"/>
          </w:tcPr>
          <w:p w14:paraId="4FA23628"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r w:rsidRPr="007542B8">
              <w:t>[0.. 1]</w:t>
            </w:r>
          </w:p>
        </w:tc>
        <w:tc>
          <w:tcPr>
            <w:tcW w:w="1923" w:type="dxa"/>
          </w:tcPr>
          <w:p w14:paraId="1D0485E2"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p>
        </w:tc>
      </w:tr>
      <w:tr w:rsidR="007542B8" w:rsidRPr="007542B8" w14:paraId="63C0FD12" w14:textId="77777777" w:rsidTr="007C51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8" w:type="dxa"/>
          </w:tcPr>
          <w:p w14:paraId="408A3FD5" w14:textId="77777777" w:rsidR="007542B8" w:rsidRPr="007542B8" w:rsidRDefault="007542B8">
            <w:pPr>
              <w:numPr>
                <w:ilvl w:val="0"/>
                <w:numId w:val="12"/>
              </w:numPr>
              <w:spacing w:before="40"/>
              <w:contextualSpacing/>
              <w:jc w:val="center"/>
            </w:pPr>
          </w:p>
        </w:tc>
        <w:tc>
          <w:tcPr>
            <w:tcW w:w="567" w:type="dxa"/>
          </w:tcPr>
          <w:p w14:paraId="12BF9D6E"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p>
        </w:tc>
        <w:tc>
          <w:tcPr>
            <w:tcW w:w="540" w:type="dxa"/>
          </w:tcPr>
          <w:p w14:paraId="5C0750A3"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p>
        </w:tc>
        <w:tc>
          <w:tcPr>
            <w:tcW w:w="450" w:type="dxa"/>
          </w:tcPr>
          <w:p w14:paraId="1FAD6897"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p>
        </w:tc>
        <w:tc>
          <w:tcPr>
            <w:tcW w:w="4799" w:type="dxa"/>
          </w:tcPr>
          <w:p w14:paraId="0345DE11" w14:textId="49C711A1" w:rsidR="00DA671A" w:rsidRDefault="00DA671A" w:rsidP="007542B8">
            <w:pPr>
              <w:tabs>
                <w:tab w:val="left" w:pos="720"/>
              </w:tabs>
              <w:spacing w:before="40"/>
              <w:ind w:left="113"/>
              <w:cnfStyle w:val="000000010000" w:firstRow="0" w:lastRow="0" w:firstColumn="0" w:lastColumn="0" w:oddVBand="0" w:evenVBand="0" w:oddHBand="0" w:evenHBand="1" w:firstRowFirstColumn="0" w:firstRowLastColumn="0" w:lastRowFirstColumn="0" w:lastRowLastColumn="0"/>
              <w:rPr>
                <w:color w:val="000000"/>
              </w:rPr>
            </w:pPr>
            <w:r>
              <w:rPr>
                <w:color w:val="000000"/>
              </w:rPr>
              <w:t>Code</w:t>
            </w:r>
          </w:p>
          <w:p w14:paraId="077EE5D5" w14:textId="68878B53" w:rsidR="00DA671A" w:rsidRPr="00DA671A" w:rsidRDefault="00DA671A">
            <w:pPr>
              <w:pStyle w:val="ListParagraph"/>
              <w:numPr>
                <w:ilvl w:val="0"/>
                <w:numId w:val="29"/>
              </w:numPr>
              <w:tabs>
                <w:tab w:val="left" w:pos="720"/>
              </w:tabs>
              <w:spacing w:before="40"/>
              <w:cnfStyle w:val="000000010000" w:firstRow="0" w:lastRow="0" w:firstColumn="0" w:lastColumn="0" w:oddVBand="0" w:evenVBand="0" w:oddHBand="0" w:evenHBand="1" w:firstRowFirstColumn="0" w:firstRowLastColumn="0" w:lastRowFirstColumn="0" w:lastRowLastColumn="0"/>
              <w:rPr>
                <w:color w:val="000000"/>
              </w:rPr>
            </w:pPr>
            <w:r w:rsidRPr="00DA671A">
              <w:rPr>
                <w:color w:val="000000"/>
              </w:rPr>
              <w:t>Instrument (indicates SCT/RTGS</w:t>
            </w:r>
            <w:r>
              <w:rPr>
                <w:color w:val="000000"/>
              </w:rPr>
              <w:t>/ACH</w:t>
            </w:r>
            <w:r w:rsidRPr="00DA671A">
              <w:rPr>
                <w:color w:val="000000"/>
              </w:rPr>
              <w:t xml:space="preserve"> payments)</w:t>
            </w:r>
          </w:p>
          <w:p w14:paraId="5A92277F" w14:textId="712FC405" w:rsidR="007542B8" w:rsidRPr="00DA671A" w:rsidRDefault="007542B8">
            <w:pPr>
              <w:pStyle w:val="ListParagraph"/>
              <w:numPr>
                <w:ilvl w:val="0"/>
                <w:numId w:val="29"/>
              </w:numPr>
              <w:tabs>
                <w:tab w:val="left" w:pos="720"/>
              </w:tabs>
              <w:spacing w:before="40"/>
              <w:cnfStyle w:val="000000010000" w:firstRow="0" w:lastRow="0" w:firstColumn="0" w:lastColumn="0" w:oddVBand="0" w:evenVBand="0" w:oddHBand="0" w:evenHBand="1" w:firstRowFirstColumn="0" w:firstRowLastColumn="0" w:lastRowFirstColumn="0" w:lastRowLastColumn="0"/>
              <w:rPr>
                <w:rFonts w:cs="Tahoma"/>
              </w:rPr>
            </w:pPr>
            <w:r w:rsidRPr="00DA671A">
              <w:rPr>
                <w:color w:val="000000"/>
              </w:rPr>
              <w:t xml:space="preserve">The value must be: </w:t>
            </w:r>
            <w:r w:rsidR="00DA671A">
              <w:rPr>
                <w:color w:val="000000"/>
              </w:rPr>
              <w:t>“</w:t>
            </w:r>
            <w:r w:rsidRPr="00DA671A">
              <w:rPr>
                <w:b/>
                <w:color w:val="000000"/>
              </w:rPr>
              <w:t>ACH</w:t>
            </w:r>
            <w:r w:rsidR="00DA671A">
              <w:rPr>
                <w:b/>
                <w:color w:val="000000"/>
              </w:rPr>
              <w:t>”</w:t>
            </w:r>
            <w:r w:rsidRPr="00DA671A">
              <w:rPr>
                <w:color w:val="000000"/>
              </w:rPr>
              <w:t>.</w:t>
            </w:r>
          </w:p>
        </w:tc>
        <w:tc>
          <w:tcPr>
            <w:tcW w:w="1589" w:type="dxa"/>
          </w:tcPr>
          <w:p w14:paraId="34020748" w14:textId="074D012F"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r w:rsidRPr="007542B8">
              <w:t>&lt;</w:t>
            </w:r>
            <w:r w:rsidR="00EE154D">
              <w:t>Cd</w:t>
            </w:r>
            <w:r w:rsidRPr="007542B8">
              <w:t>&gt;</w:t>
            </w:r>
          </w:p>
        </w:tc>
        <w:tc>
          <w:tcPr>
            <w:tcW w:w="1589" w:type="dxa"/>
          </w:tcPr>
          <w:p w14:paraId="4CDE2E52"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r w:rsidRPr="007542B8">
              <w:t>[1.. 1]</w:t>
            </w:r>
          </w:p>
        </w:tc>
        <w:tc>
          <w:tcPr>
            <w:tcW w:w="1923" w:type="dxa"/>
          </w:tcPr>
          <w:p w14:paraId="02A3DF7A"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r w:rsidRPr="007542B8">
              <w:t>ExternalCashClearingSystem1Code</w:t>
            </w:r>
          </w:p>
        </w:tc>
      </w:tr>
      <w:tr w:rsidR="007542B8" w:rsidRPr="007542B8" w14:paraId="4440928E" w14:textId="77777777" w:rsidTr="007C516A">
        <w:tc>
          <w:tcPr>
            <w:cnfStyle w:val="001000000000" w:firstRow="0" w:lastRow="0" w:firstColumn="1" w:lastColumn="0" w:oddVBand="0" w:evenVBand="0" w:oddHBand="0" w:evenHBand="0" w:firstRowFirstColumn="0" w:firstRowLastColumn="0" w:lastRowFirstColumn="0" w:lastRowLastColumn="0"/>
            <w:tcW w:w="1588" w:type="dxa"/>
          </w:tcPr>
          <w:p w14:paraId="7DB98CC1" w14:textId="77777777" w:rsidR="007542B8" w:rsidRPr="007542B8" w:rsidRDefault="007542B8">
            <w:pPr>
              <w:numPr>
                <w:ilvl w:val="0"/>
                <w:numId w:val="12"/>
              </w:numPr>
              <w:spacing w:before="40"/>
              <w:contextualSpacing/>
              <w:jc w:val="center"/>
            </w:pPr>
          </w:p>
        </w:tc>
        <w:tc>
          <w:tcPr>
            <w:tcW w:w="567" w:type="dxa"/>
          </w:tcPr>
          <w:p w14:paraId="5259CA90"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p>
        </w:tc>
        <w:tc>
          <w:tcPr>
            <w:tcW w:w="5789" w:type="dxa"/>
            <w:gridSpan w:val="3"/>
          </w:tcPr>
          <w:p w14:paraId="59BCD94B"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lang w:val="en-GB"/>
              </w:rPr>
              <w:t>Instructing Agent</w:t>
            </w:r>
          </w:p>
        </w:tc>
        <w:tc>
          <w:tcPr>
            <w:tcW w:w="1589" w:type="dxa"/>
          </w:tcPr>
          <w:p w14:paraId="3CE8EA10" w14:textId="2CECB128"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r w:rsidRPr="007542B8">
              <w:t>&lt;InstgAgt&gt;</w:t>
            </w:r>
          </w:p>
        </w:tc>
        <w:tc>
          <w:tcPr>
            <w:tcW w:w="1589" w:type="dxa"/>
          </w:tcPr>
          <w:p w14:paraId="4E683D28"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r w:rsidRPr="007542B8">
              <w:t>[0.. 1]</w:t>
            </w:r>
          </w:p>
        </w:tc>
        <w:tc>
          <w:tcPr>
            <w:tcW w:w="1923" w:type="dxa"/>
          </w:tcPr>
          <w:p w14:paraId="0FFEFD1A"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p>
        </w:tc>
      </w:tr>
      <w:tr w:rsidR="007542B8" w:rsidRPr="007542B8" w14:paraId="703D23DE" w14:textId="77777777" w:rsidTr="007C51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8" w:type="dxa"/>
          </w:tcPr>
          <w:p w14:paraId="7C432FB1" w14:textId="77777777" w:rsidR="007542B8" w:rsidRPr="007542B8" w:rsidRDefault="007542B8">
            <w:pPr>
              <w:numPr>
                <w:ilvl w:val="0"/>
                <w:numId w:val="12"/>
              </w:numPr>
              <w:spacing w:before="40"/>
              <w:contextualSpacing/>
              <w:jc w:val="center"/>
            </w:pPr>
          </w:p>
        </w:tc>
        <w:tc>
          <w:tcPr>
            <w:tcW w:w="567" w:type="dxa"/>
          </w:tcPr>
          <w:p w14:paraId="38899EE6"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p>
        </w:tc>
        <w:tc>
          <w:tcPr>
            <w:tcW w:w="540" w:type="dxa"/>
          </w:tcPr>
          <w:p w14:paraId="12A1B24D"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p>
        </w:tc>
        <w:tc>
          <w:tcPr>
            <w:tcW w:w="5249" w:type="dxa"/>
            <w:gridSpan w:val="2"/>
          </w:tcPr>
          <w:p w14:paraId="6041F828"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lang w:val="en-GB"/>
              </w:rPr>
              <w:t>Financial Institution Identification</w:t>
            </w:r>
          </w:p>
        </w:tc>
        <w:tc>
          <w:tcPr>
            <w:tcW w:w="1589" w:type="dxa"/>
          </w:tcPr>
          <w:p w14:paraId="5DD9FB9C" w14:textId="4D62CA75" w:rsidR="007542B8" w:rsidRPr="007542B8" w:rsidRDefault="007542B8" w:rsidP="007542B8">
            <w:pPr>
              <w:tabs>
                <w:tab w:val="left" w:pos="464"/>
              </w:tabs>
              <w:cnfStyle w:val="000000010000" w:firstRow="0" w:lastRow="0" w:firstColumn="0" w:lastColumn="0" w:oddVBand="0" w:evenVBand="0" w:oddHBand="0" w:evenHBand="1" w:firstRowFirstColumn="0" w:firstRowLastColumn="0" w:lastRowFirstColumn="0" w:lastRowLastColumn="0"/>
              <w:rPr>
                <w:rFonts w:cs="Tahoma"/>
              </w:rPr>
            </w:pPr>
            <w:r w:rsidRPr="007542B8">
              <w:t>&lt;FinInstnId&gt;</w:t>
            </w:r>
          </w:p>
        </w:tc>
        <w:tc>
          <w:tcPr>
            <w:tcW w:w="1589" w:type="dxa"/>
          </w:tcPr>
          <w:p w14:paraId="0E966ACA"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r w:rsidRPr="007542B8">
              <w:t>[1.. 1]</w:t>
            </w:r>
          </w:p>
        </w:tc>
        <w:tc>
          <w:tcPr>
            <w:tcW w:w="1923" w:type="dxa"/>
          </w:tcPr>
          <w:p w14:paraId="3B8B7610"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p>
        </w:tc>
      </w:tr>
      <w:tr w:rsidR="007542B8" w:rsidRPr="007542B8" w14:paraId="7E14678F" w14:textId="77777777" w:rsidTr="007C516A">
        <w:tc>
          <w:tcPr>
            <w:cnfStyle w:val="001000000000" w:firstRow="0" w:lastRow="0" w:firstColumn="1" w:lastColumn="0" w:oddVBand="0" w:evenVBand="0" w:oddHBand="0" w:evenHBand="0" w:firstRowFirstColumn="0" w:firstRowLastColumn="0" w:lastRowFirstColumn="0" w:lastRowLastColumn="0"/>
            <w:tcW w:w="1588" w:type="dxa"/>
          </w:tcPr>
          <w:p w14:paraId="7495F69A" w14:textId="77777777" w:rsidR="007542B8" w:rsidRPr="007542B8" w:rsidRDefault="007542B8">
            <w:pPr>
              <w:numPr>
                <w:ilvl w:val="0"/>
                <w:numId w:val="12"/>
              </w:numPr>
              <w:spacing w:before="40"/>
              <w:contextualSpacing/>
              <w:jc w:val="center"/>
            </w:pPr>
          </w:p>
        </w:tc>
        <w:tc>
          <w:tcPr>
            <w:tcW w:w="567" w:type="dxa"/>
          </w:tcPr>
          <w:p w14:paraId="382274FF"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p>
        </w:tc>
        <w:tc>
          <w:tcPr>
            <w:tcW w:w="540" w:type="dxa"/>
          </w:tcPr>
          <w:p w14:paraId="1CEF28A4"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p>
        </w:tc>
        <w:tc>
          <w:tcPr>
            <w:tcW w:w="450" w:type="dxa"/>
          </w:tcPr>
          <w:p w14:paraId="1DF6D26E"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p>
        </w:tc>
        <w:tc>
          <w:tcPr>
            <w:tcW w:w="4799" w:type="dxa"/>
          </w:tcPr>
          <w:p w14:paraId="20F377F1" w14:textId="04FF46DF"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r w:rsidRPr="007542B8">
              <w:t xml:space="preserve">BIC </w:t>
            </w:r>
            <w:r w:rsidR="00B976B5">
              <w:t>I</w:t>
            </w:r>
            <w:r w:rsidRPr="007542B8">
              <w:t>dentifier</w:t>
            </w:r>
          </w:p>
          <w:p w14:paraId="114CD0BC" w14:textId="77777777" w:rsidR="00857F0C" w:rsidRDefault="00857F0C" w:rsidP="00857F0C">
            <w:pPr>
              <w:tabs>
                <w:tab w:val="left" w:pos="720"/>
              </w:tabs>
              <w:spacing w:before="40"/>
              <w:cnfStyle w:val="000000000000" w:firstRow="0" w:lastRow="0" w:firstColumn="0" w:lastColumn="0" w:oddVBand="0" w:evenVBand="0" w:oddHBand="0" w:evenHBand="0" w:firstRowFirstColumn="0" w:firstRowLastColumn="0" w:lastRowFirstColumn="0" w:lastRowLastColumn="0"/>
              <w:rPr>
                <w:color w:val="000000"/>
              </w:rPr>
            </w:pPr>
          </w:p>
          <w:p w14:paraId="374D11F2" w14:textId="5BD83A98" w:rsidR="007542B8" w:rsidRPr="00857F0C" w:rsidRDefault="007542B8" w:rsidP="00857F0C">
            <w:pPr>
              <w:tabs>
                <w:tab w:val="left" w:pos="720"/>
              </w:tabs>
              <w:spacing w:before="40"/>
              <w:cnfStyle w:val="000000000000" w:firstRow="0" w:lastRow="0" w:firstColumn="0" w:lastColumn="0" w:oddVBand="0" w:evenVBand="0" w:oddHBand="0" w:evenHBand="0" w:firstRowFirstColumn="0" w:firstRowLastColumn="0" w:lastRowFirstColumn="0" w:lastRowLastColumn="0"/>
              <w:rPr>
                <w:rFonts w:ascii="Calibri" w:hAnsi="Calibri"/>
                <w:color w:val="000000"/>
              </w:rPr>
            </w:pPr>
            <w:r w:rsidRPr="00857F0C">
              <w:rPr>
                <w:color w:val="000000"/>
              </w:rPr>
              <w:t>The use of the format for the BIC or SWIFT code: ISO 9362 is validated.</w:t>
            </w:r>
          </w:p>
        </w:tc>
        <w:tc>
          <w:tcPr>
            <w:tcW w:w="1589" w:type="dxa"/>
          </w:tcPr>
          <w:p w14:paraId="22B65000" w14:textId="0511CBDF" w:rsidR="007542B8" w:rsidRPr="007542B8" w:rsidRDefault="007542B8" w:rsidP="007542B8">
            <w:pPr>
              <w:tabs>
                <w:tab w:val="left" w:pos="464"/>
              </w:tabs>
              <w:cnfStyle w:val="000000000000" w:firstRow="0" w:lastRow="0" w:firstColumn="0" w:lastColumn="0" w:oddVBand="0" w:evenVBand="0" w:oddHBand="0" w:evenHBand="0" w:firstRowFirstColumn="0" w:firstRowLastColumn="0" w:lastRowFirstColumn="0" w:lastRowLastColumn="0"/>
              <w:rPr>
                <w:rFonts w:cs="Tahoma"/>
              </w:rPr>
            </w:pPr>
            <w:r w:rsidRPr="007542B8">
              <w:t>&lt;BICFI&gt;</w:t>
            </w:r>
          </w:p>
        </w:tc>
        <w:tc>
          <w:tcPr>
            <w:tcW w:w="1589" w:type="dxa"/>
          </w:tcPr>
          <w:p w14:paraId="4727D6BB"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r w:rsidRPr="007542B8">
              <w:t>[0.. 1]</w:t>
            </w:r>
          </w:p>
        </w:tc>
        <w:tc>
          <w:tcPr>
            <w:tcW w:w="1923" w:type="dxa"/>
          </w:tcPr>
          <w:p w14:paraId="5E65AFC1"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r w:rsidRPr="007542B8">
              <w:t>BICFIIdentifier</w:t>
            </w:r>
          </w:p>
        </w:tc>
      </w:tr>
    </w:tbl>
    <w:p w14:paraId="47D19770" w14:textId="77777777" w:rsidR="007542B8" w:rsidRDefault="007542B8" w:rsidP="007542B8">
      <w:pPr>
        <w:pStyle w:val="Standardtext"/>
      </w:pPr>
    </w:p>
    <w:p w14:paraId="32AE0D59" w14:textId="77777777" w:rsidR="007542B8" w:rsidRDefault="007542B8" w:rsidP="007542B8">
      <w:pPr>
        <w:pStyle w:val="Standardtext"/>
      </w:pPr>
    </w:p>
    <w:p w14:paraId="623FDDEA" w14:textId="77777777" w:rsidR="007542B8" w:rsidRDefault="007542B8" w:rsidP="007542B8">
      <w:pPr>
        <w:pStyle w:val="Standardtext"/>
      </w:pPr>
    </w:p>
    <w:p w14:paraId="170C9B6C" w14:textId="77777777" w:rsidR="007542B8" w:rsidRDefault="007542B8" w:rsidP="007542B8">
      <w:pPr>
        <w:pStyle w:val="Standardtext"/>
      </w:pPr>
    </w:p>
    <w:p w14:paraId="47F784C0" w14:textId="77777777" w:rsidR="007542B8" w:rsidRDefault="007542B8" w:rsidP="007542B8">
      <w:pPr>
        <w:pStyle w:val="Standardtext"/>
      </w:pPr>
    </w:p>
    <w:p w14:paraId="1FCDC7CB" w14:textId="77777777" w:rsidR="007542B8" w:rsidRDefault="007542B8" w:rsidP="007542B8">
      <w:pPr>
        <w:pStyle w:val="Standardtext"/>
      </w:pPr>
    </w:p>
    <w:p w14:paraId="7F7B81B2" w14:textId="77777777" w:rsidR="007542B8" w:rsidRDefault="007542B8" w:rsidP="007542B8">
      <w:pPr>
        <w:pStyle w:val="Standardtext"/>
      </w:pPr>
    </w:p>
    <w:p w14:paraId="46AE971A" w14:textId="77777777" w:rsidR="007542B8" w:rsidRDefault="007542B8" w:rsidP="007542B8">
      <w:pPr>
        <w:pStyle w:val="Standardtext"/>
      </w:pPr>
    </w:p>
    <w:p w14:paraId="4142C001" w14:textId="77777777" w:rsidR="007542B8" w:rsidRDefault="007542B8" w:rsidP="007542B8">
      <w:pPr>
        <w:pStyle w:val="Standardtext"/>
      </w:pPr>
    </w:p>
    <w:p w14:paraId="77628966" w14:textId="77777777" w:rsidR="007542B8" w:rsidRDefault="007542B8" w:rsidP="007542B8">
      <w:pPr>
        <w:pStyle w:val="Standardtext"/>
      </w:pPr>
    </w:p>
    <w:p w14:paraId="33ECB46A" w14:textId="77777777" w:rsidR="007542B8" w:rsidRDefault="007542B8" w:rsidP="007542B8">
      <w:pPr>
        <w:pStyle w:val="Standardtext"/>
      </w:pPr>
    </w:p>
    <w:p w14:paraId="15E4762F" w14:textId="77777777" w:rsidR="007542B8" w:rsidRDefault="007542B8" w:rsidP="007542B8">
      <w:pPr>
        <w:pStyle w:val="Standardtext"/>
      </w:pPr>
    </w:p>
    <w:p w14:paraId="40BC3E37" w14:textId="77777777" w:rsidR="007542B8" w:rsidRDefault="007542B8" w:rsidP="007542B8">
      <w:pPr>
        <w:pStyle w:val="Standardtext"/>
      </w:pPr>
    </w:p>
    <w:p w14:paraId="5AC26358" w14:textId="77777777" w:rsidR="007542B8" w:rsidRDefault="007542B8" w:rsidP="007542B8">
      <w:pPr>
        <w:pStyle w:val="Standardtext"/>
      </w:pPr>
    </w:p>
    <w:p w14:paraId="0C616F2C" w14:textId="77777777" w:rsidR="007542B8" w:rsidRDefault="007542B8" w:rsidP="007542B8">
      <w:pPr>
        <w:pStyle w:val="Standardtext"/>
      </w:pPr>
    </w:p>
    <w:p w14:paraId="6C3C8C9A" w14:textId="7A891C09" w:rsidR="007542B8" w:rsidRDefault="007542B8" w:rsidP="007542B8">
      <w:pPr>
        <w:pStyle w:val="Heading2"/>
      </w:pPr>
      <w:bookmarkStart w:id="35" w:name="_Toc201082162"/>
      <w:r>
        <w:t>Credit Transaction Information</w:t>
      </w:r>
      <w:bookmarkEnd w:id="35"/>
    </w:p>
    <w:tbl>
      <w:tblPr>
        <w:tblStyle w:val="TableColouredwithborders2"/>
        <w:tblW w:w="13029" w:type="dxa"/>
        <w:tblLayout w:type="fixed"/>
        <w:tblLook w:val="04A0" w:firstRow="1" w:lastRow="0" w:firstColumn="1" w:lastColumn="0" w:noHBand="0" w:noVBand="1"/>
      </w:tblPr>
      <w:tblGrid>
        <w:gridCol w:w="625"/>
        <w:gridCol w:w="526"/>
        <w:gridCol w:w="283"/>
        <w:gridCol w:w="271"/>
        <w:gridCol w:w="9"/>
        <w:gridCol w:w="85"/>
        <w:gridCol w:w="176"/>
        <w:gridCol w:w="37"/>
        <w:gridCol w:w="53"/>
        <w:gridCol w:w="7"/>
        <w:gridCol w:w="87"/>
        <w:gridCol w:w="176"/>
        <w:gridCol w:w="7"/>
        <w:gridCol w:w="83"/>
        <w:gridCol w:w="94"/>
        <w:gridCol w:w="93"/>
        <w:gridCol w:w="83"/>
        <w:gridCol w:w="4557"/>
        <w:gridCol w:w="2513"/>
        <w:gridCol w:w="1151"/>
        <w:gridCol w:w="2113"/>
      </w:tblGrid>
      <w:tr w:rsidR="005E0EBB" w:rsidRPr="007542B8" w14:paraId="2663AD7F" w14:textId="77777777" w:rsidTr="000D7EC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25" w:type="dxa"/>
          </w:tcPr>
          <w:p w14:paraId="51F6D62A" w14:textId="77777777" w:rsidR="007542B8" w:rsidRPr="007542B8" w:rsidRDefault="007542B8" w:rsidP="007542B8">
            <w:pPr>
              <w:spacing w:line="276" w:lineRule="auto"/>
              <w:jc w:val="both"/>
              <w:rPr>
                <w:sz w:val="24"/>
                <w:szCs w:val="24"/>
              </w:rPr>
            </w:pPr>
            <w:r w:rsidRPr="007542B8">
              <w:rPr>
                <w:sz w:val="24"/>
                <w:szCs w:val="24"/>
              </w:rPr>
              <w:t>#</w:t>
            </w:r>
          </w:p>
        </w:tc>
        <w:tc>
          <w:tcPr>
            <w:tcW w:w="6627" w:type="dxa"/>
            <w:gridSpan w:val="17"/>
          </w:tcPr>
          <w:p w14:paraId="0582F05D" w14:textId="77777777" w:rsidR="007542B8" w:rsidRPr="007542B8" w:rsidRDefault="007542B8" w:rsidP="007542B8">
            <w:pPr>
              <w:spacing w:line="276"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7542B8">
              <w:rPr>
                <w:sz w:val="24"/>
                <w:szCs w:val="24"/>
              </w:rPr>
              <w:t>DESCRIPTION</w:t>
            </w:r>
          </w:p>
        </w:tc>
        <w:tc>
          <w:tcPr>
            <w:tcW w:w="2513" w:type="dxa"/>
          </w:tcPr>
          <w:p w14:paraId="0B4BD0DE" w14:textId="77777777" w:rsidR="007542B8" w:rsidRPr="007542B8" w:rsidRDefault="007542B8" w:rsidP="007542B8">
            <w:pPr>
              <w:spacing w:line="276"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7542B8">
              <w:rPr>
                <w:sz w:val="24"/>
                <w:szCs w:val="24"/>
              </w:rPr>
              <w:t>XML ELEMENT</w:t>
            </w:r>
          </w:p>
        </w:tc>
        <w:tc>
          <w:tcPr>
            <w:tcW w:w="1151" w:type="dxa"/>
          </w:tcPr>
          <w:p w14:paraId="76988726" w14:textId="77777777" w:rsidR="007542B8" w:rsidRPr="007542B8" w:rsidRDefault="007542B8" w:rsidP="007542B8">
            <w:pPr>
              <w:spacing w:line="276"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7542B8">
              <w:rPr>
                <w:sz w:val="24"/>
                <w:szCs w:val="24"/>
              </w:rPr>
              <w:t>Mult.</w:t>
            </w:r>
          </w:p>
        </w:tc>
        <w:tc>
          <w:tcPr>
            <w:tcW w:w="2113" w:type="dxa"/>
          </w:tcPr>
          <w:p w14:paraId="5485A6FA" w14:textId="77777777" w:rsidR="007542B8" w:rsidRPr="007542B8" w:rsidRDefault="007542B8" w:rsidP="007542B8">
            <w:pPr>
              <w:spacing w:line="276"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7542B8">
              <w:rPr>
                <w:sz w:val="24"/>
                <w:szCs w:val="24"/>
              </w:rPr>
              <w:t>DATA TYPE</w:t>
            </w:r>
          </w:p>
        </w:tc>
      </w:tr>
      <w:tr w:rsidR="007542B8" w:rsidRPr="007542B8" w14:paraId="04DD491E" w14:textId="77777777" w:rsidTr="000D7EC2">
        <w:tc>
          <w:tcPr>
            <w:cnfStyle w:val="001000000000" w:firstRow="0" w:lastRow="0" w:firstColumn="1" w:lastColumn="0" w:oddVBand="0" w:evenVBand="0" w:oddHBand="0" w:evenHBand="0" w:firstRowFirstColumn="0" w:firstRowLastColumn="0" w:lastRowFirstColumn="0" w:lastRowLastColumn="0"/>
            <w:tcW w:w="625" w:type="dxa"/>
          </w:tcPr>
          <w:p w14:paraId="5903B175" w14:textId="77777777" w:rsidR="007542B8" w:rsidRPr="007542B8" w:rsidRDefault="007542B8">
            <w:pPr>
              <w:numPr>
                <w:ilvl w:val="0"/>
                <w:numId w:val="13"/>
              </w:numPr>
              <w:spacing w:before="40"/>
              <w:contextualSpacing/>
            </w:pPr>
          </w:p>
        </w:tc>
        <w:tc>
          <w:tcPr>
            <w:tcW w:w="6627" w:type="dxa"/>
            <w:gridSpan w:val="17"/>
          </w:tcPr>
          <w:p w14:paraId="7DBBCAEA"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pPr>
            <w:r w:rsidRPr="007542B8">
              <w:t>Credit transfer transaction information</w:t>
            </w:r>
          </w:p>
        </w:tc>
        <w:tc>
          <w:tcPr>
            <w:tcW w:w="2513" w:type="dxa"/>
          </w:tcPr>
          <w:p w14:paraId="2864650D"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pPr>
            <w:r w:rsidRPr="007542B8">
              <w:t>&lt;CdtTrfTxInf&gt;</w:t>
            </w:r>
          </w:p>
        </w:tc>
        <w:tc>
          <w:tcPr>
            <w:tcW w:w="1151" w:type="dxa"/>
          </w:tcPr>
          <w:p w14:paraId="2E8568E2"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pPr>
            <w:r w:rsidRPr="007542B8">
              <w:t>[1..*]</w:t>
            </w:r>
          </w:p>
        </w:tc>
        <w:tc>
          <w:tcPr>
            <w:tcW w:w="2113" w:type="dxa"/>
          </w:tcPr>
          <w:p w14:paraId="4F1572AD"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pPr>
          </w:p>
        </w:tc>
      </w:tr>
      <w:tr w:rsidR="005E0EBB" w:rsidRPr="007542B8" w14:paraId="2011B0C7" w14:textId="77777777" w:rsidTr="000D7E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384AB773" w14:textId="77777777" w:rsidR="007542B8" w:rsidRPr="007542B8" w:rsidRDefault="007542B8">
            <w:pPr>
              <w:numPr>
                <w:ilvl w:val="0"/>
                <w:numId w:val="13"/>
              </w:numPr>
              <w:spacing w:before="40"/>
              <w:contextualSpacing/>
            </w:pPr>
          </w:p>
        </w:tc>
        <w:tc>
          <w:tcPr>
            <w:tcW w:w="526" w:type="dxa"/>
          </w:tcPr>
          <w:p w14:paraId="256C8F6B"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p>
        </w:tc>
        <w:tc>
          <w:tcPr>
            <w:tcW w:w="6101" w:type="dxa"/>
            <w:gridSpan w:val="16"/>
          </w:tcPr>
          <w:p w14:paraId="50C6D124"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Payment ID</w:t>
            </w:r>
          </w:p>
        </w:tc>
        <w:tc>
          <w:tcPr>
            <w:tcW w:w="2513" w:type="dxa"/>
          </w:tcPr>
          <w:p w14:paraId="765220AD"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&lt;PmtId&gt;</w:t>
            </w:r>
          </w:p>
        </w:tc>
        <w:tc>
          <w:tcPr>
            <w:tcW w:w="1151" w:type="dxa"/>
          </w:tcPr>
          <w:p w14:paraId="47BC7B71"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[1..1]</w:t>
            </w:r>
          </w:p>
        </w:tc>
        <w:tc>
          <w:tcPr>
            <w:tcW w:w="2113" w:type="dxa"/>
          </w:tcPr>
          <w:p w14:paraId="24D87BCA"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pPr>
          </w:p>
        </w:tc>
      </w:tr>
      <w:tr w:rsidR="00E4387C" w:rsidRPr="007542B8" w14:paraId="3AA34989" w14:textId="77777777" w:rsidTr="000D7EC2">
        <w:tc>
          <w:tcPr>
            <w:cnfStyle w:val="001000000000" w:firstRow="0" w:lastRow="0" w:firstColumn="1" w:lastColumn="0" w:oddVBand="0" w:evenVBand="0" w:oddHBand="0" w:evenHBand="0" w:firstRowFirstColumn="0" w:firstRowLastColumn="0" w:lastRowFirstColumn="0" w:lastRowLastColumn="0"/>
            <w:tcW w:w="625" w:type="dxa"/>
          </w:tcPr>
          <w:p w14:paraId="6732C859" w14:textId="77777777" w:rsidR="00E4387C" w:rsidRPr="007542B8" w:rsidRDefault="00E4387C">
            <w:pPr>
              <w:numPr>
                <w:ilvl w:val="0"/>
                <w:numId w:val="13"/>
              </w:numPr>
              <w:spacing w:before="40"/>
              <w:contextualSpacing/>
            </w:pPr>
          </w:p>
        </w:tc>
        <w:tc>
          <w:tcPr>
            <w:tcW w:w="526" w:type="dxa"/>
          </w:tcPr>
          <w:p w14:paraId="223CEA15" w14:textId="77777777" w:rsidR="00E4387C" w:rsidRPr="007542B8" w:rsidRDefault="00E4387C" w:rsidP="007542B8">
            <w:pPr>
              <w:jc w:val="both"/>
              <w:cnfStyle w:val="000000000000" w:firstRow="0" w:lastRow="0" w:firstColumn="0" w:lastColumn="0" w:oddVBand="0" w:evenVBand="0" w:oddHBand="0" w:evenHBand="0" w:firstRowFirstColumn="0" w:firstRowLastColumn="0" w:lastRowFirstColumn="0" w:lastRowLastColumn="0"/>
              <w:rPr>
                <w:rFonts w:cs="Tahoma"/>
              </w:rPr>
            </w:pPr>
          </w:p>
        </w:tc>
        <w:tc>
          <w:tcPr>
            <w:tcW w:w="283" w:type="dxa"/>
          </w:tcPr>
          <w:p w14:paraId="15ECE2C0" w14:textId="77777777" w:rsidR="00E4387C" w:rsidRPr="007542B8" w:rsidRDefault="00E4387C" w:rsidP="007542B8">
            <w:pPr>
              <w:jc w:val="both"/>
              <w:cnfStyle w:val="000000000000" w:firstRow="0" w:lastRow="0" w:firstColumn="0" w:lastColumn="0" w:oddVBand="0" w:evenVBand="0" w:oddHBand="0" w:evenHBand="0" w:firstRowFirstColumn="0" w:firstRowLastColumn="0" w:lastRowFirstColumn="0" w:lastRowLastColumn="0"/>
              <w:rPr>
                <w:rFonts w:cs="Tahoma"/>
              </w:rPr>
            </w:pPr>
          </w:p>
        </w:tc>
        <w:tc>
          <w:tcPr>
            <w:tcW w:w="5818" w:type="dxa"/>
            <w:gridSpan w:val="15"/>
          </w:tcPr>
          <w:p w14:paraId="000823EF" w14:textId="77777777" w:rsidR="00E4387C" w:rsidRDefault="00AB24EE" w:rsidP="007542B8">
            <w:pPr>
              <w:jc w:val="both"/>
              <w:cnfStyle w:val="000000000000" w:firstRow="0" w:lastRow="0" w:firstColumn="0" w:lastColumn="0" w:oddVBand="0" w:evenVBand="0" w:oddHBand="0" w:evenHBand="0" w:firstRowFirstColumn="0" w:firstRowLastColumn="0" w:lastRowFirstColumn="0" w:lastRowLastColumn="0"/>
              <w:rPr>
                <w:rFonts w:cs="Tahoma"/>
              </w:rPr>
            </w:pPr>
            <w:r w:rsidRPr="00AB24EE">
              <w:rPr>
                <w:rFonts w:cs="Tahoma"/>
              </w:rPr>
              <w:t>Instruction</w:t>
            </w:r>
            <w:r>
              <w:rPr>
                <w:rFonts w:cs="Tahoma"/>
              </w:rPr>
              <w:t xml:space="preserve"> </w:t>
            </w:r>
            <w:r w:rsidRPr="00AB24EE">
              <w:rPr>
                <w:rFonts w:cs="Tahoma"/>
              </w:rPr>
              <w:t xml:space="preserve">Identification </w:t>
            </w:r>
          </w:p>
          <w:p w14:paraId="0BD07EA8" w14:textId="1FCB7BCB" w:rsidR="00AB24EE" w:rsidRPr="00440D20" w:rsidRDefault="0095790A">
            <w:pPr>
              <w:numPr>
                <w:ilvl w:val="0"/>
                <w:numId w:val="14"/>
              </w:numPr>
              <w:spacing w:before="40"/>
              <w:contextualSpacing/>
              <w:cnfStyle w:val="000000000000" w:firstRow="0" w:lastRow="0" w:firstColumn="0" w:lastColumn="0" w:oddVBand="0" w:evenVBand="0" w:oddHBand="0" w:evenHBand="0" w:firstRowFirstColumn="0" w:firstRowLastColumn="0" w:lastRowFirstColumn="0" w:lastRowLastColumn="0"/>
              <w:rPr>
                <w:rFonts w:cs="Tahoma"/>
              </w:rPr>
            </w:pPr>
            <w:r>
              <w:rPr>
                <w:color w:val="000000"/>
              </w:rPr>
              <w:t>Recommended to</w:t>
            </w:r>
            <w:r w:rsidR="00AB24EE" w:rsidRPr="00AB24EE">
              <w:rPr>
                <w:color w:val="000000"/>
              </w:rPr>
              <w:t xml:space="preserve"> be identical with the TxId field.</w:t>
            </w:r>
            <w:r w:rsidR="00AB24EE">
              <w:rPr>
                <w:color w:val="000000"/>
              </w:rPr>
              <w:t xml:space="preserve"> TxId is leading and referenced in any message responses generated by ACH.</w:t>
            </w:r>
          </w:p>
          <w:p w14:paraId="3BC39F4A" w14:textId="4F09984E" w:rsidR="00440D20" w:rsidRPr="007542B8" w:rsidRDefault="00440D20">
            <w:pPr>
              <w:numPr>
                <w:ilvl w:val="0"/>
                <w:numId w:val="14"/>
              </w:numPr>
              <w:spacing w:before="40"/>
              <w:contextualSpacing/>
              <w:cnfStyle w:val="000000000000" w:firstRow="0" w:lastRow="0" w:firstColumn="0" w:lastColumn="0" w:oddVBand="0" w:evenVBand="0" w:oddHBand="0" w:evenHBand="0" w:firstRowFirstColumn="0" w:firstRowLastColumn="0" w:lastRowFirstColumn="0" w:lastRowLastColumn="0"/>
              <w:rPr>
                <w:rFonts w:cs="Tahoma"/>
              </w:rPr>
            </w:pPr>
            <w:r>
              <w:rPr>
                <w:color w:val="000000"/>
              </w:rPr>
              <w:lastRenderedPageBreak/>
              <w:t>No validation is applied.</w:t>
            </w:r>
          </w:p>
        </w:tc>
        <w:tc>
          <w:tcPr>
            <w:tcW w:w="2513" w:type="dxa"/>
          </w:tcPr>
          <w:p w14:paraId="5AC2B4EB" w14:textId="5D42DFD8" w:rsidR="00E4387C" w:rsidRPr="007542B8" w:rsidRDefault="00AB24EE" w:rsidP="007542B8">
            <w:pPr>
              <w:cnfStyle w:val="000000000000" w:firstRow="0" w:lastRow="0" w:firstColumn="0" w:lastColumn="0" w:oddVBand="0" w:evenVBand="0" w:oddHBand="0" w:evenHBand="0" w:firstRowFirstColumn="0" w:firstRowLastColumn="0" w:lastRowFirstColumn="0" w:lastRowLastColumn="0"/>
              <w:rPr>
                <w:rFonts w:cs="Tahoma"/>
              </w:rPr>
            </w:pPr>
            <w:r w:rsidRPr="00AB24EE">
              <w:rPr>
                <w:rFonts w:cs="Tahoma"/>
              </w:rPr>
              <w:lastRenderedPageBreak/>
              <w:t>&lt;InstrId&gt;</w:t>
            </w:r>
          </w:p>
        </w:tc>
        <w:tc>
          <w:tcPr>
            <w:tcW w:w="1151" w:type="dxa"/>
          </w:tcPr>
          <w:p w14:paraId="7AA38FCE" w14:textId="2B7ED79D" w:rsidR="00E4387C" w:rsidRPr="007542B8" w:rsidRDefault="00AB24EE" w:rsidP="007542B8">
            <w:pPr>
              <w:cnfStyle w:val="000000000000" w:firstRow="0" w:lastRow="0" w:firstColumn="0" w:lastColumn="0" w:oddVBand="0" w:evenVBand="0" w:oddHBand="0" w:evenHBand="0" w:firstRowFirstColumn="0" w:firstRowLastColumn="0" w:lastRowFirstColumn="0" w:lastRowLastColumn="0"/>
              <w:rPr>
                <w:rFonts w:cs="Tahoma"/>
              </w:rPr>
            </w:pPr>
            <w:r>
              <w:rPr>
                <w:rFonts w:cs="Tahoma"/>
              </w:rPr>
              <w:t>[0..1]</w:t>
            </w:r>
          </w:p>
        </w:tc>
        <w:tc>
          <w:tcPr>
            <w:tcW w:w="2113" w:type="dxa"/>
          </w:tcPr>
          <w:p w14:paraId="6FD0DC60" w14:textId="653C5605" w:rsidR="00E4387C" w:rsidRPr="007542B8" w:rsidRDefault="00AB24EE" w:rsidP="007542B8">
            <w:pPr>
              <w:cnfStyle w:val="000000000000" w:firstRow="0" w:lastRow="0" w:firstColumn="0" w:lastColumn="0" w:oddVBand="0" w:evenVBand="0" w:oddHBand="0" w:evenHBand="0" w:firstRowFirstColumn="0" w:firstRowLastColumn="0" w:lastRowFirstColumn="0" w:lastRowLastColumn="0"/>
              <w:rPr>
                <w:rFonts w:cs="Tahoma"/>
              </w:rPr>
            </w:pPr>
            <w:r>
              <w:rPr>
                <w:rFonts w:cs="Tahoma"/>
              </w:rPr>
              <w:t>Max35Text</w:t>
            </w:r>
          </w:p>
        </w:tc>
      </w:tr>
      <w:tr w:rsidR="005E0EBB" w:rsidRPr="007542B8" w14:paraId="7A681618" w14:textId="77777777" w:rsidTr="000D7E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2249A669" w14:textId="77777777" w:rsidR="007542B8" w:rsidRPr="007542B8" w:rsidRDefault="007542B8">
            <w:pPr>
              <w:numPr>
                <w:ilvl w:val="0"/>
                <w:numId w:val="13"/>
              </w:numPr>
              <w:spacing w:before="40"/>
              <w:contextualSpacing/>
            </w:pPr>
          </w:p>
        </w:tc>
        <w:tc>
          <w:tcPr>
            <w:tcW w:w="526" w:type="dxa"/>
          </w:tcPr>
          <w:p w14:paraId="7E81DD9C" w14:textId="77777777" w:rsidR="007542B8" w:rsidRPr="007542B8" w:rsidRDefault="007542B8" w:rsidP="007542B8">
            <w:pPr>
              <w:jc w:val="both"/>
              <w:cnfStyle w:val="000000010000" w:firstRow="0" w:lastRow="0" w:firstColumn="0" w:lastColumn="0" w:oddVBand="0" w:evenVBand="0" w:oddHBand="0" w:evenHBand="1" w:firstRowFirstColumn="0" w:firstRowLastColumn="0" w:lastRowFirstColumn="0" w:lastRowLastColumn="0"/>
              <w:rPr>
                <w:rFonts w:cs="Tahoma"/>
              </w:rPr>
            </w:pPr>
          </w:p>
        </w:tc>
        <w:tc>
          <w:tcPr>
            <w:tcW w:w="283" w:type="dxa"/>
          </w:tcPr>
          <w:p w14:paraId="571FB736" w14:textId="77777777" w:rsidR="007542B8" w:rsidRPr="007542B8" w:rsidRDefault="007542B8" w:rsidP="007542B8">
            <w:pPr>
              <w:jc w:val="both"/>
              <w:cnfStyle w:val="000000010000" w:firstRow="0" w:lastRow="0" w:firstColumn="0" w:lastColumn="0" w:oddVBand="0" w:evenVBand="0" w:oddHBand="0" w:evenHBand="1" w:firstRowFirstColumn="0" w:firstRowLastColumn="0" w:lastRowFirstColumn="0" w:lastRowLastColumn="0"/>
              <w:rPr>
                <w:rFonts w:cs="Tahoma"/>
              </w:rPr>
            </w:pPr>
          </w:p>
        </w:tc>
        <w:tc>
          <w:tcPr>
            <w:tcW w:w="5818" w:type="dxa"/>
            <w:gridSpan w:val="15"/>
          </w:tcPr>
          <w:p w14:paraId="55AB8107" w14:textId="77777777" w:rsidR="007542B8" w:rsidRDefault="007542B8" w:rsidP="007542B8">
            <w:pPr>
              <w:jc w:val="both"/>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End to End Identification</w:t>
            </w:r>
          </w:p>
          <w:p w14:paraId="19BCB7B5" w14:textId="77777777" w:rsidR="00440D20" w:rsidRPr="00440D20" w:rsidRDefault="00FE7730">
            <w:pPr>
              <w:numPr>
                <w:ilvl w:val="0"/>
                <w:numId w:val="14"/>
              </w:numPr>
              <w:spacing w:before="40"/>
              <w:contextualSpacing/>
              <w:cnfStyle w:val="000000010000" w:firstRow="0" w:lastRow="0" w:firstColumn="0" w:lastColumn="0" w:oddVBand="0" w:evenVBand="0" w:oddHBand="0" w:evenHBand="1" w:firstRowFirstColumn="0" w:firstRowLastColumn="0" w:lastRowFirstColumn="0" w:lastRowLastColumn="0"/>
              <w:rPr>
                <w:rFonts w:cs="Tahoma"/>
              </w:rPr>
            </w:pPr>
            <w:r w:rsidRPr="00FE7730">
              <w:rPr>
                <w:color w:val="000000"/>
              </w:rPr>
              <w:t>RTP (Request To Pay) reference</w:t>
            </w:r>
            <w:r>
              <w:rPr>
                <w:color w:val="000000"/>
              </w:rPr>
              <w:t xml:space="preserve">. </w:t>
            </w:r>
          </w:p>
          <w:p w14:paraId="76C47119" w14:textId="10D6BF8D" w:rsidR="00FE7730" w:rsidRPr="007542B8" w:rsidRDefault="00FE7730">
            <w:pPr>
              <w:numPr>
                <w:ilvl w:val="0"/>
                <w:numId w:val="14"/>
              </w:numPr>
              <w:spacing w:before="40"/>
              <w:contextualSpacing/>
              <w:cnfStyle w:val="000000010000" w:firstRow="0" w:lastRow="0" w:firstColumn="0" w:lastColumn="0" w:oddVBand="0" w:evenVBand="0" w:oddHBand="0" w:evenHBand="1" w:firstRowFirstColumn="0" w:firstRowLastColumn="0" w:lastRowFirstColumn="0" w:lastRowLastColumn="0"/>
              <w:rPr>
                <w:rFonts w:cs="Tahoma"/>
              </w:rPr>
            </w:pPr>
            <w:r>
              <w:rPr>
                <w:color w:val="000000"/>
              </w:rPr>
              <w:t xml:space="preserve">No validation </w:t>
            </w:r>
            <w:r w:rsidR="00440D20">
              <w:rPr>
                <w:color w:val="000000"/>
              </w:rPr>
              <w:t xml:space="preserve">is </w:t>
            </w:r>
            <w:r>
              <w:rPr>
                <w:color w:val="000000"/>
              </w:rPr>
              <w:t>applied.</w:t>
            </w:r>
          </w:p>
        </w:tc>
        <w:tc>
          <w:tcPr>
            <w:tcW w:w="2513" w:type="dxa"/>
          </w:tcPr>
          <w:p w14:paraId="6933CE28"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&lt;EndToEndId&gt;</w:t>
            </w:r>
          </w:p>
        </w:tc>
        <w:tc>
          <w:tcPr>
            <w:tcW w:w="1151" w:type="dxa"/>
          </w:tcPr>
          <w:p w14:paraId="0378BAF6" w14:textId="77553FAB"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w:t>
            </w:r>
            <w:r w:rsidR="00FE7730">
              <w:rPr>
                <w:rFonts w:cs="Tahoma"/>
              </w:rPr>
              <w:t>0</w:t>
            </w:r>
            <w:r w:rsidRPr="007542B8">
              <w:rPr>
                <w:rFonts w:cs="Tahoma"/>
              </w:rPr>
              <w:t>..1]</w:t>
            </w:r>
          </w:p>
        </w:tc>
        <w:tc>
          <w:tcPr>
            <w:tcW w:w="2113" w:type="dxa"/>
          </w:tcPr>
          <w:p w14:paraId="49A92E75"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Max35Text</w:t>
            </w:r>
          </w:p>
        </w:tc>
      </w:tr>
      <w:tr w:rsidR="007542B8" w:rsidRPr="007542B8" w14:paraId="724ED984" w14:textId="77777777" w:rsidTr="000D7EC2">
        <w:tc>
          <w:tcPr>
            <w:cnfStyle w:val="001000000000" w:firstRow="0" w:lastRow="0" w:firstColumn="1" w:lastColumn="0" w:oddVBand="0" w:evenVBand="0" w:oddHBand="0" w:evenHBand="0" w:firstRowFirstColumn="0" w:firstRowLastColumn="0" w:lastRowFirstColumn="0" w:lastRowLastColumn="0"/>
            <w:tcW w:w="625" w:type="dxa"/>
          </w:tcPr>
          <w:p w14:paraId="06247D86" w14:textId="77777777" w:rsidR="007542B8" w:rsidRPr="007542B8" w:rsidRDefault="007542B8">
            <w:pPr>
              <w:numPr>
                <w:ilvl w:val="0"/>
                <w:numId w:val="13"/>
              </w:numPr>
              <w:spacing w:before="40"/>
              <w:contextualSpacing/>
            </w:pPr>
          </w:p>
        </w:tc>
        <w:tc>
          <w:tcPr>
            <w:tcW w:w="526" w:type="dxa"/>
          </w:tcPr>
          <w:p w14:paraId="40F0393F"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p>
        </w:tc>
        <w:tc>
          <w:tcPr>
            <w:tcW w:w="283" w:type="dxa"/>
          </w:tcPr>
          <w:p w14:paraId="5AD10F3C"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p>
        </w:tc>
        <w:tc>
          <w:tcPr>
            <w:tcW w:w="5818" w:type="dxa"/>
            <w:gridSpan w:val="15"/>
          </w:tcPr>
          <w:p w14:paraId="21425979"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rPr>
              <w:t>Transaction Identification</w:t>
            </w:r>
          </w:p>
          <w:p w14:paraId="096F4749" w14:textId="77777777" w:rsidR="007542B8" w:rsidRPr="007542B8" w:rsidRDefault="007542B8">
            <w:pPr>
              <w:numPr>
                <w:ilvl w:val="0"/>
                <w:numId w:val="14"/>
              </w:numPr>
              <w:spacing w:before="40"/>
              <w:contextualSpacing/>
              <w:cnfStyle w:val="000000000000" w:firstRow="0" w:lastRow="0" w:firstColumn="0" w:lastColumn="0" w:oddVBand="0" w:evenVBand="0" w:oddHBand="0" w:evenHBand="0" w:firstRowFirstColumn="0" w:firstRowLastColumn="0" w:lastRowFirstColumn="0" w:lastRowLastColumn="0"/>
              <w:rPr>
                <w:rFonts w:ascii="Calibri" w:hAnsi="Calibri"/>
                <w:color w:val="000000"/>
              </w:rPr>
            </w:pPr>
            <w:r w:rsidRPr="007542B8">
              <w:rPr>
                <w:color w:val="000000"/>
              </w:rPr>
              <w:t>Uniqueness is checked</w:t>
            </w:r>
            <w:r w:rsidRPr="007542B8">
              <w:rPr>
                <w:rFonts w:ascii="Calibri" w:hAnsi="Calibri"/>
                <w:color w:val="000000"/>
              </w:rPr>
              <w:t>.</w:t>
            </w:r>
          </w:p>
          <w:p w14:paraId="0D0E6436" w14:textId="0F5BD2C4" w:rsidR="007542B8" w:rsidRPr="007542B8" w:rsidRDefault="007542B8">
            <w:pPr>
              <w:numPr>
                <w:ilvl w:val="0"/>
                <w:numId w:val="14"/>
              </w:numPr>
              <w:spacing w:before="40"/>
              <w:contextualSpacing/>
              <w:cnfStyle w:val="000000000000" w:firstRow="0" w:lastRow="0" w:firstColumn="0" w:lastColumn="0" w:oddVBand="0" w:evenVBand="0" w:oddHBand="0" w:evenHBand="0" w:firstRowFirstColumn="0" w:firstRowLastColumn="0" w:lastRowFirstColumn="0" w:lastRowLastColumn="0"/>
              <w:rPr>
                <w:rFonts w:cs="Tahoma"/>
              </w:rPr>
            </w:pPr>
            <w:r w:rsidRPr="007542B8">
              <w:rPr>
                <w:color w:val="000000"/>
              </w:rPr>
              <w:t>Information is kept for the validation of duplicates for a specified number of days</w:t>
            </w:r>
            <w:r w:rsidR="00ED64A0">
              <w:rPr>
                <w:color w:val="000000"/>
              </w:rPr>
              <w:t>. The duplication is checked against the current day.</w:t>
            </w:r>
          </w:p>
          <w:p w14:paraId="7C2710EE" w14:textId="2D8E2926" w:rsidR="007542B8" w:rsidRPr="007542B8" w:rsidRDefault="007542B8">
            <w:pPr>
              <w:numPr>
                <w:ilvl w:val="0"/>
                <w:numId w:val="14"/>
              </w:numPr>
              <w:spacing w:before="40"/>
              <w:contextualSpacing/>
              <w:cnfStyle w:val="000000000000" w:firstRow="0" w:lastRow="0" w:firstColumn="0" w:lastColumn="0" w:oddVBand="0" w:evenVBand="0" w:oddHBand="0" w:evenHBand="0" w:firstRowFirstColumn="0" w:firstRowLastColumn="0" w:lastRowFirstColumn="0" w:lastRowLastColumn="0"/>
              <w:rPr>
                <w:rFonts w:cs="Tahoma"/>
              </w:rPr>
            </w:pPr>
            <w:r w:rsidRPr="007542B8">
              <w:rPr>
                <w:lang w:val="en-GB"/>
              </w:rPr>
              <w:t>Is used as reference to link validation message</w:t>
            </w:r>
            <w:r w:rsidR="00440D20">
              <w:rPr>
                <w:lang w:val="en-GB"/>
              </w:rPr>
              <w:t xml:space="preserve"> and</w:t>
            </w:r>
            <w:r w:rsidRPr="007542B8">
              <w:rPr>
                <w:lang w:val="en-GB"/>
              </w:rPr>
              <w:t xml:space="preserve"> status notification messages </w:t>
            </w:r>
          </w:p>
        </w:tc>
        <w:tc>
          <w:tcPr>
            <w:tcW w:w="2513" w:type="dxa"/>
          </w:tcPr>
          <w:p w14:paraId="01C165D6"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rPr>
              <w:t>&lt;TxId&gt;</w:t>
            </w:r>
          </w:p>
        </w:tc>
        <w:tc>
          <w:tcPr>
            <w:tcW w:w="1151" w:type="dxa"/>
          </w:tcPr>
          <w:p w14:paraId="736C8174"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rPr>
              <w:t>[1..1]</w:t>
            </w:r>
          </w:p>
        </w:tc>
        <w:tc>
          <w:tcPr>
            <w:tcW w:w="2113" w:type="dxa"/>
          </w:tcPr>
          <w:p w14:paraId="24AF409F"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rPr>
              <w:t>Max35Text</w:t>
            </w:r>
          </w:p>
        </w:tc>
      </w:tr>
      <w:tr w:rsidR="005E0EBB" w:rsidRPr="007542B8" w14:paraId="091FAF8A" w14:textId="77777777" w:rsidTr="000D7E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55FBA147" w14:textId="77777777" w:rsidR="007542B8" w:rsidRPr="007542B8" w:rsidRDefault="007542B8">
            <w:pPr>
              <w:numPr>
                <w:ilvl w:val="0"/>
                <w:numId w:val="13"/>
              </w:numPr>
              <w:spacing w:before="40"/>
              <w:contextualSpacing/>
            </w:pPr>
          </w:p>
        </w:tc>
        <w:tc>
          <w:tcPr>
            <w:tcW w:w="526" w:type="dxa"/>
          </w:tcPr>
          <w:p w14:paraId="3166F23E" w14:textId="77777777" w:rsidR="007542B8" w:rsidRPr="007542B8" w:rsidRDefault="007542B8" w:rsidP="007542B8">
            <w:pPr>
              <w:jc w:val="both"/>
              <w:cnfStyle w:val="000000010000" w:firstRow="0" w:lastRow="0" w:firstColumn="0" w:lastColumn="0" w:oddVBand="0" w:evenVBand="0" w:oddHBand="0" w:evenHBand="1" w:firstRowFirstColumn="0" w:firstRowLastColumn="0" w:lastRowFirstColumn="0" w:lastRowLastColumn="0"/>
              <w:rPr>
                <w:rFonts w:cs="Tahoma"/>
              </w:rPr>
            </w:pPr>
          </w:p>
        </w:tc>
        <w:tc>
          <w:tcPr>
            <w:tcW w:w="6101" w:type="dxa"/>
            <w:gridSpan w:val="16"/>
          </w:tcPr>
          <w:p w14:paraId="5567F902" w14:textId="77777777" w:rsidR="007542B8" w:rsidRPr="007542B8" w:rsidRDefault="007542B8" w:rsidP="007542B8">
            <w:pPr>
              <w:jc w:val="both"/>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Payment information type</w:t>
            </w:r>
          </w:p>
        </w:tc>
        <w:tc>
          <w:tcPr>
            <w:tcW w:w="2513" w:type="dxa"/>
          </w:tcPr>
          <w:p w14:paraId="10C89C51"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&lt;PmtTpInf&gt;</w:t>
            </w:r>
          </w:p>
        </w:tc>
        <w:tc>
          <w:tcPr>
            <w:tcW w:w="1151" w:type="dxa"/>
          </w:tcPr>
          <w:p w14:paraId="7B219A0D"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[1..1]</w:t>
            </w:r>
          </w:p>
        </w:tc>
        <w:tc>
          <w:tcPr>
            <w:tcW w:w="2113" w:type="dxa"/>
          </w:tcPr>
          <w:p w14:paraId="531FE1A1"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p>
        </w:tc>
      </w:tr>
      <w:tr w:rsidR="007542B8" w:rsidRPr="007542B8" w14:paraId="736EE57B" w14:textId="77777777" w:rsidTr="000D7EC2">
        <w:tc>
          <w:tcPr>
            <w:cnfStyle w:val="001000000000" w:firstRow="0" w:lastRow="0" w:firstColumn="1" w:lastColumn="0" w:oddVBand="0" w:evenVBand="0" w:oddHBand="0" w:evenHBand="0" w:firstRowFirstColumn="0" w:firstRowLastColumn="0" w:lastRowFirstColumn="0" w:lastRowLastColumn="0"/>
            <w:tcW w:w="625" w:type="dxa"/>
          </w:tcPr>
          <w:p w14:paraId="1F9DF0A4" w14:textId="77777777" w:rsidR="007542B8" w:rsidRPr="007542B8" w:rsidRDefault="007542B8">
            <w:pPr>
              <w:numPr>
                <w:ilvl w:val="0"/>
                <w:numId w:val="13"/>
              </w:numPr>
              <w:spacing w:before="40"/>
              <w:contextualSpacing/>
            </w:pPr>
          </w:p>
        </w:tc>
        <w:tc>
          <w:tcPr>
            <w:tcW w:w="526" w:type="dxa"/>
          </w:tcPr>
          <w:p w14:paraId="09257D34"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p>
        </w:tc>
        <w:tc>
          <w:tcPr>
            <w:tcW w:w="283" w:type="dxa"/>
          </w:tcPr>
          <w:p w14:paraId="7E40DB26"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p>
        </w:tc>
        <w:tc>
          <w:tcPr>
            <w:tcW w:w="5818" w:type="dxa"/>
            <w:gridSpan w:val="15"/>
          </w:tcPr>
          <w:p w14:paraId="192447E7"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rPr>
              <w:t>Level of service</w:t>
            </w:r>
          </w:p>
        </w:tc>
        <w:tc>
          <w:tcPr>
            <w:tcW w:w="2513" w:type="dxa"/>
          </w:tcPr>
          <w:p w14:paraId="1FE72F94"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rPr>
              <w:t>&lt;SvcLvl&gt;</w:t>
            </w:r>
          </w:p>
        </w:tc>
        <w:tc>
          <w:tcPr>
            <w:tcW w:w="1151" w:type="dxa"/>
          </w:tcPr>
          <w:p w14:paraId="0318FF43"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rPr>
              <w:t>[0..1]</w:t>
            </w:r>
          </w:p>
        </w:tc>
        <w:tc>
          <w:tcPr>
            <w:tcW w:w="2113" w:type="dxa"/>
          </w:tcPr>
          <w:p w14:paraId="71054D2F"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p>
        </w:tc>
      </w:tr>
      <w:tr w:rsidR="005E0EBB" w:rsidRPr="007542B8" w14:paraId="01A4A156" w14:textId="77777777" w:rsidTr="000D7E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006695B3" w14:textId="77777777" w:rsidR="007542B8" w:rsidRPr="007542B8" w:rsidRDefault="007542B8">
            <w:pPr>
              <w:numPr>
                <w:ilvl w:val="0"/>
                <w:numId w:val="13"/>
              </w:numPr>
              <w:spacing w:before="40"/>
              <w:contextualSpacing/>
            </w:pPr>
          </w:p>
        </w:tc>
        <w:tc>
          <w:tcPr>
            <w:tcW w:w="526" w:type="dxa"/>
          </w:tcPr>
          <w:p w14:paraId="7A89AACC"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p>
        </w:tc>
        <w:tc>
          <w:tcPr>
            <w:tcW w:w="283" w:type="dxa"/>
          </w:tcPr>
          <w:p w14:paraId="0E6A4BD9"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p>
        </w:tc>
        <w:tc>
          <w:tcPr>
            <w:tcW w:w="280" w:type="dxa"/>
            <w:gridSpan w:val="2"/>
          </w:tcPr>
          <w:p w14:paraId="1EEC8FBD"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p>
        </w:tc>
        <w:tc>
          <w:tcPr>
            <w:tcW w:w="5538" w:type="dxa"/>
            <w:gridSpan w:val="13"/>
          </w:tcPr>
          <w:p w14:paraId="7452F935"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Code</w:t>
            </w:r>
          </w:p>
          <w:p w14:paraId="2E2F6542" w14:textId="5C23918D" w:rsidR="007542B8" w:rsidRPr="007542B8" w:rsidRDefault="007542B8">
            <w:pPr>
              <w:numPr>
                <w:ilvl w:val="0"/>
                <w:numId w:val="15"/>
              </w:numPr>
              <w:spacing w:before="40"/>
              <w:contextualSpacing/>
              <w:cnfStyle w:val="000000010000" w:firstRow="0" w:lastRow="0" w:firstColumn="0" w:lastColumn="0" w:oddVBand="0" w:evenVBand="0" w:oddHBand="0" w:evenHBand="1" w:firstRowFirstColumn="0" w:firstRowLastColumn="0" w:lastRowFirstColumn="0" w:lastRowLastColumn="0"/>
              <w:rPr>
                <w:rFonts w:cs="Tahoma"/>
              </w:rPr>
            </w:pPr>
            <w:r w:rsidRPr="007542B8">
              <w:rPr>
                <w:color w:val="000000"/>
              </w:rPr>
              <w:t xml:space="preserve">The value must be: </w:t>
            </w:r>
            <w:r w:rsidR="00D41FCE">
              <w:rPr>
                <w:color w:val="000000"/>
              </w:rPr>
              <w:t>“</w:t>
            </w:r>
            <w:r w:rsidRPr="007542B8">
              <w:rPr>
                <w:color w:val="000000"/>
              </w:rPr>
              <w:t>SEPA</w:t>
            </w:r>
            <w:r w:rsidR="00D41FCE">
              <w:rPr>
                <w:color w:val="000000"/>
              </w:rPr>
              <w:t>”</w:t>
            </w:r>
            <w:r w:rsidRPr="007542B8">
              <w:rPr>
                <w:color w:val="000000"/>
              </w:rPr>
              <w:t>.</w:t>
            </w:r>
          </w:p>
        </w:tc>
        <w:tc>
          <w:tcPr>
            <w:tcW w:w="2513" w:type="dxa"/>
          </w:tcPr>
          <w:p w14:paraId="6B4C6A51"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&lt;Cd&gt;</w:t>
            </w:r>
          </w:p>
        </w:tc>
        <w:tc>
          <w:tcPr>
            <w:tcW w:w="1151" w:type="dxa"/>
          </w:tcPr>
          <w:p w14:paraId="6D97A15B"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[1..1]</w:t>
            </w:r>
          </w:p>
        </w:tc>
        <w:tc>
          <w:tcPr>
            <w:tcW w:w="2113" w:type="dxa"/>
          </w:tcPr>
          <w:p w14:paraId="6D160AAE"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CodeSet</w:t>
            </w:r>
          </w:p>
        </w:tc>
      </w:tr>
      <w:tr w:rsidR="007542B8" w:rsidRPr="007542B8" w:rsidDel="000D7EC2" w14:paraId="0AADF545" w14:textId="1285B837" w:rsidTr="000D7EC2">
        <w:trPr>
          <w:del w:id="36" w:author="Rares Galan" w:date="2025-11-10T14:45:00Z"/>
        </w:trPr>
        <w:tc>
          <w:tcPr>
            <w:cnfStyle w:val="001000000000" w:firstRow="0" w:lastRow="0" w:firstColumn="1" w:lastColumn="0" w:oddVBand="0" w:evenVBand="0" w:oddHBand="0" w:evenHBand="0" w:firstRowFirstColumn="0" w:firstRowLastColumn="0" w:lastRowFirstColumn="0" w:lastRowLastColumn="0"/>
            <w:tcW w:w="625" w:type="dxa"/>
          </w:tcPr>
          <w:p w14:paraId="23CE17EA" w14:textId="38288216" w:rsidR="007542B8" w:rsidRPr="007542B8" w:rsidDel="000D7EC2" w:rsidRDefault="007542B8">
            <w:pPr>
              <w:numPr>
                <w:ilvl w:val="0"/>
                <w:numId w:val="13"/>
              </w:numPr>
              <w:spacing w:before="40"/>
              <w:contextualSpacing/>
              <w:rPr>
                <w:del w:id="37" w:author="Rares Galan" w:date="2025-11-10T14:45:00Z" w16du:dateUtc="2025-11-10T12:45:00Z"/>
              </w:rPr>
            </w:pPr>
          </w:p>
        </w:tc>
        <w:tc>
          <w:tcPr>
            <w:tcW w:w="526" w:type="dxa"/>
          </w:tcPr>
          <w:p w14:paraId="34784447" w14:textId="05135858" w:rsidR="007542B8" w:rsidRPr="007542B8" w:rsidDel="000D7EC2" w:rsidRDefault="007542B8" w:rsidP="007542B8">
            <w:pPr>
              <w:cnfStyle w:val="000000000000" w:firstRow="0" w:lastRow="0" w:firstColumn="0" w:lastColumn="0" w:oddVBand="0" w:evenVBand="0" w:oddHBand="0" w:evenHBand="0" w:firstRowFirstColumn="0" w:firstRowLastColumn="0" w:lastRowFirstColumn="0" w:lastRowLastColumn="0"/>
              <w:rPr>
                <w:del w:id="38" w:author="Rares Galan" w:date="2025-11-10T14:45:00Z" w16du:dateUtc="2025-11-10T12:45:00Z"/>
                <w:rFonts w:cs="Tahoma"/>
              </w:rPr>
            </w:pPr>
          </w:p>
        </w:tc>
        <w:tc>
          <w:tcPr>
            <w:tcW w:w="283" w:type="dxa"/>
          </w:tcPr>
          <w:p w14:paraId="04E015BA" w14:textId="5230CCFC" w:rsidR="007542B8" w:rsidRPr="007542B8" w:rsidDel="000D7EC2" w:rsidRDefault="007542B8" w:rsidP="007542B8">
            <w:pPr>
              <w:cnfStyle w:val="000000000000" w:firstRow="0" w:lastRow="0" w:firstColumn="0" w:lastColumn="0" w:oddVBand="0" w:evenVBand="0" w:oddHBand="0" w:evenHBand="0" w:firstRowFirstColumn="0" w:firstRowLastColumn="0" w:lastRowFirstColumn="0" w:lastRowLastColumn="0"/>
              <w:rPr>
                <w:del w:id="39" w:author="Rares Galan" w:date="2025-11-10T14:45:00Z" w16du:dateUtc="2025-11-10T12:45:00Z"/>
                <w:rFonts w:cs="Tahoma"/>
              </w:rPr>
            </w:pPr>
          </w:p>
        </w:tc>
        <w:tc>
          <w:tcPr>
            <w:tcW w:w="5818" w:type="dxa"/>
            <w:gridSpan w:val="15"/>
          </w:tcPr>
          <w:p w14:paraId="23AE25B3" w14:textId="412C2E7C" w:rsidR="007542B8" w:rsidRPr="007542B8" w:rsidDel="000D7EC2" w:rsidRDefault="007542B8" w:rsidP="007542B8">
            <w:pPr>
              <w:cnfStyle w:val="000000000000" w:firstRow="0" w:lastRow="0" w:firstColumn="0" w:lastColumn="0" w:oddVBand="0" w:evenVBand="0" w:oddHBand="0" w:evenHBand="0" w:firstRowFirstColumn="0" w:firstRowLastColumn="0" w:lastRowFirstColumn="0" w:lastRowLastColumn="0"/>
              <w:rPr>
                <w:del w:id="40" w:author="Rares Galan" w:date="2025-11-10T14:45:00Z" w16du:dateUtc="2025-11-10T12:45:00Z"/>
                <w:rFonts w:cs="Tahoma"/>
              </w:rPr>
            </w:pPr>
            <w:del w:id="41" w:author="Rares Galan" w:date="2025-11-10T14:45:00Z" w16du:dateUtc="2025-11-10T12:45:00Z">
              <w:r w:rsidRPr="007542B8" w:rsidDel="000D7EC2">
                <w:rPr>
                  <w:rFonts w:cs="Tahoma"/>
                </w:rPr>
                <w:delText>Local instrument</w:delText>
              </w:r>
            </w:del>
          </w:p>
        </w:tc>
        <w:tc>
          <w:tcPr>
            <w:tcW w:w="2513" w:type="dxa"/>
          </w:tcPr>
          <w:p w14:paraId="6AE90ACB" w14:textId="3A7FF68D" w:rsidR="007542B8" w:rsidRPr="007542B8" w:rsidDel="000D7EC2" w:rsidRDefault="007542B8" w:rsidP="007542B8">
            <w:pPr>
              <w:cnfStyle w:val="000000000000" w:firstRow="0" w:lastRow="0" w:firstColumn="0" w:lastColumn="0" w:oddVBand="0" w:evenVBand="0" w:oddHBand="0" w:evenHBand="0" w:firstRowFirstColumn="0" w:firstRowLastColumn="0" w:lastRowFirstColumn="0" w:lastRowLastColumn="0"/>
              <w:rPr>
                <w:del w:id="42" w:author="Rares Galan" w:date="2025-11-10T14:45:00Z" w16du:dateUtc="2025-11-10T12:45:00Z"/>
                <w:rFonts w:cs="Tahoma"/>
              </w:rPr>
            </w:pPr>
            <w:del w:id="43" w:author="Rares Galan" w:date="2025-11-10T14:45:00Z" w16du:dateUtc="2025-11-10T12:45:00Z">
              <w:r w:rsidRPr="007542B8" w:rsidDel="000D7EC2">
                <w:rPr>
                  <w:rFonts w:cs="Tahoma"/>
                </w:rPr>
                <w:delText>&lt;LclInstrm&gt;</w:delText>
              </w:r>
            </w:del>
          </w:p>
        </w:tc>
        <w:tc>
          <w:tcPr>
            <w:tcW w:w="1151" w:type="dxa"/>
          </w:tcPr>
          <w:p w14:paraId="0950103D" w14:textId="747A3891" w:rsidR="007542B8" w:rsidRPr="007542B8" w:rsidDel="000D7EC2" w:rsidRDefault="007542B8" w:rsidP="007542B8">
            <w:pPr>
              <w:cnfStyle w:val="000000000000" w:firstRow="0" w:lastRow="0" w:firstColumn="0" w:lastColumn="0" w:oddVBand="0" w:evenVBand="0" w:oddHBand="0" w:evenHBand="0" w:firstRowFirstColumn="0" w:firstRowLastColumn="0" w:lastRowFirstColumn="0" w:lastRowLastColumn="0"/>
              <w:rPr>
                <w:del w:id="44" w:author="Rares Galan" w:date="2025-11-10T14:45:00Z" w16du:dateUtc="2025-11-10T12:45:00Z"/>
                <w:rFonts w:cs="Tahoma"/>
              </w:rPr>
            </w:pPr>
            <w:del w:id="45" w:author="Rares Galan" w:date="2025-11-10T14:45:00Z" w16du:dateUtc="2025-11-10T12:45:00Z">
              <w:r w:rsidRPr="007542B8" w:rsidDel="000D7EC2">
                <w:rPr>
                  <w:rFonts w:cs="Tahoma"/>
                </w:rPr>
                <w:delText>[0..1]</w:delText>
              </w:r>
            </w:del>
          </w:p>
        </w:tc>
        <w:tc>
          <w:tcPr>
            <w:tcW w:w="2113" w:type="dxa"/>
          </w:tcPr>
          <w:p w14:paraId="5F8BA10A" w14:textId="0FD8FD9A" w:rsidR="007542B8" w:rsidRPr="007542B8" w:rsidDel="000D7EC2" w:rsidRDefault="007542B8" w:rsidP="007542B8">
            <w:pPr>
              <w:cnfStyle w:val="000000000000" w:firstRow="0" w:lastRow="0" w:firstColumn="0" w:lastColumn="0" w:oddVBand="0" w:evenVBand="0" w:oddHBand="0" w:evenHBand="0" w:firstRowFirstColumn="0" w:firstRowLastColumn="0" w:lastRowFirstColumn="0" w:lastRowLastColumn="0"/>
              <w:rPr>
                <w:del w:id="46" w:author="Rares Galan" w:date="2025-11-10T14:45:00Z" w16du:dateUtc="2025-11-10T12:45:00Z"/>
                <w:rFonts w:cs="Tahoma"/>
              </w:rPr>
            </w:pPr>
          </w:p>
        </w:tc>
      </w:tr>
      <w:tr w:rsidR="005E0EBB" w:rsidRPr="007542B8" w:rsidDel="000D7EC2" w14:paraId="01E1DA27" w14:textId="0FB969DC" w:rsidTr="000D7EC2">
        <w:trPr>
          <w:cnfStyle w:val="000000010000" w:firstRow="0" w:lastRow="0" w:firstColumn="0" w:lastColumn="0" w:oddVBand="0" w:evenVBand="0" w:oddHBand="0" w:evenHBand="1" w:firstRowFirstColumn="0" w:firstRowLastColumn="0" w:lastRowFirstColumn="0" w:lastRowLastColumn="0"/>
          <w:del w:id="47" w:author="Rares Galan" w:date="2025-11-10T14:45:00Z"/>
        </w:trPr>
        <w:tc>
          <w:tcPr>
            <w:cnfStyle w:val="001000000000" w:firstRow="0" w:lastRow="0" w:firstColumn="1" w:lastColumn="0" w:oddVBand="0" w:evenVBand="0" w:oddHBand="0" w:evenHBand="0" w:firstRowFirstColumn="0" w:firstRowLastColumn="0" w:lastRowFirstColumn="0" w:lastRowLastColumn="0"/>
            <w:tcW w:w="625" w:type="dxa"/>
          </w:tcPr>
          <w:p w14:paraId="4EA71C7A" w14:textId="2EF8E375" w:rsidR="007542B8" w:rsidRPr="007542B8" w:rsidDel="000D7EC2" w:rsidRDefault="007542B8">
            <w:pPr>
              <w:numPr>
                <w:ilvl w:val="0"/>
                <w:numId w:val="13"/>
              </w:numPr>
              <w:spacing w:before="40"/>
              <w:contextualSpacing/>
              <w:rPr>
                <w:del w:id="48" w:author="Rares Galan" w:date="2025-11-10T14:45:00Z" w16du:dateUtc="2025-11-10T12:45:00Z"/>
              </w:rPr>
            </w:pPr>
          </w:p>
        </w:tc>
        <w:tc>
          <w:tcPr>
            <w:tcW w:w="526" w:type="dxa"/>
          </w:tcPr>
          <w:p w14:paraId="7BFC47F0" w14:textId="1D3AD24D" w:rsidR="007542B8" w:rsidRPr="007542B8" w:rsidDel="000D7EC2" w:rsidRDefault="007542B8" w:rsidP="007542B8">
            <w:pPr>
              <w:cnfStyle w:val="000000010000" w:firstRow="0" w:lastRow="0" w:firstColumn="0" w:lastColumn="0" w:oddVBand="0" w:evenVBand="0" w:oddHBand="0" w:evenHBand="1" w:firstRowFirstColumn="0" w:firstRowLastColumn="0" w:lastRowFirstColumn="0" w:lastRowLastColumn="0"/>
              <w:rPr>
                <w:del w:id="49" w:author="Rares Galan" w:date="2025-11-10T14:45:00Z" w16du:dateUtc="2025-11-10T12:45:00Z"/>
                <w:rFonts w:cs="Tahoma"/>
              </w:rPr>
            </w:pPr>
          </w:p>
        </w:tc>
        <w:tc>
          <w:tcPr>
            <w:tcW w:w="283" w:type="dxa"/>
          </w:tcPr>
          <w:p w14:paraId="1860B74E" w14:textId="74A2A2CB" w:rsidR="007542B8" w:rsidRPr="007542B8" w:rsidDel="000D7EC2" w:rsidRDefault="007542B8" w:rsidP="007542B8">
            <w:pPr>
              <w:cnfStyle w:val="000000010000" w:firstRow="0" w:lastRow="0" w:firstColumn="0" w:lastColumn="0" w:oddVBand="0" w:evenVBand="0" w:oddHBand="0" w:evenHBand="1" w:firstRowFirstColumn="0" w:firstRowLastColumn="0" w:lastRowFirstColumn="0" w:lastRowLastColumn="0"/>
              <w:rPr>
                <w:del w:id="50" w:author="Rares Galan" w:date="2025-11-10T14:45:00Z" w16du:dateUtc="2025-11-10T12:45:00Z"/>
                <w:rFonts w:cs="Tahoma"/>
              </w:rPr>
            </w:pPr>
          </w:p>
        </w:tc>
        <w:tc>
          <w:tcPr>
            <w:tcW w:w="280" w:type="dxa"/>
            <w:gridSpan w:val="2"/>
          </w:tcPr>
          <w:p w14:paraId="5164DB37" w14:textId="1E4C493F" w:rsidR="007542B8" w:rsidRPr="007542B8" w:rsidDel="000D7EC2" w:rsidRDefault="007542B8" w:rsidP="007542B8">
            <w:pPr>
              <w:cnfStyle w:val="000000010000" w:firstRow="0" w:lastRow="0" w:firstColumn="0" w:lastColumn="0" w:oddVBand="0" w:evenVBand="0" w:oddHBand="0" w:evenHBand="1" w:firstRowFirstColumn="0" w:firstRowLastColumn="0" w:lastRowFirstColumn="0" w:lastRowLastColumn="0"/>
              <w:rPr>
                <w:del w:id="51" w:author="Rares Galan" w:date="2025-11-10T14:45:00Z" w16du:dateUtc="2025-11-10T12:45:00Z"/>
                <w:rFonts w:cs="Tahoma"/>
              </w:rPr>
            </w:pPr>
          </w:p>
        </w:tc>
        <w:tc>
          <w:tcPr>
            <w:tcW w:w="5538" w:type="dxa"/>
            <w:gridSpan w:val="13"/>
          </w:tcPr>
          <w:p w14:paraId="253AA972" w14:textId="52C5F2BA" w:rsidR="007542B8" w:rsidRPr="007542B8" w:rsidDel="000D7EC2" w:rsidRDefault="007542B8" w:rsidP="007542B8">
            <w:pPr>
              <w:cnfStyle w:val="000000010000" w:firstRow="0" w:lastRow="0" w:firstColumn="0" w:lastColumn="0" w:oddVBand="0" w:evenVBand="0" w:oddHBand="0" w:evenHBand="1" w:firstRowFirstColumn="0" w:firstRowLastColumn="0" w:lastRowFirstColumn="0" w:lastRowLastColumn="0"/>
              <w:rPr>
                <w:del w:id="52" w:author="Rares Galan" w:date="2025-11-10T14:45:00Z" w16du:dateUtc="2025-11-10T12:45:00Z"/>
                <w:rFonts w:cs="Tahoma"/>
              </w:rPr>
            </w:pPr>
            <w:del w:id="53" w:author="Rares Galan" w:date="2025-11-10T14:45:00Z" w16du:dateUtc="2025-11-10T12:45:00Z">
              <w:r w:rsidRPr="007542B8" w:rsidDel="000D7EC2">
                <w:rPr>
                  <w:rFonts w:cs="Tahoma"/>
                </w:rPr>
                <w:delText>Code</w:delText>
              </w:r>
            </w:del>
          </w:p>
          <w:p w14:paraId="5683336F" w14:textId="0B6F10DB" w:rsidR="007542B8" w:rsidRPr="007542B8" w:rsidDel="000D7EC2" w:rsidRDefault="007542B8">
            <w:pPr>
              <w:numPr>
                <w:ilvl w:val="0"/>
                <w:numId w:val="15"/>
              </w:numPr>
              <w:spacing w:before="40"/>
              <w:contextualSpacing/>
              <w:cnfStyle w:val="000000010000" w:firstRow="0" w:lastRow="0" w:firstColumn="0" w:lastColumn="0" w:oddVBand="0" w:evenVBand="0" w:oddHBand="0" w:evenHBand="1" w:firstRowFirstColumn="0" w:firstRowLastColumn="0" w:lastRowFirstColumn="0" w:lastRowLastColumn="0"/>
              <w:rPr>
                <w:del w:id="54" w:author="Rares Galan" w:date="2025-11-10T14:45:00Z" w16du:dateUtc="2025-11-10T12:45:00Z"/>
                <w:rFonts w:cs="Tahoma"/>
              </w:rPr>
            </w:pPr>
            <w:del w:id="55" w:author="Rares Galan" w:date="2025-11-10T14:45:00Z" w16du:dateUtc="2025-11-10T12:45:00Z">
              <w:r w:rsidRPr="007542B8" w:rsidDel="000D7EC2">
                <w:rPr>
                  <w:color w:val="000000"/>
                </w:rPr>
                <w:delText xml:space="preserve">The value must correspond </w:delText>
              </w:r>
              <w:r w:rsidR="00D41FCE" w:rsidDel="000D7EC2">
                <w:rPr>
                  <w:color w:val="000000"/>
                </w:rPr>
                <w:delText xml:space="preserve">within </w:delText>
              </w:r>
              <w:r w:rsidRPr="007542B8" w:rsidDel="000D7EC2">
                <w:rPr>
                  <w:color w:val="000000"/>
                </w:rPr>
                <w:delText xml:space="preserve">the </w:delText>
              </w:r>
              <w:r w:rsidR="00D41FCE" w:rsidDel="000D7EC2">
                <w:rPr>
                  <w:color w:val="000000"/>
                </w:rPr>
                <w:delText>accepted local instrument</w:delText>
              </w:r>
              <w:r w:rsidRPr="007542B8" w:rsidDel="000D7EC2">
                <w:rPr>
                  <w:color w:val="000000"/>
                </w:rPr>
                <w:delText xml:space="preserve"> code</w:delText>
              </w:r>
              <w:r w:rsidR="00D41FCE" w:rsidDel="000D7EC2">
                <w:rPr>
                  <w:color w:val="000000"/>
                </w:rPr>
                <w:delText>s</w:delText>
              </w:r>
              <w:r w:rsidRPr="007542B8" w:rsidDel="000D7EC2">
                <w:rPr>
                  <w:color w:val="000000"/>
                </w:rPr>
                <w:delText>.</w:delText>
              </w:r>
            </w:del>
          </w:p>
        </w:tc>
        <w:tc>
          <w:tcPr>
            <w:tcW w:w="2513" w:type="dxa"/>
          </w:tcPr>
          <w:p w14:paraId="02590BEF" w14:textId="24C5029B" w:rsidR="007542B8" w:rsidRPr="007542B8" w:rsidDel="000D7EC2" w:rsidRDefault="007542B8" w:rsidP="007542B8">
            <w:pPr>
              <w:cnfStyle w:val="000000010000" w:firstRow="0" w:lastRow="0" w:firstColumn="0" w:lastColumn="0" w:oddVBand="0" w:evenVBand="0" w:oddHBand="0" w:evenHBand="1" w:firstRowFirstColumn="0" w:firstRowLastColumn="0" w:lastRowFirstColumn="0" w:lastRowLastColumn="0"/>
              <w:rPr>
                <w:del w:id="56" w:author="Rares Galan" w:date="2025-11-10T14:45:00Z" w16du:dateUtc="2025-11-10T12:45:00Z"/>
                <w:rFonts w:cs="Tahoma"/>
              </w:rPr>
            </w:pPr>
            <w:del w:id="57" w:author="Rares Galan" w:date="2025-11-10T14:45:00Z" w16du:dateUtc="2025-11-10T12:45:00Z">
              <w:r w:rsidRPr="007542B8" w:rsidDel="000D7EC2">
                <w:rPr>
                  <w:rFonts w:cs="Tahoma"/>
                </w:rPr>
                <w:delText>&lt;Cd&gt;</w:delText>
              </w:r>
            </w:del>
          </w:p>
        </w:tc>
        <w:tc>
          <w:tcPr>
            <w:tcW w:w="1151" w:type="dxa"/>
          </w:tcPr>
          <w:p w14:paraId="2D2B84CD" w14:textId="1BAE3A45" w:rsidR="007542B8" w:rsidRPr="007542B8" w:rsidDel="000D7EC2" w:rsidRDefault="007542B8" w:rsidP="007542B8">
            <w:pPr>
              <w:cnfStyle w:val="000000010000" w:firstRow="0" w:lastRow="0" w:firstColumn="0" w:lastColumn="0" w:oddVBand="0" w:evenVBand="0" w:oddHBand="0" w:evenHBand="1" w:firstRowFirstColumn="0" w:firstRowLastColumn="0" w:lastRowFirstColumn="0" w:lastRowLastColumn="0"/>
              <w:rPr>
                <w:del w:id="58" w:author="Rares Galan" w:date="2025-11-10T14:45:00Z" w16du:dateUtc="2025-11-10T12:45:00Z"/>
                <w:rFonts w:cs="Tahoma"/>
              </w:rPr>
            </w:pPr>
            <w:del w:id="59" w:author="Rares Galan" w:date="2025-11-10T14:45:00Z" w16du:dateUtc="2025-11-10T12:45:00Z">
              <w:r w:rsidRPr="007542B8" w:rsidDel="000D7EC2">
                <w:rPr>
                  <w:rFonts w:cs="Tahoma"/>
                </w:rPr>
                <w:delText>[1..1]</w:delText>
              </w:r>
            </w:del>
          </w:p>
        </w:tc>
        <w:tc>
          <w:tcPr>
            <w:tcW w:w="2113" w:type="dxa"/>
          </w:tcPr>
          <w:p w14:paraId="7992700F" w14:textId="053CFCC3" w:rsidR="007542B8" w:rsidRPr="007542B8" w:rsidDel="000D7EC2" w:rsidRDefault="007542B8" w:rsidP="007542B8">
            <w:pPr>
              <w:cnfStyle w:val="000000010000" w:firstRow="0" w:lastRow="0" w:firstColumn="0" w:lastColumn="0" w:oddVBand="0" w:evenVBand="0" w:oddHBand="0" w:evenHBand="1" w:firstRowFirstColumn="0" w:firstRowLastColumn="0" w:lastRowFirstColumn="0" w:lastRowLastColumn="0"/>
              <w:rPr>
                <w:del w:id="60" w:author="Rares Galan" w:date="2025-11-10T14:45:00Z" w16du:dateUtc="2025-11-10T12:45:00Z"/>
                <w:rFonts w:cs="Tahoma"/>
              </w:rPr>
            </w:pPr>
            <w:del w:id="61" w:author="Rares Galan" w:date="2025-11-10T14:45:00Z" w16du:dateUtc="2025-11-10T12:45:00Z">
              <w:r w:rsidRPr="007542B8" w:rsidDel="000D7EC2">
                <w:rPr>
                  <w:rFonts w:cs="Tahoma"/>
                </w:rPr>
                <w:delText>CodeSet</w:delText>
              </w:r>
            </w:del>
          </w:p>
        </w:tc>
      </w:tr>
      <w:tr w:rsidR="007542B8" w:rsidRPr="007542B8" w14:paraId="4BE300C0" w14:textId="77777777" w:rsidTr="000D7EC2">
        <w:tc>
          <w:tcPr>
            <w:cnfStyle w:val="001000000000" w:firstRow="0" w:lastRow="0" w:firstColumn="1" w:lastColumn="0" w:oddVBand="0" w:evenVBand="0" w:oddHBand="0" w:evenHBand="0" w:firstRowFirstColumn="0" w:firstRowLastColumn="0" w:lastRowFirstColumn="0" w:lastRowLastColumn="0"/>
            <w:tcW w:w="625" w:type="dxa"/>
          </w:tcPr>
          <w:p w14:paraId="507AB075" w14:textId="77777777" w:rsidR="007542B8" w:rsidRPr="007542B8" w:rsidRDefault="007542B8">
            <w:pPr>
              <w:numPr>
                <w:ilvl w:val="0"/>
                <w:numId w:val="13"/>
              </w:numPr>
              <w:spacing w:before="40"/>
              <w:contextualSpacing/>
            </w:pPr>
          </w:p>
        </w:tc>
        <w:tc>
          <w:tcPr>
            <w:tcW w:w="526" w:type="dxa"/>
          </w:tcPr>
          <w:p w14:paraId="0DD04B61"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p>
        </w:tc>
        <w:tc>
          <w:tcPr>
            <w:tcW w:w="283" w:type="dxa"/>
          </w:tcPr>
          <w:p w14:paraId="0AE88EAD"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p>
        </w:tc>
        <w:tc>
          <w:tcPr>
            <w:tcW w:w="5818" w:type="dxa"/>
            <w:gridSpan w:val="15"/>
          </w:tcPr>
          <w:p w14:paraId="16B62C70"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rPr>
              <w:t>Category Purpose</w:t>
            </w:r>
          </w:p>
        </w:tc>
        <w:tc>
          <w:tcPr>
            <w:tcW w:w="2513" w:type="dxa"/>
          </w:tcPr>
          <w:p w14:paraId="65D370E5"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rPr>
              <w:t>&lt;CtgyPurp&gt;</w:t>
            </w:r>
          </w:p>
        </w:tc>
        <w:tc>
          <w:tcPr>
            <w:tcW w:w="1151" w:type="dxa"/>
          </w:tcPr>
          <w:p w14:paraId="7B9EE179"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rPr>
              <w:t>[0..1]</w:t>
            </w:r>
          </w:p>
        </w:tc>
        <w:tc>
          <w:tcPr>
            <w:tcW w:w="2113" w:type="dxa"/>
          </w:tcPr>
          <w:p w14:paraId="193CC875"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p>
        </w:tc>
      </w:tr>
      <w:tr w:rsidR="005E0EBB" w:rsidRPr="007542B8" w14:paraId="759A0870" w14:textId="77777777" w:rsidTr="000D7E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5EA0B431" w14:textId="77777777" w:rsidR="007542B8" w:rsidRPr="007542B8" w:rsidRDefault="007542B8">
            <w:pPr>
              <w:numPr>
                <w:ilvl w:val="0"/>
                <w:numId w:val="13"/>
              </w:numPr>
              <w:spacing w:before="40"/>
              <w:contextualSpacing/>
            </w:pPr>
          </w:p>
        </w:tc>
        <w:tc>
          <w:tcPr>
            <w:tcW w:w="526" w:type="dxa"/>
          </w:tcPr>
          <w:p w14:paraId="562DB1F6"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p>
        </w:tc>
        <w:tc>
          <w:tcPr>
            <w:tcW w:w="283" w:type="dxa"/>
          </w:tcPr>
          <w:p w14:paraId="3211155E"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p>
        </w:tc>
        <w:tc>
          <w:tcPr>
            <w:tcW w:w="280" w:type="dxa"/>
            <w:gridSpan w:val="2"/>
          </w:tcPr>
          <w:p w14:paraId="546D794F"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p>
        </w:tc>
        <w:tc>
          <w:tcPr>
            <w:tcW w:w="5538" w:type="dxa"/>
            <w:gridSpan w:val="13"/>
          </w:tcPr>
          <w:p w14:paraId="06D3B474" w14:textId="79BD8CAE" w:rsidR="007542B8" w:rsidRPr="007542B8" w:rsidRDefault="00FE7730" w:rsidP="007542B8">
            <w:pPr>
              <w:cnfStyle w:val="000000010000" w:firstRow="0" w:lastRow="0" w:firstColumn="0" w:lastColumn="0" w:oddVBand="0" w:evenVBand="0" w:oddHBand="0" w:evenHBand="1" w:firstRowFirstColumn="0" w:firstRowLastColumn="0" w:lastRowFirstColumn="0" w:lastRowLastColumn="0"/>
              <w:rPr>
                <w:rFonts w:cs="Tahoma"/>
              </w:rPr>
            </w:pPr>
            <w:r>
              <w:rPr>
                <w:rFonts w:cs="Tahoma"/>
              </w:rPr>
              <w:t>Payment Category Purpose</w:t>
            </w:r>
          </w:p>
          <w:p w14:paraId="02BE7713" w14:textId="35D2F267" w:rsidR="007542B8" w:rsidRPr="007542B8" w:rsidRDefault="00D41FCE">
            <w:pPr>
              <w:numPr>
                <w:ilvl w:val="0"/>
                <w:numId w:val="15"/>
              </w:numPr>
              <w:spacing w:before="40"/>
              <w:contextualSpacing/>
              <w:cnfStyle w:val="000000010000" w:firstRow="0" w:lastRow="0" w:firstColumn="0" w:lastColumn="0" w:oddVBand="0" w:evenVBand="0" w:oddHBand="0" w:evenHBand="1" w:firstRowFirstColumn="0" w:firstRowLastColumn="0" w:lastRowFirstColumn="0" w:lastRowLastColumn="0"/>
              <w:rPr>
                <w:rFonts w:cs="Tahoma"/>
              </w:rPr>
            </w:pPr>
            <w:r w:rsidRPr="007542B8">
              <w:rPr>
                <w:color w:val="000000"/>
              </w:rPr>
              <w:t xml:space="preserve">The value must correspond </w:t>
            </w:r>
            <w:r>
              <w:rPr>
                <w:color w:val="000000"/>
              </w:rPr>
              <w:t xml:space="preserve">within </w:t>
            </w:r>
            <w:r w:rsidRPr="007542B8">
              <w:rPr>
                <w:color w:val="000000"/>
              </w:rPr>
              <w:t xml:space="preserve">the </w:t>
            </w:r>
            <w:r>
              <w:rPr>
                <w:color w:val="000000"/>
              </w:rPr>
              <w:t>accepted category purpose codes.</w:t>
            </w:r>
          </w:p>
        </w:tc>
        <w:tc>
          <w:tcPr>
            <w:tcW w:w="2513" w:type="dxa"/>
          </w:tcPr>
          <w:p w14:paraId="5FEAB877"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&lt;Cd&gt;</w:t>
            </w:r>
          </w:p>
        </w:tc>
        <w:tc>
          <w:tcPr>
            <w:tcW w:w="1151" w:type="dxa"/>
          </w:tcPr>
          <w:p w14:paraId="4AB39FA6"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[1..1]</w:t>
            </w:r>
          </w:p>
        </w:tc>
        <w:tc>
          <w:tcPr>
            <w:tcW w:w="2113" w:type="dxa"/>
          </w:tcPr>
          <w:p w14:paraId="68007BCB"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CodeSet</w:t>
            </w:r>
          </w:p>
        </w:tc>
      </w:tr>
      <w:tr w:rsidR="007542B8" w:rsidRPr="007542B8" w14:paraId="1573E4E5" w14:textId="77777777" w:rsidTr="000D7EC2">
        <w:tc>
          <w:tcPr>
            <w:cnfStyle w:val="001000000000" w:firstRow="0" w:lastRow="0" w:firstColumn="1" w:lastColumn="0" w:oddVBand="0" w:evenVBand="0" w:oddHBand="0" w:evenHBand="0" w:firstRowFirstColumn="0" w:firstRowLastColumn="0" w:lastRowFirstColumn="0" w:lastRowLastColumn="0"/>
            <w:tcW w:w="625" w:type="dxa"/>
          </w:tcPr>
          <w:p w14:paraId="3142ADE5" w14:textId="77777777" w:rsidR="007542B8" w:rsidRPr="007542B8" w:rsidRDefault="007542B8">
            <w:pPr>
              <w:numPr>
                <w:ilvl w:val="0"/>
                <w:numId w:val="13"/>
              </w:numPr>
              <w:spacing w:before="40"/>
              <w:contextualSpacing/>
            </w:pPr>
          </w:p>
        </w:tc>
        <w:tc>
          <w:tcPr>
            <w:tcW w:w="526" w:type="dxa"/>
          </w:tcPr>
          <w:p w14:paraId="6615F1BF" w14:textId="57BAD554" w:rsidR="007542B8" w:rsidRPr="007542B8" w:rsidRDefault="00BD7E1A" w:rsidP="007542B8">
            <w:pPr>
              <w:cnfStyle w:val="000000000000" w:firstRow="0" w:lastRow="0" w:firstColumn="0" w:lastColumn="0" w:oddVBand="0" w:evenVBand="0" w:oddHBand="0" w:evenHBand="0" w:firstRowFirstColumn="0" w:firstRowLastColumn="0" w:lastRowFirstColumn="0" w:lastRowLastColumn="0"/>
              <w:rPr>
                <w:rFonts w:cs="Tahoma"/>
              </w:rPr>
            </w:pPr>
            <w:r>
              <w:rPr>
                <w:rFonts w:cs="Tahoma"/>
              </w:rPr>
              <w:softHyphen/>
            </w:r>
          </w:p>
        </w:tc>
        <w:tc>
          <w:tcPr>
            <w:tcW w:w="6101" w:type="dxa"/>
            <w:gridSpan w:val="16"/>
          </w:tcPr>
          <w:p w14:paraId="72E81821"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rPr>
              <w:t xml:space="preserve">Interbank </w:t>
            </w:r>
            <w:r w:rsidRPr="007542B8">
              <w:t>Settlement</w:t>
            </w:r>
            <w:r w:rsidRPr="007542B8">
              <w:rPr>
                <w:rFonts w:cs="Tahoma"/>
              </w:rPr>
              <w:t xml:space="preserve"> amount</w:t>
            </w:r>
          </w:p>
          <w:p w14:paraId="4CF2B1D5"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rPr>
              <w:t>&lt;IntrBkSttlmAmt Ccy = "GEL"&gt; 5.00</w:t>
            </w:r>
          </w:p>
          <w:p w14:paraId="159D1E5C"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ascii="Courier New" w:hAnsi="Courier New" w:cs="Courier New"/>
                <w:color w:val="0000FF"/>
                <w:sz w:val="20"/>
                <w:szCs w:val="20"/>
              </w:rPr>
            </w:pPr>
            <w:r w:rsidRPr="007542B8">
              <w:rPr>
                <w:rFonts w:cs="Tahoma"/>
              </w:rPr>
              <w:t>&lt;/ IntrBkSttlmAmt&gt;</w:t>
            </w:r>
          </w:p>
          <w:p w14:paraId="47A26B11" w14:textId="77777777" w:rsidR="007542B8" w:rsidRPr="007542B8" w:rsidRDefault="007542B8">
            <w:pPr>
              <w:numPr>
                <w:ilvl w:val="0"/>
                <w:numId w:val="16"/>
              </w:numPr>
              <w:spacing w:before="40"/>
              <w:contextualSpacing/>
              <w:cnfStyle w:val="000000000000" w:firstRow="0" w:lastRow="0" w:firstColumn="0" w:lastColumn="0" w:oddVBand="0" w:evenVBand="0" w:oddHBand="0" w:evenHBand="0" w:firstRowFirstColumn="0" w:firstRowLastColumn="0" w:lastRowFirstColumn="0" w:lastRowLastColumn="0"/>
              <w:rPr>
                <w:color w:val="000000"/>
              </w:rPr>
            </w:pPr>
            <w:r w:rsidRPr="007542B8">
              <w:rPr>
                <w:color w:val="000000"/>
              </w:rPr>
              <w:t>The amount is supported up to 15 digits for the entire batch, a decimal point (".") and 2 decimals.</w:t>
            </w:r>
          </w:p>
          <w:p w14:paraId="3CF23521" w14:textId="77777777" w:rsidR="007542B8" w:rsidRPr="007542B8" w:rsidRDefault="007542B8">
            <w:pPr>
              <w:numPr>
                <w:ilvl w:val="0"/>
                <w:numId w:val="16"/>
              </w:numPr>
              <w:spacing w:before="40"/>
              <w:contextualSpacing/>
              <w:cnfStyle w:val="000000000000" w:firstRow="0" w:lastRow="0" w:firstColumn="0" w:lastColumn="0" w:oddVBand="0" w:evenVBand="0" w:oddHBand="0" w:evenHBand="0" w:firstRowFirstColumn="0" w:firstRowLastColumn="0" w:lastRowFirstColumn="0" w:lastRowLastColumn="0"/>
              <w:rPr>
                <w:color w:val="000000"/>
              </w:rPr>
            </w:pPr>
            <w:r w:rsidRPr="007542B8">
              <w:rPr>
                <w:color w:val="000000"/>
              </w:rPr>
              <w:t>  The currency must be “GEL” or other currency that might be added later in the system.</w:t>
            </w:r>
          </w:p>
          <w:p w14:paraId="32ED178B" w14:textId="77777777" w:rsidR="007542B8" w:rsidRPr="007542B8" w:rsidRDefault="007542B8">
            <w:pPr>
              <w:numPr>
                <w:ilvl w:val="0"/>
                <w:numId w:val="16"/>
              </w:numPr>
              <w:spacing w:before="40"/>
              <w:contextualSpacing/>
              <w:cnfStyle w:val="000000000000" w:firstRow="0" w:lastRow="0" w:firstColumn="0" w:lastColumn="0" w:oddVBand="0" w:evenVBand="0" w:oddHBand="0" w:evenHBand="0" w:firstRowFirstColumn="0" w:firstRowLastColumn="0" w:lastRowFirstColumn="0" w:lastRowLastColumn="0"/>
              <w:rPr>
                <w:color w:val="000000"/>
              </w:rPr>
            </w:pPr>
            <w:r w:rsidRPr="007542B8">
              <w:rPr>
                <w:color w:val="000000"/>
              </w:rPr>
              <w:t>  The amount must be greater than zero.</w:t>
            </w:r>
          </w:p>
          <w:p w14:paraId="4CAD0032" w14:textId="77777777" w:rsidR="007542B8" w:rsidRPr="007542B8" w:rsidRDefault="007542B8">
            <w:pPr>
              <w:numPr>
                <w:ilvl w:val="0"/>
                <w:numId w:val="16"/>
              </w:numPr>
              <w:spacing w:before="40"/>
              <w:contextualSpacing/>
              <w:cnfStyle w:val="000000000000" w:firstRow="0" w:lastRow="0" w:firstColumn="0" w:lastColumn="0" w:oddVBand="0" w:evenVBand="0" w:oddHBand="0" w:evenHBand="0" w:firstRowFirstColumn="0" w:firstRowLastColumn="0" w:lastRowFirstColumn="0" w:lastRowLastColumn="0"/>
              <w:rPr>
                <w:rFonts w:cs="Tahoma"/>
              </w:rPr>
            </w:pPr>
            <w:r w:rsidRPr="007542B8">
              <w:rPr>
                <w:color w:val="000000"/>
              </w:rPr>
              <w:lastRenderedPageBreak/>
              <w:t>  The amount must be less than the value defined as "Maximum payment value" in the corresponding product configurations in the ACH.</w:t>
            </w:r>
          </w:p>
        </w:tc>
        <w:tc>
          <w:tcPr>
            <w:tcW w:w="2513" w:type="dxa"/>
          </w:tcPr>
          <w:p w14:paraId="23ED49B2"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rPr>
              <w:lastRenderedPageBreak/>
              <w:t>&lt;IntrBkSttlmAmt&gt;</w:t>
            </w:r>
          </w:p>
        </w:tc>
        <w:tc>
          <w:tcPr>
            <w:tcW w:w="1151" w:type="dxa"/>
          </w:tcPr>
          <w:p w14:paraId="6130E8BC"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rPr>
              <w:t xml:space="preserve">[1..1] </w:t>
            </w:r>
          </w:p>
        </w:tc>
        <w:tc>
          <w:tcPr>
            <w:tcW w:w="2113" w:type="dxa"/>
          </w:tcPr>
          <w:p w14:paraId="2C5D618B"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rPr>
              <w:t>ActiveCurrencyAndAmount</w:t>
            </w:r>
          </w:p>
        </w:tc>
      </w:tr>
      <w:tr w:rsidR="005E0EBB" w:rsidRPr="007542B8" w14:paraId="5374D1A2" w14:textId="77777777" w:rsidTr="000D7EC2">
        <w:trPr>
          <w:cnfStyle w:val="000000010000" w:firstRow="0" w:lastRow="0" w:firstColumn="0" w:lastColumn="0" w:oddVBand="0" w:evenVBand="0" w:oddHBand="0" w:evenHBand="1"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625" w:type="dxa"/>
          </w:tcPr>
          <w:p w14:paraId="1A20DF0A" w14:textId="77777777" w:rsidR="007542B8" w:rsidRPr="007542B8" w:rsidRDefault="007542B8">
            <w:pPr>
              <w:numPr>
                <w:ilvl w:val="0"/>
                <w:numId w:val="13"/>
              </w:numPr>
              <w:spacing w:before="40"/>
              <w:contextualSpacing/>
            </w:pPr>
          </w:p>
        </w:tc>
        <w:tc>
          <w:tcPr>
            <w:tcW w:w="526" w:type="dxa"/>
          </w:tcPr>
          <w:p w14:paraId="7A193ECC"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p>
        </w:tc>
        <w:tc>
          <w:tcPr>
            <w:tcW w:w="6101" w:type="dxa"/>
            <w:gridSpan w:val="16"/>
          </w:tcPr>
          <w:p w14:paraId="358B12D8"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Charge Bearer</w:t>
            </w:r>
          </w:p>
          <w:p w14:paraId="335EB053" w14:textId="362A84CD" w:rsidR="007542B8" w:rsidRPr="007542B8" w:rsidRDefault="007542B8">
            <w:pPr>
              <w:numPr>
                <w:ilvl w:val="0"/>
                <w:numId w:val="17"/>
              </w:numPr>
              <w:spacing w:before="40"/>
              <w:contextualSpacing/>
              <w:cnfStyle w:val="000000010000" w:firstRow="0" w:lastRow="0" w:firstColumn="0" w:lastColumn="0" w:oddVBand="0" w:evenVBand="0" w:oddHBand="0" w:evenHBand="1" w:firstRowFirstColumn="0" w:firstRowLastColumn="0" w:lastRowFirstColumn="0" w:lastRowLastColumn="0"/>
              <w:rPr>
                <w:rFonts w:cs="Tahoma"/>
              </w:rPr>
            </w:pPr>
            <w:r w:rsidRPr="007542B8">
              <w:rPr>
                <w:color w:val="000000"/>
              </w:rPr>
              <w:t xml:space="preserve">The value must be: </w:t>
            </w:r>
            <w:r w:rsidR="00D41FCE">
              <w:rPr>
                <w:color w:val="000000"/>
              </w:rPr>
              <w:t>“</w:t>
            </w:r>
            <w:r w:rsidRPr="007542B8">
              <w:rPr>
                <w:color w:val="000000"/>
              </w:rPr>
              <w:t>SLEV</w:t>
            </w:r>
            <w:r w:rsidR="00D41FCE">
              <w:rPr>
                <w:color w:val="000000"/>
              </w:rPr>
              <w:t>”</w:t>
            </w:r>
            <w:r w:rsidRPr="007542B8">
              <w:rPr>
                <w:color w:val="000000"/>
              </w:rPr>
              <w:t>.</w:t>
            </w:r>
          </w:p>
        </w:tc>
        <w:tc>
          <w:tcPr>
            <w:tcW w:w="2513" w:type="dxa"/>
          </w:tcPr>
          <w:p w14:paraId="529F4169" w14:textId="77777777" w:rsidR="007542B8" w:rsidRPr="007542B8" w:rsidRDefault="007542B8" w:rsidP="007542B8">
            <w:pPr>
              <w:tabs>
                <w:tab w:val="left" w:pos="464"/>
              </w:tabs>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&lt;ChrgBr&gt;</w:t>
            </w:r>
          </w:p>
        </w:tc>
        <w:tc>
          <w:tcPr>
            <w:tcW w:w="1151" w:type="dxa"/>
          </w:tcPr>
          <w:p w14:paraId="429D2A24"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[1..1]</w:t>
            </w:r>
          </w:p>
        </w:tc>
        <w:tc>
          <w:tcPr>
            <w:tcW w:w="2113" w:type="dxa"/>
          </w:tcPr>
          <w:p w14:paraId="22668E7B"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CodeSet</w:t>
            </w:r>
          </w:p>
        </w:tc>
      </w:tr>
      <w:tr w:rsidR="00CD4441" w:rsidRPr="007542B8" w14:paraId="235FC452" w14:textId="77777777" w:rsidTr="000D7EC2">
        <w:tc>
          <w:tcPr>
            <w:cnfStyle w:val="001000000000" w:firstRow="0" w:lastRow="0" w:firstColumn="1" w:lastColumn="0" w:oddVBand="0" w:evenVBand="0" w:oddHBand="0" w:evenHBand="0" w:firstRowFirstColumn="0" w:firstRowLastColumn="0" w:lastRowFirstColumn="0" w:lastRowLastColumn="0"/>
            <w:tcW w:w="625" w:type="dxa"/>
          </w:tcPr>
          <w:p w14:paraId="1FFF0766" w14:textId="77777777" w:rsidR="00CD4441" w:rsidRPr="007542B8" w:rsidRDefault="00CD4441">
            <w:pPr>
              <w:numPr>
                <w:ilvl w:val="0"/>
                <w:numId w:val="13"/>
              </w:numPr>
              <w:spacing w:before="40"/>
              <w:contextualSpacing/>
            </w:pPr>
          </w:p>
        </w:tc>
        <w:tc>
          <w:tcPr>
            <w:tcW w:w="526" w:type="dxa"/>
          </w:tcPr>
          <w:p w14:paraId="15CBA009" w14:textId="77777777" w:rsidR="00CD4441" w:rsidRPr="007542B8" w:rsidRDefault="00CD4441" w:rsidP="007542B8">
            <w:pPr>
              <w:cnfStyle w:val="000000000000" w:firstRow="0" w:lastRow="0" w:firstColumn="0" w:lastColumn="0" w:oddVBand="0" w:evenVBand="0" w:oddHBand="0" w:evenHBand="0" w:firstRowFirstColumn="0" w:firstRowLastColumn="0" w:lastRowFirstColumn="0" w:lastRowLastColumn="0"/>
              <w:rPr>
                <w:rFonts w:cs="Tahoma"/>
              </w:rPr>
            </w:pPr>
          </w:p>
        </w:tc>
        <w:tc>
          <w:tcPr>
            <w:tcW w:w="6101" w:type="dxa"/>
            <w:gridSpan w:val="16"/>
          </w:tcPr>
          <w:p w14:paraId="3FC733CA" w14:textId="5F5BA726" w:rsidR="00CD4441" w:rsidRPr="007542B8" w:rsidRDefault="00CD4441" w:rsidP="007542B8">
            <w:pPr>
              <w:cnfStyle w:val="000000000000" w:firstRow="0" w:lastRow="0" w:firstColumn="0" w:lastColumn="0" w:oddVBand="0" w:evenVBand="0" w:oddHBand="0" w:evenHBand="0" w:firstRowFirstColumn="0" w:firstRowLastColumn="0" w:lastRowFirstColumn="0" w:lastRowLastColumn="0"/>
              <w:rPr>
                <w:rFonts w:cs="Tahoma"/>
              </w:rPr>
            </w:pPr>
            <w:r w:rsidRPr="00CD4441">
              <w:rPr>
                <w:rFonts w:cs="Tahoma"/>
              </w:rPr>
              <w:t>Ultimate</w:t>
            </w:r>
            <w:r>
              <w:rPr>
                <w:rFonts w:cs="Tahoma"/>
              </w:rPr>
              <w:t xml:space="preserve"> </w:t>
            </w:r>
            <w:r w:rsidRPr="00CD4441">
              <w:rPr>
                <w:rFonts w:cs="Tahoma"/>
              </w:rPr>
              <w:t>Debtor</w:t>
            </w:r>
          </w:p>
        </w:tc>
        <w:tc>
          <w:tcPr>
            <w:tcW w:w="2513" w:type="dxa"/>
          </w:tcPr>
          <w:p w14:paraId="581AA0E7" w14:textId="3ED6B44A" w:rsidR="00CD4441" w:rsidRPr="007542B8" w:rsidRDefault="00CD4441" w:rsidP="007542B8">
            <w:pPr>
              <w:tabs>
                <w:tab w:val="left" w:pos="464"/>
              </w:tabs>
              <w:cnfStyle w:val="000000000000" w:firstRow="0" w:lastRow="0" w:firstColumn="0" w:lastColumn="0" w:oddVBand="0" w:evenVBand="0" w:oddHBand="0" w:evenHBand="0" w:firstRowFirstColumn="0" w:firstRowLastColumn="0" w:lastRowFirstColumn="0" w:lastRowLastColumn="0"/>
              <w:rPr>
                <w:rFonts w:cs="Tahoma"/>
              </w:rPr>
            </w:pPr>
            <w:r w:rsidRPr="00CD4441">
              <w:rPr>
                <w:rFonts w:cs="Tahoma"/>
              </w:rPr>
              <w:t>&lt;UltmtDbtr&gt;</w:t>
            </w:r>
          </w:p>
        </w:tc>
        <w:tc>
          <w:tcPr>
            <w:tcW w:w="1151" w:type="dxa"/>
          </w:tcPr>
          <w:p w14:paraId="109B9390" w14:textId="548616EA" w:rsidR="00CD4441" w:rsidRPr="007542B8" w:rsidRDefault="00CD4441" w:rsidP="007542B8">
            <w:pPr>
              <w:cnfStyle w:val="000000000000" w:firstRow="0" w:lastRow="0" w:firstColumn="0" w:lastColumn="0" w:oddVBand="0" w:evenVBand="0" w:oddHBand="0" w:evenHBand="0" w:firstRowFirstColumn="0" w:firstRowLastColumn="0" w:lastRowFirstColumn="0" w:lastRowLastColumn="0"/>
              <w:rPr>
                <w:rFonts w:cs="Tahoma"/>
              </w:rPr>
            </w:pPr>
            <w:r>
              <w:rPr>
                <w:rFonts w:cs="Tahoma"/>
              </w:rPr>
              <w:t>[0..1]</w:t>
            </w:r>
          </w:p>
        </w:tc>
        <w:tc>
          <w:tcPr>
            <w:tcW w:w="2113" w:type="dxa"/>
          </w:tcPr>
          <w:p w14:paraId="3B78C664" w14:textId="77777777" w:rsidR="00CD4441" w:rsidRPr="007542B8" w:rsidRDefault="00CD4441" w:rsidP="007542B8">
            <w:pPr>
              <w:cnfStyle w:val="000000000000" w:firstRow="0" w:lastRow="0" w:firstColumn="0" w:lastColumn="0" w:oddVBand="0" w:evenVBand="0" w:oddHBand="0" w:evenHBand="0" w:firstRowFirstColumn="0" w:firstRowLastColumn="0" w:lastRowFirstColumn="0" w:lastRowLastColumn="0"/>
              <w:rPr>
                <w:rFonts w:cs="Tahoma"/>
              </w:rPr>
            </w:pPr>
          </w:p>
        </w:tc>
      </w:tr>
      <w:tr w:rsidR="005E0EBB" w:rsidRPr="007542B8" w14:paraId="008965C1" w14:textId="77777777" w:rsidTr="000D7E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34FE2274" w14:textId="77777777" w:rsidR="00CD4441" w:rsidRPr="007542B8" w:rsidRDefault="00CD4441">
            <w:pPr>
              <w:numPr>
                <w:ilvl w:val="0"/>
                <w:numId w:val="13"/>
              </w:numPr>
              <w:spacing w:before="40"/>
              <w:contextualSpacing/>
            </w:pPr>
          </w:p>
        </w:tc>
        <w:tc>
          <w:tcPr>
            <w:tcW w:w="526" w:type="dxa"/>
          </w:tcPr>
          <w:p w14:paraId="147C88DF" w14:textId="77777777" w:rsidR="00CD4441" w:rsidRPr="007542B8" w:rsidRDefault="00CD4441" w:rsidP="007542B8">
            <w:pPr>
              <w:cnfStyle w:val="000000010000" w:firstRow="0" w:lastRow="0" w:firstColumn="0" w:lastColumn="0" w:oddVBand="0" w:evenVBand="0" w:oddHBand="0" w:evenHBand="1" w:firstRowFirstColumn="0" w:firstRowLastColumn="0" w:lastRowFirstColumn="0" w:lastRowLastColumn="0"/>
              <w:rPr>
                <w:rFonts w:cs="Tahoma"/>
              </w:rPr>
            </w:pPr>
          </w:p>
        </w:tc>
        <w:tc>
          <w:tcPr>
            <w:tcW w:w="283" w:type="dxa"/>
          </w:tcPr>
          <w:p w14:paraId="41A29E6E" w14:textId="77777777" w:rsidR="00CD4441" w:rsidRPr="00CD4441" w:rsidRDefault="00CD4441" w:rsidP="007542B8">
            <w:pPr>
              <w:cnfStyle w:val="000000010000" w:firstRow="0" w:lastRow="0" w:firstColumn="0" w:lastColumn="0" w:oddVBand="0" w:evenVBand="0" w:oddHBand="0" w:evenHBand="1" w:firstRowFirstColumn="0" w:firstRowLastColumn="0" w:lastRowFirstColumn="0" w:lastRowLastColumn="0"/>
              <w:rPr>
                <w:rFonts w:cs="Tahoma"/>
              </w:rPr>
            </w:pPr>
          </w:p>
        </w:tc>
        <w:tc>
          <w:tcPr>
            <w:tcW w:w="5818" w:type="dxa"/>
            <w:gridSpan w:val="15"/>
          </w:tcPr>
          <w:p w14:paraId="3129B536" w14:textId="76FE7568" w:rsidR="00CD4441" w:rsidRDefault="00CD4441" w:rsidP="007542B8">
            <w:pPr>
              <w:cnfStyle w:val="000000010000" w:firstRow="0" w:lastRow="0" w:firstColumn="0" w:lastColumn="0" w:oddVBand="0" w:evenVBand="0" w:oddHBand="0" w:evenHBand="1" w:firstRowFirstColumn="0" w:firstRowLastColumn="0" w:lastRowFirstColumn="0" w:lastRowLastColumn="0"/>
              <w:rPr>
                <w:rFonts w:cs="Tahoma"/>
              </w:rPr>
            </w:pPr>
            <w:r w:rsidRPr="00CD4441">
              <w:rPr>
                <w:rFonts w:cs="Tahoma"/>
              </w:rPr>
              <w:t>Name</w:t>
            </w:r>
            <w:r w:rsidR="009C468B">
              <w:rPr>
                <w:rFonts w:cs="Tahoma"/>
              </w:rPr>
              <w:t xml:space="preserve"> </w:t>
            </w:r>
          </w:p>
          <w:p w14:paraId="563FCC73" w14:textId="2686FC1A" w:rsidR="00C544D9" w:rsidRPr="00C544D9" w:rsidRDefault="00C544D9" w:rsidP="00C544D9">
            <w:pPr>
              <w:numPr>
                <w:ilvl w:val="0"/>
                <w:numId w:val="17"/>
              </w:numPr>
              <w:tabs>
                <w:tab w:val="center" w:pos="3001"/>
              </w:tabs>
              <w:spacing w:before="40"/>
              <w:contextualSpacing/>
              <w:cnfStyle w:val="000000010000" w:firstRow="0" w:lastRow="0" w:firstColumn="0" w:lastColumn="0" w:oddVBand="0" w:evenVBand="0" w:oddHBand="0" w:evenHBand="1" w:firstRowFirstColumn="0" w:firstRowLastColumn="0" w:lastRowFirstColumn="0" w:lastRowLastColumn="0"/>
              <w:rPr>
                <w:rFonts w:cs="Tahoma"/>
              </w:rPr>
            </w:pPr>
            <w:r>
              <w:rPr>
                <w:color w:val="000000"/>
              </w:rPr>
              <w:t>Third Party Taxpayer Name</w:t>
            </w:r>
          </w:p>
          <w:p w14:paraId="0514736D" w14:textId="6C56BA8E" w:rsidR="00CD4441" w:rsidRPr="0088720C" w:rsidRDefault="00C544D9">
            <w:pPr>
              <w:numPr>
                <w:ilvl w:val="0"/>
                <w:numId w:val="17"/>
              </w:numPr>
              <w:tabs>
                <w:tab w:val="center" w:pos="3001"/>
              </w:tabs>
              <w:spacing w:before="40"/>
              <w:contextualSpacing/>
              <w:cnfStyle w:val="000000010000" w:firstRow="0" w:lastRow="0" w:firstColumn="0" w:lastColumn="0" w:oddVBand="0" w:evenVBand="0" w:oddHBand="0" w:evenHBand="1" w:firstRowFirstColumn="0" w:firstRowLastColumn="0" w:lastRowFirstColumn="0" w:lastRowLastColumn="0"/>
              <w:rPr>
                <w:rFonts w:cs="Tahoma"/>
              </w:rPr>
            </w:pPr>
            <w:r>
              <w:rPr>
                <w:color w:val="000000"/>
              </w:rPr>
              <w:t xml:space="preserve">Third Party </w:t>
            </w:r>
            <w:r w:rsidR="0088720C">
              <w:rPr>
                <w:color w:val="000000"/>
              </w:rPr>
              <w:t>Ordering Customer Name</w:t>
            </w:r>
            <w:r w:rsidR="009C468B">
              <w:rPr>
                <w:color w:val="000000"/>
              </w:rPr>
              <w:t xml:space="preserve"> </w:t>
            </w:r>
          </w:p>
          <w:p w14:paraId="6D98EBAD" w14:textId="77777777" w:rsidR="00C544D9" w:rsidRDefault="00C544D9" w:rsidP="00C544D9">
            <w:pPr>
              <w:tabs>
                <w:tab w:val="center" w:pos="3001"/>
              </w:tabs>
              <w:spacing w:before="40"/>
              <w:contextualSpacing/>
              <w:cnfStyle w:val="000000010000" w:firstRow="0" w:lastRow="0" w:firstColumn="0" w:lastColumn="0" w:oddVBand="0" w:evenVBand="0" w:oddHBand="0" w:evenHBand="1" w:firstRowFirstColumn="0" w:firstRowLastColumn="0" w:lastRowFirstColumn="0" w:lastRowLastColumn="0"/>
              <w:rPr>
                <w:rFonts w:cs="Tahoma"/>
              </w:rPr>
            </w:pPr>
          </w:p>
          <w:p w14:paraId="089B867E" w14:textId="39142EAB" w:rsidR="00C544D9" w:rsidRPr="00C544D9" w:rsidRDefault="00C544D9" w:rsidP="00C544D9">
            <w:pPr>
              <w:tabs>
                <w:tab w:val="center" w:pos="3001"/>
              </w:tabs>
              <w:spacing w:before="40"/>
              <w:contextualSpacing/>
              <w:cnfStyle w:val="000000010000" w:firstRow="0" w:lastRow="0" w:firstColumn="0" w:lastColumn="0" w:oddVBand="0" w:evenVBand="0" w:oddHBand="0" w:evenHBand="1" w:firstRowFirstColumn="0" w:firstRowLastColumn="0" w:lastRowFirstColumn="0" w:lastRowLastColumn="0"/>
              <w:rPr>
                <w:rFonts w:cs="Tahoma"/>
                <w:i/>
                <w:iCs/>
              </w:rPr>
            </w:pPr>
            <w:r w:rsidRPr="00C544D9">
              <w:rPr>
                <w:i/>
                <w:iCs/>
                <w:color w:val="000000"/>
              </w:rPr>
              <w:t>Third Party Name by which a party is known and which is usually used to identify that party.</w:t>
            </w:r>
          </w:p>
        </w:tc>
        <w:tc>
          <w:tcPr>
            <w:tcW w:w="2513" w:type="dxa"/>
          </w:tcPr>
          <w:p w14:paraId="51833B15" w14:textId="3FF718BA" w:rsidR="00CD4441" w:rsidRPr="00CD4441" w:rsidRDefault="00CD4441" w:rsidP="007542B8">
            <w:pPr>
              <w:tabs>
                <w:tab w:val="left" w:pos="464"/>
              </w:tabs>
              <w:cnfStyle w:val="000000010000" w:firstRow="0" w:lastRow="0" w:firstColumn="0" w:lastColumn="0" w:oddVBand="0" w:evenVBand="0" w:oddHBand="0" w:evenHBand="1" w:firstRowFirstColumn="0" w:firstRowLastColumn="0" w:lastRowFirstColumn="0" w:lastRowLastColumn="0"/>
              <w:rPr>
                <w:rFonts w:cs="Tahoma"/>
              </w:rPr>
            </w:pPr>
            <w:r w:rsidRPr="00CD4441">
              <w:rPr>
                <w:rFonts w:cs="Tahoma"/>
              </w:rPr>
              <w:t>&lt;Nm&gt;</w:t>
            </w:r>
          </w:p>
        </w:tc>
        <w:tc>
          <w:tcPr>
            <w:tcW w:w="1151" w:type="dxa"/>
          </w:tcPr>
          <w:p w14:paraId="327E6E05" w14:textId="3CBE73E1" w:rsidR="00CD4441" w:rsidRDefault="00CD4441" w:rsidP="007542B8">
            <w:pPr>
              <w:cnfStyle w:val="000000010000" w:firstRow="0" w:lastRow="0" w:firstColumn="0" w:lastColumn="0" w:oddVBand="0" w:evenVBand="0" w:oddHBand="0" w:evenHBand="1" w:firstRowFirstColumn="0" w:firstRowLastColumn="0" w:lastRowFirstColumn="0" w:lastRowLastColumn="0"/>
              <w:rPr>
                <w:rFonts w:cs="Tahoma"/>
              </w:rPr>
            </w:pPr>
            <w:r>
              <w:rPr>
                <w:rFonts w:cs="Tahoma"/>
              </w:rPr>
              <w:t>[0..1]</w:t>
            </w:r>
          </w:p>
        </w:tc>
        <w:tc>
          <w:tcPr>
            <w:tcW w:w="2113" w:type="dxa"/>
          </w:tcPr>
          <w:p w14:paraId="374F840B" w14:textId="77777777" w:rsidR="00CD4441" w:rsidRPr="007542B8" w:rsidRDefault="00CD4441" w:rsidP="007542B8">
            <w:pPr>
              <w:cnfStyle w:val="000000010000" w:firstRow="0" w:lastRow="0" w:firstColumn="0" w:lastColumn="0" w:oddVBand="0" w:evenVBand="0" w:oddHBand="0" w:evenHBand="1" w:firstRowFirstColumn="0" w:firstRowLastColumn="0" w:lastRowFirstColumn="0" w:lastRowLastColumn="0"/>
              <w:rPr>
                <w:rFonts w:cs="Tahoma"/>
              </w:rPr>
            </w:pPr>
          </w:p>
        </w:tc>
      </w:tr>
      <w:tr w:rsidR="00994128" w:rsidRPr="007542B8" w14:paraId="3B3E85E6" w14:textId="77777777" w:rsidTr="000D7EC2">
        <w:tc>
          <w:tcPr>
            <w:cnfStyle w:val="001000000000" w:firstRow="0" w:lastRow="0" w:firstColumn="1" w:lastColumn="0" w:oddVBand="0" w:evenVBand="0" w:oddHBand="0" w:evenHBand="0" w:firstRowFirstColumn="0" w:firstRowLastColumn="0" w:lastRowFirstColumn="0" w:lastRowLastColumn="0"/>
            <w:tcW w:w="625" w:type="dxa"/>
          </w:tcPr>
          <w:p w14:paraId="30380CB9" w14:textId="77777777" w:rsidR="00994128" w:rsidRPr="007542B8" w:rsidRDefault="00994128">
            <w:pPr>
              <w:numPr>
                <w:ilvl w:val="0"/>
                <w:numId w:val="13"/>
              </w:numPr>
              <w:spacing w:before="40"/>
              <w:contextualSpacing/>
            </w:pPr>
          </w:p>
        </w:tc>
        <w:tc>
          <w:tcPr>
            <w:tcW w:w="526" w:type="dxa"/>
          </w:tcPr>
          <w:p w14:paraId="714CD6D7" w14:textId="77777777" w:rsidR="00994128" w:rsidRPr="007542B8" w:rsidRDefault="00994128" w:rsidP="007542B8">
            <w:pPr>
              <w:cnfStyle w:val="000000000000" w:firstRow="0" w:lastRow="0" w:firstColumn="0" w:lastColumn="0" w:oddVBand="0" w:evenVBand="0" w:oddHBand="0" w:evenHBand="0" w:firstRowFirstColumn="0" w:firstRowLastColumn="0" w:lastRowFirstColumn="0" w:lastRowLastColumn="0"/>
              <w:rPr>
                <w:rFonts w:cs="Tahoma"/>
              </w:rPr>
            </w:pPr>
          </w:p>
        </w:tc>
        <w:tc>
          <w:tcPr>
            <w:tcW w:w="283" w:type="dxa"/>
          </w:tcPr>
          <w:p w14:paraId="2BDAFACE" w14:textId="77777777" w:rsidR="00994128" w:rsidRPr="00CD4441" w:rsidRDefault="00994128" w:rsidP="007542B8">
            <w:pPr>
              <w:cnfStyle w:val="000000000000" w:firstRow="0" w:lastRow="0" w:firstColumn="0" w:lastColumn="0" w:oddVBand="0" w:evenVBand="0" w:oddHBand="0" w:evenHBand="0" w:firstRowFirstColumn="0" w:firstRowLastColumn="0" w:lastRowFirstColumn="0" w:lastRowLastColumn="0"/>
              <w:rPr>
                <w:rFonts w:cs="Tahoma"/>
              </w:rPr>
            </w:pPr>
          </w:p>
        </w:tc>
        <w:tc>
          <w:tcPr>
            <w:tcW w:w="5818" w:type="dxa"/>
            <w:gridSpan w:val="15"/>
          </w:tcPr>
          <w:p w14:paraId="0AD47EB1" w14:textId="204EF87D" w:rsidR="00994128" w:rsidRPr="00CD4441" w:rsidRDefault="00994128" w:rsidP="007542B8">
            <w:pPr>
              <w:cnfStyle w:val="000000000000" w:firstRow="0" w:lastRow="0" w:firstColumn="0" w:lastColumn="0" w:oddVBand="0" w:evenVBand="0" w:oddHBand="0" w:evenHBand="0" w:firstRowFirstColumn="0" w:firstRowLastColumn="0" w:lastRowFirstColumn="0" w:lastRowLastColumn="0"/>
              <w:rPr>
                <w:rFonts w:cs="Tahoma"/>
              </w:rPr>
            </w:pPr>
            <w:r w:rsidRPr="00994128">
              <w:rPr>
                <w:rFonts w:cs="Tahoma"/>
              </w:rPr>
              <w:t>Identification</w:t>
            </w:r>
          </w:p>
        </w:tc>
        <w:tc>
          <w:tcPr>
            <w:tcW w:w="2513" w:type="dxa"/>
          </w:tcPr>
          <w:p w14:paraId="150CF537" w14:textId="753C931E" w:rsidR="00994128" w:rsidRPr="00CD4441" w:rsidRDefault="00994128" w:rsidP="007542B8">
            <w:pPr>
              <w:tabs>
                <w:tab w:val="left" w:pos="464"/>
              </w:tabs>
              <w:cnfStyle w:val="000000000000" w:firstRow="0" w:lastRow="0" w:firstColumn="0" w:lastColumn="0" w:oddVBand="0" w:evenVBand="0" w:oddHBand="0" w:evenHBand="0" w:firstRowFirstColumn="0" w:firstRowLastColumn="0" w:lastRowFirstColumn="0" w:lastRowLastColumn="0"/>
              <w:rPr>
                <w:rFonts w:cs="Tahoma"/>
              </w:rPr>
            </w:pPr>
            <w:r w:rsidRPr="00994128">
              <w:rPr>
                <w:rFonts w:cs="Tahoma"/>
              </w:rPr>
              <w:t>&lt;Id&gt;</w:t>
            </w:r>
          </w:p>
        </w:tc>
        <w:tc>
          <w:tcPr>
            <w:tcW w:w="1151" w:type="dxa"/>
          </w:tcPr>
          <w:p w14:paraId="2D27F934" w14:textId="46135047" w:rsidR="00994128" w:rsidRDefault="00994128" w:rsidP="007542B8">
            <w:pPr>
              <w:cnfStyle w:val="000000000000" w:firstRow="0" w:lastRow="0" w:firstColumn="0" w:lastColumn="0" w:oddVBand="0" w:evenVBand="0" w:oddHBand="0" w:evenHBand="0" w:firstRowFirstColumn="0" w:firstRowLastColumn="0" w:lastRowFirstColumn="0" w:lastRowLastColumn="0"/>
              <w:rPr>
                <w:rFonts w:cs="Tahoma"/>
              </w:rPr>
            </w:pPr>
            <w:r>
              <w:rPr>
                <w:rFonts w:cs="Tahoma"/>
              </w:rPr>
              <w:t>[0..1]</w:t>
            </w:r>
          </w:p>
        </w:tc>
        <w:tc>
          <w:tcPr>
            <w:tcW w:w="2113" w:type="dxa"/>
          </w:tcPr>
          <w:p w14:paraId="718FF889" w14:textId="77777777" w:rsidR="00994128" w:rsidRPr="007542B8" w:rsidRDefault="00994128" w:rsidP="007542B8">
            <w:pPr>
              <w:cnfStyle w:val="000000000000" w:firstRow="0" w:lastRow="0" w:firstColumn="0" w:lastColumn="0" w:oddVBand="0" w:evenVBand="0" w:oddHBand="0" w:evenHBand="0" w:firstRowFirstColumn="0" w:firstRowLastColumn="0" w:lastRowFirstColumn="0" w:lastRowLastColumn="0"/>
              <w:rPr>
                <w:rFonts w:cs="Tahoma"/>
              </w:rPr>
            </w:pPr>
          </w:p>
        </w:tc>
      </w:tr>
      <w:tr w:rsidR="005E0EBB" w:rsidRPr="007542B8" w14:paraId="29B975AF" w14:textId="77777777" w:rsidTr="000D7E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605D510A" w14:textId="77777777" w:rsidR="00994128" w:rsidRPr="007542B8" w:rsidRDefault="00994128">
            <w:pPr>
              <w:numPr>
                <w:ilvl w:val="0"/>
                <w:numId w:val="13"/>
              </w:numPr>
              <w:spacing w:before="40"/>
              <w:contextualSpacing/>
            </w:pPr>
          </w:p>
        </w:tc>
        <w:tc>
          <w:tcPr>
            <w:tcW w:w="526" w:type="dxa"/>
          </w:tcPr>
          <w:p w14:paraId="76FAE364" w14:textId="77777777" w:rsidR="00994128" w:rsidRPr="007542B8" w:rsidRDefault="00994128" w:rsidP="007542B8">
            <w:pPr>
              <w:cnfStyle w:val="000000010000" w:firstRow="0" w:lastRow="0" w:firstColumn="0" w:lastColumn="0" w:oddVBand="0" w:evenVBand="0" w:oddHBand="0" w:evenHBand="1" w:firstRowFirstColumn="0" w:firstRowLastColumn="0" w:lastRowFirstColumn="0" w:lastRowLastColumn="0"/>
              <w:rPr>
                <w:rFonts w:cs="Tahoma"/>
              </w:rPr>
            </w:pPr>
          </w:p>
        </w:tc>
        <w:tc>
          <w:tcPr>
            <w:tcW w:w="283" w:type="dxa"/>
          </w:tcPr>
          <w:p w14:paraId="11F26FB6" w14:textId="77777777" w:rsidR="00994128" w:rsidRPr="00CD4441" w:rsidRDefault="00994128" w:rsidP="007542B8">
            <w:pPr>
              <w:cnfStyle w:val="000000010000" w:firstRow="0" w:lastRow="0" w:firstColumn="0" w:lastColumn="0" w:oddVBand="0" w:evenVBand="0" w:oddHBand="0" w:evenHBand="1" w:firstRowFirstColumn="0" w:firstRowLastColumn="0" w:lastRowFirstColumn="0" w:lastRowLastColumn="0"/>
              <w:rPr>
                <w:rFonts w:cs="Tahoma"/>
              </w:rPr>
            </w:pPr>
          </w:p>
        </w:tc>
        <w:tc>
          <w:tcPr>
            <w:tcW w:w="280" w:type="dxa"/>
            <w:gridSpan w:val="2"/>
          </w:tcPr>
          <w:p w14:paraId="5BF4FBE7" w14:textId="77777777" w:rsidR="00994128" w:rsidRPr="00994128" w:rsidRDefault="00994128" w:rsidP="007542B8">
            <w:pPr>
              <w:cnfStyle w:val="000000010000" w:firstRow="0" w:lastRow="0" w:firstColumn="0" w:lastColumn="0" w:oddVBand="0" w:evenVBand="0" w:oddHBand="0" w:evenHBand="1" w:firstRowFirstColumn="0" w:firstRowLastColumn="0" w:lastRowFirstColumn="0" w:lastRowLastColumn="0"/>
              <w:rPr>
                <w:rFonts w:cs="Tahoma"/>
              </w:rPr>
            </w:pPr>
          </w:p>
        </w:tc>
        <w:tc>
          <w:tcPr>
            <w:tcW w:w="5538" w:type="dxa"/>
            <w:gridSpan w:val="13"/>
          </w:tcPr>
          <w:p w14:paraId="1CB460AD" w14:textId="09030807" w:rsidR="00994128" w:rsidRPr="00994128" w:rsidRDefault="00994128" w:rsidP="007542B8">
            <w:pPr>
              <w:cnfStyle w:val="000000010000" w:firstRow="0" w:lastRow="0" w:firstColumn="0" w:lastColumn="0" w:oddVBand="0" w:evenVBand="0" w:oddHBand="0" w:evenHBand="1" w:firstRowFirstColumn="0" w:firstRowLastColumn="0" w:lastRowFirstColumn="0" w:lastRowLastColumn="0"/>
              <w:rPr>
                <w:rFonts w:cs="Tahoma"/>
              </w:rPr>
            </w:pPr>
            <w:r w:rsidRPr="00994128">
              <w:rPr>
                <w:rFonts w:cs="Tahoma"/>
              </w:rPr>
              <w:t>Organisation</w:t>
            </w:r>
            <w:r>
              <w:rPr>
                <w:rFonts w:cs="Tahoma"/>
              </w:rPr>
              <w:t xml:space="preserve"> </w:t>
            </w:r>
            <w:r w:rsidRPr="00994128">
              <w:rPr>
                <w:rFonts w:cs="Tahoma"/>
              </w:rPr>
              <w:t>Identification</w:t>
            </w:r>
          </w:p>
        </w:tc>
        <w:tc>
          <w:tcPr>
            <w:tcW w:w="2513" w:type="dxa"/>
          </w:tcPr>
          <w:p w14:paraId="4EED923B" w14:textId="23DD70CD" w:rsidR="00994128" w:rsidRPr="00994128" w:rsidRDefault="00994128" w:rsidP="007542B8">
            <w:pPr>
              <w:tabs>
                <w:tab w:val="left" w:pos="464"/>
              </w:tabs>
              <w:cnfStyle w:val="000000010000" w:firstRow="0" w:lastRow="0" w:firstColumn="0" w:lastColumn="0" w:oddVBand="0" w:evenVBand="0" w:oddHBand="0" w:evenHBand="1" w:firstRowFirstColumn="0" w:firstRowLastColumn="0" w:lastRowFirstColumn="0" w:lastRowLastColumn="0"/>
              <w:rPr>
                <w:rFonts w:cs="Tahoma"/>
              </w:rPr>
            </w:pPr>
            <w:r w:rsidRPr="00994128">
              <w:rPr>
                <w:rFonts w:cs="Tahoma"/>
              </w:rPr>
              <w:t>&lt;OrgId&gt;</w:t>
            </w:r>
          </w:p>
        </w:tc>
        <w:tc>
          <w:tcPr>
            <w:tcW w:w="1151" w:type="dxa"/>
          </w:tcPr>
          <w:p w14:paraId="0B0FC2EB" w14:textId="310019D5" w:rsidR="00994128" w:rsidRDefault="00994128" w:rsidP="007542B8">
            <w:pPr>
              <w:cnfStyle w:val="000000010000" w:firstRow="0" w:lastRow="0" w:firstColumn="0" w:lastColumn="0" w:oddVBand="0" w:evenVBand="0" w:oddHBand="0" w:evenHBand="1" w:firstRowFirstColumn="0" w:firstRowLastColumn="0" w:lastRowFirstColumn="0" w:lastRowLastColumn="0"/>
              <w:rPr>
                <w:rFonts w:cs="Tahoma"/>
              </w:rPr>
            </w:pPr>
            <w:r>
              <w:rPr>
                <w:rFonts w:cs="Tahoma"/>
              </w:rPr>
              <w:t>[1..1]</w:t>
            </w:r>
          </w:p>
        </w:tc>
        <w:tc>
          <w:tcPr>
            <w:tcW w:w="2113" w:type="dxa"/>
          </w:tcPr>
          <w:p w14:paraId="76B570E8" w14:textId="0E332B64" w:rsidR="00994128" w:rsidRPr="007542B8" w:rsidRDefault="009F0FFF" w:rsidP="007542B8">
            <w:pPr>
              <w:cnfStyle w:val="000000010000" w:firstRow="0" w:lastRow="0" w:firstColumn="0" w:lastColumn="0" w:oddVBand="0" w:evenVBand="0" w:oddHBand="0" w:evenHBand="1" w:firstRowFirstColumn="0" w:firstRowLastColumn="0" w:lastRowFirstColumn="0" w:lastRowLastColumn="0"/>
              <w:rPr>
                <w:rFonts w:cs="Tahoma"/>
              </w:rPr>
            </w:pPr>
            <w:r>
              <w:rPr>
                <w:rFonts w:cs="Tahoma"/>
              </w:rPr>
              <w:t>{OR</w:t>
            </w:r>
          </w:p>
        </w:tc>
      </w:tr>
      <w:tr w:rsidR="00994128" w:rsidRPr="007542B8" w14:paraId="5C13A0B8" w14:textId="77777777" w:rsidTr="000D7EC2">
        <w:tc>
          <w:tcPr>
            <w:cnfStyle w:val="001000000000" w:firstRow="0" w:lastRow="0" w:firstColumn="1" w:lastColumn="0" w:oddVBand="0" w:evenVBand="0" w:oddHBand="0" w:evenHBand="0" w:firstRowFirstColumn="0" w:firstRowLastColumn="0" w:lastRowFirstColumn="0" w:lastRowLastColumn="0"/>
            <w:tcW w:w="625" w:type="dxa"/>
          </w:tcPr>
          <w:p w14:paraId="660FBCFA" w14:textId="77777777" w:rsidR="00994128" w:rsidRPr="007542B8" w:rsidRDefault="00994128">
            <w:pPr>
              <w:numPr>
                <w:ilvl w:val="0"/>
                <w:numId w:val="13"/>
              </w:numPr>
              <w:spacing w:before="40"/>
              <w:contextualSpacing/>
            </w:pPr>
          </w:p>
        </w:tc>
        <w:tc>
          <w:tcPr>
            <w:tcW w:w="526" w:type="dxa"/>
          </w:tcPr>
          <w:p w14:paraId="04D1AD26" w14:textId="77777777" w:rsidR="00994128" w:rsidRPr="007542B8" w:rsidRDefault="00994128" w:rsidP="007542B8">
            <w:pPr>
              <w:cnfStyle w:val="000000000000" w:firstRow="0" w:lastRow="0" w:firstColumn="0" w:lastColumn="0" w:oddVBand="0" w:evenVBand="0" w:oddHBand="0" w:evenHBand="0" w:firstRowFirstColumn="0" w:firstRowLastColumn="0" w:lastRowFirstColumn="0" w:lastRowLastColumn="0"/>
              <w:rPr>
                <w:rFonts w:cs="Tahoma"/>
              </w:rPr>
            </w:pPr>
          </w:p>
        </w:tc>
        <w:tc>
          <w:tcPr>
            <w:tcW w:w="283" w:type="dxa"/>
          </w:tcPr>
          <w:p w14:paraId="7AEC349D" w14:textId="77777777" w:rsidR="00994128" w:rsidRPr="00CD4441" w:rsidRDefault="00994128" w:rsidP="007542B8">
            <w:pPr>
              <w:cnfStyle w:val="000000000000" w:firstRow="0" w:lastRow="0" w:firstColumn="0" w:lastColumn="0" w:oddVBand="0" w:evenVBand="0" w:oddHBand="0" w:evenHBand="0" w:firstRowFirstColumn="0" w:firstRowLastColumn="0" w:lastRowFirstColumn="0" w:lastRowLastColumn="0"/>
              <w:rPr>
                <w:rFonts w:cs="Tahoma"/>
              </w:rPr>
            </w:pPr>
          </w:p>
        </w:tc>
        <w:tc>
          <w:tcPr>
            <w:tcW w:w="280" w:type="dxa"/>
            <w:gridSpan w:val="2"/>
          </w:tcPr>
          <w:p w14:paraId="52AB5283" w14:textId="77777777" w:rsidR="00994128" w:rsidRPr="00994128" w:rsidRDefault="00994128" w:rsidP="007542B8">
            <w:pPr>
              <w:cnfStyle w:val="000000000000" w:firstRow="0" w:lastRow="0" w:firstColumn="0" w:lastColumn="0" w:oddVBand="0" w:evenVBand="0" w:oddHBand="0" w:evenHBand="0" w:firstRowFirstColumn="0" w:firstRowLastColumn="0" w:lastRowFirstColumn="0" w:lastRowLastColumn="0"/>
              <w:rPr>
                <w:rFonts w:cs="Tahoma"/>
              </w:rPr>
            </w:pPr>
          </w:p>
        </w:tc>
        <w:tc>
          <w:tcPr>
            <w:tcW w:w="351" w:type="dxa"/>
            <w:gridSpan w:val="4"/>
          </w:tcPr>
          <w:p w14:paraId="201D9053" w14:textId="77777777" w:rsidR="00994128" w:rsidRPr="00994128" w:rsidRDefault="00994128" w:rsidP="007542B8">
            <w:pPr>
              <w:cnfStyle w:val="000000000000" w:firstRow="0" w:lastRow="0" w:firstColumn="0" w:lastColumn="0" w:oddVBand="0" w:evenVBand="0" w:oddHBand="0" w:evenHBand="0" w:firstRowFirstColumn="0" w:firstRowLastColumn="0" w:lastRowFirstColumn="0" w:lastRowLastColumn="0"/>
              <w:rPr>
                <w:rFonts w:cs="Tahoma"/>
              </w:rPr>
            </w:pPr>
          </w:p>
        </w:tc>
        <w:tc>
          <w:tcPr>
            <w:tcW w:w="5187" w:type="dxa"/>
            <w:gridSpan w:val="9"/>
          </w:tcPr>
          <w:p w14:paraId="11893F96" w14:textId="48A727CD" w:rsidR="00994128" w:rsidRPr="00994128" w:rsidRDefault="0088720C" w:rsidP="0088720C">
            <w:pPr>
              <w:cnfStyle w:val="000000000000" w:firstRow="0" w:lastRow="0" w:firstColumn="0" w:lastColumn="0" w:oddVBand="0" w:evenVBand="0" w:oddHBand="0" w:evenHBand="0" w:firstRowFirstColumn="0" w:firstRowLastColumn="0" w:lastRowFirstColumn="0" w:lastRowLastColumn="0"/>
              <w:rPr>
                <w:rFonts w:cs="Tahoma"/>
              </w:rPr>
            </w:pPr>
            <w:r>
              <w:rPr>
                <w:rFonts w:cs="Tahoma"/>
              </w:rPr>
              <w:t>Other</w:t>
            </w:r>
          </w:p>
        </w:tc>
        <w:tc>
          <w:tcPr>
            <w:tcW w:w="2513" w:type="dxa"/>
          </w:tcPr>
          <w:p w14:paraId="595928B8" w14:textId="5464061F" w:rsidR="00994128" w:rsidRPr="00994128" w:rsidRDefault="00994128" w:rsidP="007542B8">
            <w:pPr>
              <w:tabs>
                <w:tab w:val="left" w:pos="464"/>
              </w:tabs>
              <w:cnfStyle w:val="000000000000" w:firstRow="0" w:lastRow="0" w:firstColumn="0" w:lastColumn="0" w:oddVBand="0" w:evenVBand="0" w:oddHBand="0" w:evenHBand="0" w:firstRowFirstColumn="0" w:firstRowLastColumn="0" w:lastRowFirstColumn="0" w:lastRowLastColumn="0"/>
              <w:rPr>
                <w:rFonts w:cs="Tahoma"/>
              </w:rPr>
            </w:pPr>
            <w:r w:rsidRPr="00994128">
              <w:rPr>
                <w:rFonts w:cs="Tahoma"/>
              </w:rPr>
              <w:t>&lt;</w:t>
            </w:r>
            <w:r w:rsidR="0088720C">
              <w:rPr>
                <w:rFonts w:cs="Tahoma"/>
              </w:rPr>
              <w:t>Othr</w:t>
            </w:r>
            <w:r w:rsidRPr="00994128">
              <w:rPr>
                <w:rFonts w:cs="Tahoma"/>
              </w:rPr>
              <w:t>&gt;</w:t>
            </w:r>
          </w:p>
        </w:tc>
        <w:tc>
          <w:tcPr>
            <w:tcW w:w="1151" w:type="dxa"/>
          </w:tcPr>
          <w:p w14:paraId="4C7C02C5" w14:textId="313ABB7E" w:rsidR="00994128" w:rsidRDefault="00994128" w:rsidP="007542B8">
            <w:pPr>
              <w:cnfStyle w:val="000000000000" w:firstRow="0" w:lastRow="0" w:firstColumn="0" w:lastColumn="0" w:oddVBand="0" w:evenVBand="0" w:oddHBand="0" w:evenHBand="0" w:firstRowFirstColumn="0" w:firstRowLastColumn="0" w:lastRowFirstColumn="0" w:lastRowLastColumn="0"/>
              <w:rPr>
                <w:rFonts w:cs="Tahoma"/>
              </w:rPr>
            </w:pPr>
            <w:r>
              <w:rPr>
                <w:rFonts w:cs="Tahoma"/>
              </w:rPr>
              <w:t>[0..1]</w:t>
            </w:r>
          </w:p>
        </w:tc>
        <w:tc>
          <w:tcPr>
            <w:tcW w:w="2113" w:type="dxa"/>
          </w:tcPr>
          <w:p w14:paraId="4C8316EF" w14:textId="77777777" w:rsidR="00994128" w:rsidRPr="007542B8" w:rsidRDefault="00994128" w:rsidP="007542B8">
            <w:pPr>
              <w:cnfStyle w:val="000000000000" w:firstRow="0" w:lastRow="0" w:firstColumn="0" w:lastColumn="0" w:oddVBand="0" w:evenVBand="0" w:oddHBand="0" w:evenHBand="0" w:firstRowFirstColumn="0" w:firstRowLastColumn="0" w:lastRowFirstColumn="0" w:lastRowLastColumn="0"/>
              <w:rPr>
                <w:rFonts w:cs="Tahoma"/>
              </w:rPr>
            </w:pPr>
          </w:p>
        </w:tc>
      </w:tr>
      <w:tr w:rsidR="005E0EBB" w:rsidRPr="007542B8" w14:paraId="3414CF6D" w14:textId="77777777" w:rsidTr="000D7E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2FA3EDBD" w14:textId="77777777" w:rsidR="0088720C" w:rsidRPr="007542B8" w:rsidRDefault="0088720C">
            <w:pPr>
              <w:numPr>
                <w:ilvl w:val="0"/>
                <w:numId w:val="13"/>
              </w:numPr>
              <w:spacing w:before="40"/>
              <w:contextualSpacing/>
            </w:pPr>
          </w:p>
        </w:tc>
        <w:tc>
          <w:tcPr>
            <w:tcW w:w="526" w:type="dxa"/>
          </w:tcPr>
          <w:p w14:paraId="3EE42C40" w14:textId="77777777" w:rsidR="0088720C" w:rsidRPr="007542B8" w:rsidRDefault="0088720C" w:rsidP="007542B8">
            <w:pPr>
              <w:cnfStyle w:val="000000010000" w:firstRow="0" w:lastRow="0" w:firstColumn="0" w:lastColumn="0" w:oddVBand="0" w:evenVBand="0" w:oddHBand="0" w:evenHBand="1" w:firstRowFirstColumn="0" w:firstRowLastColumn="0" w:lastRowFirstColumn="0" w:lastRowLastColumn="0"/>
              <w:rPr>
                <w:rFonts w:cs="Tahoma"/>
              </w:rPr>
            </w:pPr>
          </w:p>
        </w:tc>
        <w:tc>
          <w:tcPr>
            <w:tcW w:w="283" w:type="dxa"/>
          </w:tcPr>
          <w:p w14:paraId="52825CC1" w14:textId="77777777" w:rsidR="0088720C" w:rsidRPr="00CD4441" w:rsidRDefault="0088720C" w:rsidP="007542B8">
            <w:pPr>
              <w:cnfStyle w:val="000000010000" w:firstRow="0" w:lastRow="0" w:firstColumn="0" w:lastColumn="0" w:oddVBand="0" w:evenVBand="0" w:oddHBand="0" w:evenHBand="1" w:firstRowFirstColumn="0" w:firstRowLastColumn="0" w:lastRowFirstColumn="0" w:lastRowLastColumn="0"/>
              <w:rPr>
                <w:rFonts w:cs="Tahoma"/>
              </w:rPr>
            </w:pPr>
          </w:p>
        </w:tc>
        <w:tc>
          <w:tcPr>
            <w:tcW w:w="280" w:type="dxa"/>
            <w:gridSpan w:val="2"/>
          </w:tcPr>
          <w:p w14:paraId="6E2D3938" w14:textId="77777777" w:rsidR="0088720C" w:rsidRPr="00994128" w:rsidRDefault="0088720C" w:rsidP="007542B8">
            <w:pPr>
              <w:cnfStyle w:val="000000010000" w:firstRow="0" w:lastRow="0" w:firstColumn="0" w:lastColumn="0" w:oddVBand="0" w:evenVBand="0" w:oddHBand="0" w:evenHBand="1" w:firstRowFirstColumn="0" w:firstRowLastColumn="0" w:lastRowFirstColumn="0" w:lastRowLastColumn="0"/>
              <w:rPr>
                <w:rFonts w:cs="Tahoma"/>
              </w:rPr>
            </w:pPr>
          </w:p>
        </w:tc>
        <w:tc>
          <w:tcPr>
            <w:tcW w:w="351" w:type="dxa"/>
            <w:gridSpan w:val="4"/>
          </w:tcPr>
          <w:p w14:paraId="57F902C4" w14:textId="77777777" w:rsidR="0088720C" w:rsidRPr="00994128" w:rsidRDefault="0088720C" w:rsidP="007542B8">
            <w:pPr>
              <w:cnfStyle w:val="000000010000" w:firstRow="0" w:lastRow="0" w:firstColumn="0" w:lastColumn="0" w:oddVBand="0" w:evenVBand="0" w:oddHBand="0" w:evenHBand="1" w:firstRowFirstColumn="0" w:firstRowLastColumn="0" w:lastRowFirstColumn="0" w:lastRowLastColumn="0"/>
              <w:rPr>
                <w:rFonts w:cs="Tahoma"/>
              </w:rPr>
            </w:pPr>
          </w:p>
        </w:tc>
        <w:tc>
          <w:tcPr>
            <w:tcW w:w="454" w:type="dxa"/>
            <w:gridSpan w:val="6"/>
          </w:tcPr>
          <w:p w14:paraId="54B7775F" w14:textId="77777777" w:rsidR="0088720C" w:rsidRDefault="0088720C" w:rsidP="0088720C">
            <w:pPr>
              <w:cnfStyle w:val="000000010000" w:firstRow="0" w:lastRow="0" w:firstColumn="0" w:lastColumn="0" w:oddVBand="0" w:evenVBand="0" w:oddHBand="0" w:evenHBand="1" w:firstRowFirstColumn="0" w:firstRowLastColumn="0" w:lastRowFirstColumn="0" w:lastRowLastColumn="0"/>
              <w:rPr>
                <w:rFonts w:cs="Tahoma"/>
              </w:rPr>
            </w:pPr>
          </w:p>
        </w:tc>
        <w:tc>
          <w:tcPr>
            <w:tcW w:w="4733" w:type="dxa"/>
            <w:gridSpan w:val="3"/>
          </w:tcPr>
          <w:p w14:paraId="15F3B25A" w14:textId="7067B234" w:rsidR="0088720C" w:rsidRDefault="0088720C" w:rsidP="0088720C">
            <w:pPr>
              <w:cnfStyle w:val="000000010000" w:firstRow="0" w:lastRow="0" w:firstColumn="0" w:lastColumn="0" w:oddVBand="0" w:evenVBand="0" w:oddHBand="0" w:evenHBand="1" w:firstRowFirstColumn="0" w:firstRowLastColumn="0" w:lastRowFirstColumn="0" w:lastRowLastColumn="0"/>
              <w:rPr>
                <w:rFonts w:cs="Tahoma"/>
              </w:rPr>
            </w:pPr>
            <w:r w:rsidRPr="0088720C">
              <w:rPr>
                <w:rFonts w:cs="Tahoma"/>
              </w:rPr>
              <w:t>Identification</w:t>
            </w:r>
            <w:r w:rsidR="009C468B">
              <w:rPr>
                <w:rFonts w:cs="Tahoma"/>
              </w:rPr>
              <w:t xml:space="preserve"> </w:t>
            </w:r>
          </w:p>
          <w:p w14:paraId="65D4BC33" w14:textId="35E09E70" w:rsidR="0088720C" w:rsidRPr="009C468B" w:rsidRDefault="00C544D9" w:rsidP="0088720C">
            <w:pPr>
              <w:numPr>
                <w:ilvl w:val="0"/>
                <w:numId w:val="17"/>
              </w:numPr>
              <w:tabs>
                <w:tab w:val="center" w:pos="3001"/>
              </w:tabs>
              <w:spacing w:before="40"/>
              <w:contextualSpacing/>
              <w:cnfStyle w:val="000000010000" w:firstRow="0" w:lastRow="0" w:firstColumn="0" w:lastColumn="0" w:oddVBand="0" w:evenVBand="0" w:oddHBand="0" w:evenHBand="1" w:firstRowFirstColumn="0" w:firstRowLastColumn="0" w:lastRowFirstColumn="0" w:lastRowLastColumn="0"/>
              <w:rPr>
                <w:rFonts w:cs="Tahoma"/>
              </w:rPr>
            </w:pPr>
            <w:r>
              <w:rPr>
                <w:color w:val="000000"/>
              </w:rPr>
              <w:t>Third Party</w:t>
            </w:r>
            <w:r w:rsidRPr="0088720C">
              <w:rPr>
                <w:color w:val="000000"/>
              </w:rPr>
              <w:t xml:space="preserve"> </w:t>
            </w:r>
            <w:r w:rsidR="0088720C" w:rsidRPr="0088720C">
              <w:rPr>
                <w:color w:val="000000"/>
              </w:rPr>
              <w:t>Taxpayer Agent</w:t>
            </w:r>
          </w:p>
          <w:p w14:paraId="07A83C05" w14:textId="77777777" w:rsidR="00C544D9" w:rsidRDefault="00C544D9" w:rsidP="00C544D9">
            <w:pPr>
              <w:tabs>
                <w:tab w:val="center" w:pos="3001"/>
              </w:tabs>
              <w:spacing w:before="40"/>
              <w:ind w:left="720"/>
              <w:contextualSpacing/>
              <w:cnfStyle w:val="000000010000" w:firstRow="0" w:lastRow="0" w:firstColumn="0" w:lastColumn="0" w:oddVBand="0" w:evenVBand="0" w:oddHBand="0" w:evenHBand="1" w:firstRowFirstColumn="0" w:firstRowLastColumn="0" w:lastRowFirstColumn="0" w:lastRowLastColumn="0"/>
              <w:rPr>
                <w:rFonts w:cs="Tahoma"/>
              </w:rPr>
            </w:pPr>
          </w:p>
          <w:p w14:paraId="06EC08ED" w14:textId="468361B1" w:rsidR="00C544D9" w:rsidRPr="00C544D9" w:rsidRDefault="00C544D9" w:rsidP="00C544D9">
            <w:pPr>
              <w:tabs>
                <w:tab w:val="center" w:pos="3001"/>
              </w:tabs>
              <w:spacing w:before="40"/>
              <w:contextualSpacing/>
              <w:cnfStyle w:val="000000010000" w:firstRow="0" w:lastRow="0" w:firstColumn="0" w:lastColumn="0" w:oddVBand="0" w:evenVBand="0" w:oddHBand="0" w:evenHBand="1" w:firstRowFirstColumn="0" w:firstRowLastColumn="0" w:lastRowFirstColumn="0" w:lastRowLastColumn="0"/>
              <w:rPr>
                <w:rFonts w:cs="Tahoma"/>
                <w:i/>
                <w:iCs/>
              </w:rPr>
            </w:pPr>
            <w:r w:rsidRPr="00C544D9">
              <w:rPr>
                <w:rFonts w:cs="Tahoma"/>
                <w:i/>
                <w:iCs/>
              </w:rPr>
              <w:t>Unique and unambiguous way to identify a</w:t>
            </w:r>
            <w:r>
              <w:rPr>
                <w:rFonts w:cs="Tahoma"/>
                <w:i/>
                <w:iCs/>
              </w:rPr>
              <w:t xml:space="preserve"> </w:t>
            </w:r>
            <w:r w:rsidRPr="00C544D9">
              <w:rPr>
                <w:i/>
                <w:iCs/>
                <w:color w:val="000000"/>
              </w:rPr>
              <w:t>Third Party</w:t>
            </w:r>
            <w:r w:rsidRPr="00C544D9">
              <w:rPr>
                <w:rFonts w:cs="Tahoma"/>
                <w:i/>
                <w:iCs/>
              </w:rPr>
              <w:t xml:space="preserve"> organization.</w:t>
            </w:r>
          </w:p>
        </w:tc>
        <w:tc>
          <w:tcPr>
            <w:tcW w:w="2513" w:type="dxa"/>
          </w:tcPr>
          <w:p w14:paraId="281F18E8" w14:textId="4E9C62CE" w:rsidR="0088720C" w:rsidRPr="00994128" w:rsidRDefault="0088720C" w:rsidP="007542B8">
            <w:pPr>
              <w:tabs>
                <w:tab w:val="left" w:pos="464"/>
              </w:tabs>
              <w:cnfStyle w:val="000000010000" w:firstRow="0" w:lastRow="0" w:firstColumn="0" w:lastColumn="0" w:oddVBand="0" w:evenVBand="0" w:oddHBand="0" w:evenHBand="1" w:firstRowFirstColumn="0" w:firstRowLastColumn="0" w:lastRowFirstColumn="0" w:lastRowLastColumn="0"/>
              <w:rPr>
                <w:rFonts w:cs="Tahoma"/>
              </w:rPr>
            </w:pPr>
            <w:r>
              <w:rPr>
                <w:rFonts w:cs="Tahoma"/>
              </w:rPr>
              <w:t>&lt;Id&gt;</w:t>
            </w:r>
          </w:p>
        </w:tc>
        <w:tc>
          <w:tcPr>
            <w:tcW w:w="1151" w:type="dxa"/>
          </w:tcPr>
          <w:p w14:paraId="4C0B4795" w14:textId="6510B424" w:rsidR="0088720C" w:rsidRDefault="0088720C" w:rsidP="007542B8">
            <w:pPr>
              <w:cnfStyle w:val="000000010000" w:firstRow="0" w:lastRow="0" w:firstColumn="0" w:lastColumn="0" w:oddVBand="0" w:evenVBand="0" w:oddHBand="0" w:evenHBand="1" w:firstRowFirstColumn="0" w:firstRowLastColumn="0" w:lastRowFirstColumn="0" w:lastRowLastColumn="0"/>
              <w:rPr>
                <w:rFonts w:cs="Tahoma"/>
              </w:rPr>
            </w:pPr>
            <w:r>
              <w:rPr>
                <w:rFonts w:cs="Tahoma"/>
              </w:rPr>
              <w:t>[1..1]</w:t>
            </w:r>
          </w:p>
        </w:tc>
        <w:tc>
          <w:tcPr>
            <w:tcW w:w="2113" w:type="dxa"/>
          </w:tcPr>
          <w:p w14:paraId="67C60E05" w14:textId="77777777" w:rsidR="0088720C" w:rsidRPr="007542B8" w:rsidRDefault="0088720C" w:rsidP="007542B8">
            <w:pPr>
              <w:cnfStyle w:val="000000010000" w:firstRow="0" w:lastRow="0" w:firstColumn="0" w:lastColumn="0" w:oddVBand="0" w:evenVBand="0" w:oddHBand="0" w:evenHBand="1" w:firstRowFirstColumn="0" w:firstRowLastColumn="0" w:lastRowFirstColumn="0" w:lastRowLastColumn="0"/>
              <w:rPr>
                <w:rFonts w:cs="Tahoma"/>
              </w:rPr>
            </w:pPr>
          </w:p>
        </w:tc>
      </w:tr>
      <w:tr w:rsidR="009F0FFF" w:rsidRPr="007542B8" w14:paraId="36447B19" w14:textId="77777777" w:rsidTr="000D7EC2">
        <w:tc>
          <w:tcPr>
            <w:cnfStyle w:val="001000000000" w:firstRow="0" w:lastRow="0" w:firstColumn="1" w:lastColumn="0" w:oddVBand="0" w:evenVBand="0" w:oddHBand="0" w:evenHBand="0" w:firstRowFirstColumn="0" w:firstRowLastColumn="0" w:lastRowFirstColumn="0" w:lastRowLastColumn="0"/>
            <w:tcW w:w="625" w:type="dxa"/>
          </w:tcPr>
          <w:p w14:paraId="482627E8" w14:textId="77777777" w:rsidR="009F0FFF" w:rsidRPr="007542B8" w:rsidRDefault="009F0FFF">
            <w:pPr>
              <w:numPr>
                <w:ilvl w:val="0"/>
                <w:numId w:val="13"/>
              </w:numPr>
              <w:spacing w:before="40"/>
              <w:contextualSpacing/>
            </w:pPr>
          </w:p>
        </w:tc>
        <w:tc>
          <w:tcPr>
            <w:tcW w:w="526" w:type="dxa"/>
          </w:tcPr>
          <w:p w14:paraId="7AD5DBA0" w14:textId="77777777" w:rsidR="009F0FFF" w:rsidRPr="007542B8" w:rsidRDefault="009F0FFF" w:rsidP="007542B8">
            <w:pPr>
              <w:cnfStyle w:val="000000000000" w:firstRow="0" w:lastRow="0" w:firstColumn="0" w:lastColumn="0" w:oddVBand="0" w:evenVBand="0" w:oddHBand="0" w:evenHBand="0" w:firstRowFirstColumn="0" w:firstRowLastColumn="0" w:lastRowFirstColumn="0" w:lastRowLastColumn="0"/>
              <w:rPr>
                <w:rFonts w:cs="Tahoma"/>
              </w:rPr>
            </w:pPr>
          </w:p>
        </w:tc>
        <w:tc>
          <w:tcPr>
            <w:tcW w:w="283" w:type="dxa"/>
          </w:tcPr>
          <w:p w14:paraId="79577BFD" w14:textId="77777777" w:rsidR="009F0FFF" w:rsidRPr="00CD4441" w:rsidRDefault="009F0FFF" w:rsidP="007542B8">
            <w:pPr>
              <w:cnfStyle w:val="000000000000" w:firstRow="0" w:lastRow="0" w:firstColumn="0" w:lastColumn="0" w:oddVBand="0" w:evenVBand="0" w:oddHBand="0" w:evenHBand="0" w:firstRowFirstColumn="0" w:firstRowLastColumn="0" w:lastRowFirstColumn="0" w:lastRowLastColumn="0"/>
              <w:rPr>
                <w:rFonts w:cs="Tahoma"/>
              </w:rPr>
            </w:pPr>
          </w:p>
        </w:tc>
        <w:tc>
          <w:tcPr>
            <w:tcW w:w="280" w:type="dxa"/>
            <w:gridSpan w:val="2"/>
          </w:tcPr>
          <w:p w14:paraId="2C3C8449" w14:textId="77777777" w:rsidR="009F0FFF" w:rsidRPr="00994128" w:rsidRDefault="009F0FFF" w:rsidP="007542B8">
            <w:pPr>
              <w:cnfStyle w:val="000000000000" w:firstRow="0" w:lastRow="0" w:firstColumn="0" w:lastColumn="0" w:oddVBand="0" w:evenVBand="0" w:oddHBand="0" w:evenHBand="0" w:firstRowFirstColumn="0" w:firstRowLastColumn="0" w:lastRowFirstColumn="0" w:lastRowLastColumn="0"/>
              <w:rPr>
                <w:rFonts w:cs="Tahoma"/>
              </w:rPr>
            </w:pPr>
          </w:p>
        </w:tc>
        <w:tc>
          <w:tcPr>
            <w:tcW w:w="5538" w:type="dxa"/>
            <w:gridSpan w:val="13"/>
          </w:tcPr>
          <w:p w14:paraId="734932AF" w14:textId="02FF09DC" w:rsidR="009F0FFF" w:rsidRPr="0088720C" w:rsidRDefault="009F0FFF" w:rsidP="0088720C">
            <w:pPr>
              <w:cnfStyle w:val="000000000000" w:firstRow="0" w:lastRow="0" w:firstColumn="0" w:lastColumn="0" w:oddVBand="0" w:evenVBand="0" w:oddHBand="0" w:evenHBand="0" w:firstRowFirstColumn="0" w:firstRowLastColumn="0" w:lastRowFirstColumn="0" w:lastRowLastColumn="0"/>
              <w:rPr>
                <w:rFonts w:cs="Tahoma"/>
              </w:rPr>
            </w:pPr>
            <w:r w:rsidRPr="009F0FFF">
              <w:rPr>
                <w:rFonts w:cs="Tahoma"/>
              </w:rPr>
              <w:t>Private</w:t>
            </w:r>
            <w:r>
              <w:rPr>
                <w:rFonts w:cs="Tahoma"/>
              </w:rPr>
              <w:t xml:space="preserve"> </w:t>
            </w:r>
            <w:r w:rsidRPr="009F0FFF">
              <w:rPr>
                <w:rFonts w:cs="Tahoma"/>
              </w:rPr>
              <w:t>Identification</w:t>
            </w:r>
          </w:p>
        </w:tc>
        <w:tc>
          <w:tcPr>
            <w:tcW w:w="2513" w:type="dxa"/>
          </w:tcPr>
          <w:p w14:paraId="5A2A69FF" w14:textId="3E1C7465" w:rsidR="009F0FFF" w:rsidRDefault="009F0FFF" w:rsidP="007542B8">
            <w:pPr>
              <w:tabs>
                <w:tab w:val="left" w:pos="464"/>
              </w:tabs>
              <w:cnfStyle w:val="000000000000" w:firstRow="0" w:lastRow="0" w:firstColumn="0" w:lastColumn="0" w:oddVBand="0" w:evenVBand="0" w:oddHBand="0" w:evenHBand="0" w:firstRowFirstColumn="0" w:firstRowLastColumn="0" w:lastRowFirstColumn="0" w:lastRowLastColumn="0"/>
              <w:rPr>
                <w:rFonts w:cs="Tahoma"/>
              </w:rPr>
            </w:pPr>
            <w:r w:rsidRPr="009F0FFF">
              <w:rPr>
                <w:rFonts w:cs="Tahoma"/>
              </w:rPr>
              <w:t>&lt;PrvtId&gt;</w:t>
            </w:r>
          </w:p>
        </w:tc>
        <w:tc>
          <w:tcPr>
            <w:tcW w:w="1151" w:type="dxa"/>
          </w:tcPr>
          <w:p w14:paraId="28313062" w14:textId="6FF46B9F" w:rsidR="009F0FFF" w:rsidRDefault="005E0EBB" w:rsidP="007542B8">
            <w:pPr>
              <w:cnfStyle w:val="000000000000" w:firstRow="0" w:lastRow="0" w:firstColumn="0" w:lastColumn="0" w:oddVBand="0" w:evenVBand="0" w:oddHBand="0" w:evenHBand="0" w:firstRowFirstColumn="0" w:firstRowLastColumn="0" w:lastRowFirstColumn="0" w:lastRowLastColumn="0"/>
              <w:rPr>
                <w:rFonts w:cs="Tahoma"/>
              </w:rPr>
            </w:pPr>
            <w:r>
              <w:rPr>
                <w:rFonts w:cs="Tahoma"/>
              </w:rPr>
              <w:t>[1..1]</w:t>
            </w:r>
          </w:p>
        </w:tc>
        <w:tc>
          <w:tcPr>
            <w:tcW w:w="2113" w:type="dxa"/>
          </w:tcPr>
          <w:p w14:paraId="0219E3CA" w14:textId="7A3C9CB9" w:rsidR="009F0FFF" w:rsidRPr="007542B8" w:rsidRDefault="009F0FFF" w:rsidP="007542B8">
            <w:pPr>
              <w:cnfStyle w:val="000000000000" w:firstRow="0" w:lastRow="0" w:firstColumn="0" w:lastColumn="0" w:oddVBand="0" w:evenVBand="0" w:oddHBand="0" w:evenHBand="0" w:firstRowFirstColumn="0" w:firstRowLastColumn="0" w:lastRowFirstColumn="0" w:lastRowLastColumn="0"/>
              <w:rPr>
                <w:rFonts w:cs="Tahoma"/>
              </w:rPr>
            </w:pPr>
            <w:r>
              <w:rPr>
                <w:rFonts w:cs="Tahoma"/>
              </w:rPr>
              <w:t>OR}</w:t>
            </w:r>
          </w:p>
        </w:tc>
      </w:tr>
      <w:tr w:rsidR="005E0EBB" w:rsidRPr="007542B8" w14:paraId="0B568D38" w14:textId="77777777" w:rsidTr="000D7E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7C334932" w14:textId="77777777" w:rsidR="009F0FFF" w:rsidRPr="007542B8" w:rsidRDefault="009F0FFF" w:rsidP="009F0FFF">
            <w:pPr>
              <w:numPr>
                <w:ilvl w:val="0"/>
                <w:numId w:val="13"/>
              </w:numPr>
              <w:spacing w:before="40"/>
              <w:contextualSpacing/>
            </w:pPr>
          </w:p>
        </w:tc>
        <w:tc>
          <w:tcPr>
            <w:tcW w:w="526" w:type="dxa"/>
          </w:tcPr>
          <w:p w14:paraId="568BEF36" w14:textId="77777777" w:rsidR="009F0FFF" w:rsidRPr="007542B8" w:rsidRDefault="009F0FFF" w:rsidP="009F0FFF">
            <w:pPr>
              <w:cnfStyle w:val="000000010000" w:firstRow="0" w:lastRow="0" w:firstColumn="0" w:lastColumn="0" w:oddVBand="0" w:evenVBand="0" w:oddHBand="0" w:evenHBand="1" w:firstRowFirstColumn="0" w:firstRowLastColumn="0" w:lastRowFirstColumn="0" w:lastRowLastColumn="0"/>
              <w:rPr>
                <w:rFonts w:cs="Tahoma"/>
              </w:rPr>
            </w:pPr>
          </w:p>
        </w:tc>
        <w:tc>
          <w:tcPr>
            <w:tcW w:w="283" w:type="dxa"/>
          </w:tcPr>
          <w:p w14:paraId="5164C1C2" w14:textId="77777777" w:rsidR="009F0FFF" w:rsidRPr="00CD4441" w:rsidRDefault="009F0FFF" w:rsidP="009F0FFF">
            <w:pPr>
              <w:cnfStyle w:val="000000010000" w:firstRow="0" w:lastRow="0" w:firstColumn="0" w:lastColumn="0" w:oddVBand="0" w:evenVBand="0" w:oddHBand="0" w:evenHBand="1" w:firstRowFirstColumn="0" w:firstRowLastColumn="0" w:lastRowFirstColumn="0" w:lastRowLastColumn="0"/>
              <w:rPr>
                <w:rFonts w:cs="Tahoma"/>
              </w:rPr>
            </w:pPr>
          </w:p>
        </w:tc>
        <w:tc>
          <w:tcPr>
            <w:tcW w:w="280" w:type="dxa"/>
            <w:gridSpan w:val="2"/>
          </w:tcPr>
          <w:p w14:paraId="216A12D5" w14:textId="77777777" w:rsidR="009F0FFF" w:rsidRPr="00994128" w:rsidRDefault="009F0FFF" w:rsidP="009F0FFF">
            <w:pPr>
              <w:cnfStyle w:val="000000010000" w:firstRow="0" w:lastRow="0" w:firstColumn="0" w:lastColumn="0" w:oddVBand="0" w:evenVBand="0" w:oddHBand="0" w:evenHBand="1" w:firstRowFirstColumn="0" w:firstRowLastColumn="0" w:lastRowFirstColumn="0" w:lastRowLastColumn="0"/>
              <w:rPr>
                <w:rFonts w:cs="Tahoma"/>
              </w:rPr>
            </w:pPr>
          </w:p>
        </w:tc>
        <w:tc>
          <w:tcPr>
            <w:tcW w:w="351" w:type="dxa"/>
            <w:gridSpan w:val="4"/>
          </w:tcPr>
          <w:p w14:paraId="7D6149AB" w14:textId="77777777" w:rsidR="009F0FFF" w:rsidRPr="00994128" w:rsidRDefault="009F0FFF" w:rsidP="009F0FFF">
            <w:pPr>
              <w:cnfStyle w:val="000000010000" w:firstRow="0" w:lastRow="0" w:firstColumn="0" w:lastColumn="0" w:oddVBand="0" w:evenVBand="0" w:oddHBand="0" w:evenHBand="1" w:firstRowFirstColumn="0" w:firstRowLastColumn="0" w:lastRowFirstColumn="0" w:lastRowLastColumn="0"/>
              <w:rPr>
                <w:rFonts w:cs="Tahoma"/>
              </w:rPr>
            </w:pPr>
          </w:p>
        </w:tc>
        <w:tc>
          <w:tcPr>
            <w:tcW w:w="5187" w:type="dxa"/>
            <w:gridSpan w:val="9"/>
          </w:tcPr>
          <w:p w14:paraId="71257BEE" w14:textId="11423CF1" w:rsidR="009F0FFF" w:rsidRPr="0088720C" w:rsidRDefault="009F0FFF" w:rsidP="009F0FFF">
            <w:pPr>
              <w:cnfStyle w:val="000000010000" w:firstRow="0" w:lastRow="0" w:firstColumn="0" w:lastColumn="0" w:oddVBand="0" w:evenVBand="0" w:oddHBand="0" w:evenHBand="1" w:firstRowFirstColumn="0" w:firstRowLastColumn="0" w:lastRowFirstColumn="0" w:lastRowLastColumn="0"/>
              <w:rPr>
                <w:rFonts w:cs="Tahoma"/>
              </w:rPr>
            </w:pPr>
            <w:r>
              <w:rPr>
                <w:rFonts w:cs="Tahoma"/>
              </w:rPr>
              <w:t>Other</w:t>
            </w:r>
          </w:p>
        </w:tc>
        <w:tc>
          <w:tcPr>
            <w:tcW w:w="2513" w:type="dxa"/>
          </w:tcPr>
          <w:p w14:paraId="461058B0" w14:textId="3528AEA7" w:rsidR="009F0FFF" w:rsidRDefault="009F0FFF" w:rsidP="009F0FFF">
            <w:pPr>
              <w:tabs>
                <w:tab w:val="left" w:pos="464"/>
              </w:tabs>
              <w:cnfStyle w:val="000000010000" w:firstRow="0" w:lastRow="0" w:firstColumn="0" w:lastColumn="0" w:oddVBand="0" w:evenVBand="0" w:oddHBand="0" w:evenHBand="1" w:firstRowFirstColumn="0" w:firstRowLastColumn="0" w:lastRowFirstColumn="0" w:lastRowLastColumn="0"/>
              <w:rPr>
                <w:rFonts w:cs="Tahoma"/>
              </w:rPr>
            </w:pPr>
            <w:r w:rsidRPr="00994128">
              <w:rPr>
                <w:rFonts w:cs="Tahoma"/>
              </w:rPr>
              <w:t>&lt;</w:t>
            </w:r>
            <w:r>
              <w:rPr>
                <w:rFonts w:cs="Tahoma"/>
              </w:rPr>
              <w:t>Othr</w:t>
            </w:r>
            <w:r w:rsidRPr="00994128">
              <w:rPr>
                <w:rFonts w:cs="Tahoma"/>
              </w:rPr>
              <w:t>&gt;</w:t>
            </w:r>
          </w:p>
        </w:tc>
        <w:tc>
          <w:tcPr>
            <w:tcW w:w="1151" w:type="dxa"/>
          </w:tcPr>
          <w:p w14:paraId="7C274242" w14:textId="584D37A8" w:rsidR="009F0FFF" w:rsidRDefault="009F0FFF" w:rsidP="009F0FFF">
            <w:pPr>
              <w:cnfStyle w:val="000000010000" w:firstRow="0" w:lastRow="0" w:firstColumn="0" w:lastColumn="0" w:oddVBand="0" w:evenVBand="0" w:oddHBand="0" w:evenHBand="1" w:firstRowFirstColumn="0" w:firstRowLastColumn="0" w:lastRowFirstColumn="0" w:lastRowLastColumn="0"/>
              <w:rPr>
                <w:rFonts w:cs="Tahoma"/>
              </w:rPr>
            </w:pPr>
            <w:r>
              <w:rPr>
                <w:rFonts w:cs="Tahoma"/>
              </w:rPr>
              <w:t>[0..1]</w:t>
            </w:r>
          </w:p>
        </w:tc>
        <w:tc>
          <w:tcPr>
            <w:tcW w:w="2113" w:type="dxa"/>
          </w:tcPr>
          <w:p w14:paraId="0925D484" w14:textId="77777777" w:rsidR="009F0FFF" w:rsidRPr="007542B8" w:rsidRDefault="009F0FFF" w:rsidP="009F0FFF">
            <w:pPr>
              <w:cnfStyle w:val="000000010000" w:firstRow="0" w:lastRow="0" w:firstColumn="0" w:lastColumn="0" w:oddVBand="0" w:evenVBand="0" w:oddHBand="0" w:evenHBand="1" w:firstRowFirstColumn="0" w:firstRowLastColumn="0" w:lastRowFirstColumn="0" w:lastRowLastColumn="0"/>
              <w:rPr>
                <w:rFonts w:cs="Tahoma"/>
              </w:rPr>
            </w:pPr>
          </w:p>
        </w:tc>
      </w:tr>
      <w:tr w:rsidR="009F0FFF" w:rsidRPr="007542B8" w14:paraId="5AD6D1FF" w14:textId="77777777" w:rsidTr="000D7EC2">
        <w:tc>
          <w:tcPr>
            <w:cnfStyle w:val="001000000000" w:firstRow="0" w:lastRow="0" w:firstColumn="1" w:lastColumn="0" w:oddVBand="0" w:evenVBand="0" w:oddHBand="0" w:evenHBand="0" w:firstRowFirstColumn="0" w:firstRowLastColumn="0" w:lastRowFirstColumn="0" w:lastRowLastColumn="0"/>
            <w:tcW w:w="625" w:type="dxa"/>
          </w:tcPr>
          <w:p w14:paraId="127458D7" w14:textId="77777777" w:rsidR="009F0FFF" w:rsidRPr="007542B8" w:rsidRDefault="009F0FFF" w:rsidP="009F0FFF">
            <w:pPr>
              <w:numPr>
                <w:ilvl w:val="0"/>
                <w:numId w:val="13"/>
              </w:numPr>
              <w:spacing w:before="40"/>
              <w:contextualSpacing/>
            </w:pPr>
          </w:p>
        </w:tc>
        <w:tc>
          <w:tcPr>
            <w:tcW w:w="526" w:type="dxa"/>
          </w:tcPr>
          <w:p w14:paraId="1480EC20" w14:textId="77777777" w:rsidR="009F0FFF" w:rsidRPr="007542B8" w:rsidRDefault="009F0FFF" w:rsidP="009F0FFF">
            <w:pPr>
              <w:cnfStyle w:val="000000000000" w:firstRow="0" w:lastRow="0" w:firstColumn="0" w:lastColumn="0" w:oddVBand="0" w:evenVBand="0" w:oddHBand="0" w:evenHBand="0" w:firstRowFirstColumn="0" w:firstRowLastColumn="0" w:lastRowFirstColumn="0" w:lastRowLastColumn="0"/>
              <w:rPr>
                <w:rFonts w:cs="Tahoma"/>
              </w:rPr>
            </w:pPr>
          </w:p>
        </w:tc>
        <w:tc>
          <w:tcPr>
            <w:tcW w:w="283" w:type="dxa"/>
          </w:tcPr>
          <w:p w14:paraId="30EF4E0F" w14:textId="77777777" w:rsidR="009F0FFF" w:rsidRPr="00CD4441" w:rsidRDefault="009F0FFF" w:rsidP="009F0FFF">
            <w:pPr>
              <w:cnfStyle w:val="000000000000" w:firstRow="0" w:lastRow="0" w:firstColumn="0" w:lastColumn="0" w:oddVBand="0" w:evenVBand="0" w:oddHBand="0" w:evenHBand="0" w:firstRowFirstColumn="0" w:firstRowLastColumn="0" w:lastRowFirstColumn="0" w:lastRowLastColumn="0"/>
              <w:rPr>
                <w:rFonts w:cs="Tahoma"/>
              </w:rPr>
            </w:pPr>
          </w:p>
        </w:tc>
        <w:tc>
          <w:tcPr>
            <w:tcW w:w="280" w:type="dxa"/>
            <w:gridSpan w:val="2"/>
          </w:tcPr>
          <w:p w14:paraId="67926565" w14:textId="77777777" w:rsidR="009F0FFF" w:rsidRPr="00994128" w:rsidRDefault="009F0FFF" w:rsidP="009F0FFF">
            <w:pPr>
              <w:cnfStyle w:val="000000000000" w:firstRow="0" w:lastRow="0" w:firstColumn="0" w:lastColumn="0" w:oddVBand="0" w:evenVBand="0" w:oddHBand="0" w:evenHBand="0" w:firstRowFirstColumn="0" w:firstRowLastColumn="0" w:lastRowFirstColumn="0" w:lastRowLastColumn="0"/>
              <w:rPr>
                <w:rFonts w:cs="Tahoma"/>
              </w:rPr>
            </w:pPr>
          </w:p>
        </w:tc>
        <w:tc>
          <w:tcPr>
            <w:tcW w:w="351" w:type="dxa"/>
            <w:gridSpan w:val="4"/>
          </w:tcPr>
          <w:p w14:paraId="7648CC9F" w14:textId="77777777" w:rsidR="009F0FFF" w:rsidRPr="00994128" w:rsidRDefault="009F0FFF" w:rsidP="009F0FFF">
            <w:pPr>
              <w:cnfStyle w:val="000000000000" w:firstRow="0" w:lastRow="0" w:firstColumn="0" w:lastColumn="0" w:oddVBand="0" w:evenVBand="0" w:oddHBand="0" w:evenHBand="0" w:firstRowFirstColumn="0" w:firstRowLastColumn="0" w:lastRowFirstColumn="0" w:lastRowLastColumn="0"/>
              <w:rPr>
                <w:rFonts w:cs="Tahoma"/>
              </w:rPr>
            </w:pPr>
          </w:p>
        </w:tc>
        <w:tc>
          <w:tcPr>
            <w:tcW w:w="454" w:type="dxa"/>
            <w:gridSpan w:val="6"/>
          </w:tcPr>
          <w:p w14:paraId="61DEF668" w14:textId="77777777" w:rsidR="009F0FFF" w:rsidRDefault="009F0FFF" w:rsidP="009F0FFF">
            <w:pPr>
              <w:cnfStyle w:val="000000000000" w:firstRow="0" w:lastRow="0" w:firstColumn="0" w:lastColumn="0" w:oddVBand="0" w:evenVBand="0" w:oddHBand="0" w:evenHBand="0" w:firstRowFirstColumn="0" w:firstRowLastColumn="0" w:lastRowFirstColumn="0" w:lastRowLastColumn="0"/>
              <w:rPr>
                <w:rFonts w:cs="Tahoma"/>
              </w:rPr>
            </w:pPr>
          </w:p>
        </w:tc>
        <w:tc>
          <w:tcPr>
            <w:tcW w:w="4733" w:type="dxa"/>
            <w:gridSpan w:val="3"/>
          </w:tcPr>
          <w:p w14:paraId="00981A41" w14:textId="23088C72" w:rsidR="009F0FFF" w:rsidRDefault="009F0FFF" w:rsidP="009F0FFF">
            <w:pPr>
              <w:cnfStyle w:val="000000000000" w:firstRow="0" w:lastRow="0" w:firstColumn="0" w:lastColumn="0" w:oddVBand="0" w:evenVBand="0" w:oddHBand="0" w:evenHBand="0" w:firstRowFirstColumn="0" w:firstRowLastColumn="0" w:lastRowFirstColumn="0" w:lastRowLastColumn="0"/>
              <w:rPr>
                <w:rFonts w:cs="Tahoma"/>
              </w:rPr>
            </w:pPr>
            <w:r w:rsidRPr="0088720C">
              <w:rPr>
                <w:rFonts w:cs="Tahoma"/>
              </w:rPr>
              <w:t>Identification</w:t>
            </w:r>
            <w:r>
              <w:rPr>
                <w:rFonts w:cs="Tahoma"/>
              </w:rPr>
              <w:t xml:space="preserve"> </w:t>
            </w:r>
          </w:p>
          <w:p w14:paraId="18B8C021" w14:textId="77777777" w:rsidR="009F0FFF" w:rsidRDefault="00C544D9" w:rsidP="00C544D9">
            <w:pPr>
              <w:pStyle w:val="ListParagraph"/>
              <w:numPr>
                <w:ilvl w:val="0"/>
                <w:numId w:val="37"/>
              </w:numPr>
              <w:cnfStyle w:val="000000000000" w:firstRow="0" w:lastRow="0" w:firstColumn="0" w:lastColumn="0" w:oddVBand="0" w:evenVBand="0" w:oddHBand="0" w:evenHBand="0" w:firstRowFirstColumn="0" w:firstRowLastColumn="0" w:lastRowFirstColumn="0" w:lastRowLastColumn="0"/>
              <w:rPr>
                <w:rFonts w:cs="Tahoma"/>
              </w:rPr>
            </w:pPr>
            <w:r>
              <w:rPr>
                <w:color w:val="000000"/>
              </w:rPr>
              <w:t>Third Party</w:t>
            </w:r>
            <w:r>
              <w:rPr>
                <w:rFonts w:cs="Tahoma"/>
              </w:rPr>
              <w:t xml:space="preserve"> </w:t>
            </w:r>
            <w:r w:rsidRPr="00C544D9">
              <w:rPr>
                <w:rFonts w:cs="Tahoma"/>
              </w:rPr>
              <w:t>Taxpayer TIN</w:t>
            </w:r>
          </w:p>
          <w:p w14:paraId="368E0BA1" w14:textId="795FF204" w:rsidR="002917F0" w:rsidRDefault="002917F0" w:rsidP="00C544D9">
            <w:pPr>
              <w:pStyle w:val="ListParagraph"/>
              <w:numPr>
                <w:ilvl w:val="0"/>
                <w:numId w:val="37"/>
              </w:numPr>
              <w:cnfStyle w:val="000000000000" w:firstRow="0" w:lastRow="0" w:firstColumn="0" w:lastColumn="0" w:oddVBand="0" w:evenVBand="0" w:oddHBand="0" w:evenHBand="0" w:firstRowFirstColumn="0" w:firstRowLastColumn="0" w:lastRowFirstColumn="0" w:lastRowLastColumn="0"/>
              <w:rPr>
                <w:rFonts w:cs="Tahoma"/>
              </w:rPr>
            </w:pPr>
            <w:r>
              <w:rPr>
                <w:rFonts w:cs="Tahoma"/>
              </w:rPr>
              <w:t xml:space="preserve">Third Party </w:t>
            </w:r>
            <w:r w:rsidRPr="002917F0">
              <w:rPr>
                <w:rFonts w:cs="Tahoma"/>
              </w:rPr>
              <w:t xml:space="preserve">Payer </w:t>
            </w:r>
            <w:r>
              <w:rPr>
                <w:rFonts w:cs="Tahoma"/>
              </w:rPr>
              <w:t>S</w:t>
            </w:r>
            <w:r w:rsidRPr="002917F0">
              <w:rPr>
                <w:rFonts w:cs="Tahoma"/>
              </w:rPr>
              <w:t xml:space="preserve">pecific </w:t>
            </w:r>
            <w:r>
              <w:rPr>
                <w:rFonts w:cs="Tahoma"/>
              </w:rPr>
              <w:t>I</w:t>
            </w:r>
            <w:r w:rsidRPr="002917F0">
              <w:rPr>
                <w:rFonts w:cs="Tahoma"/>
              </w:rPr>
              <w:t>dentifier</w:t>
            </w:r>
          </w:p>
          <w:p w14:paraId="56F0826E" w14:textId="77777777" w:rsidR="001B7BE6" w:rsidRDefault="001B7BE6" w:rsidP="001B7BE6">
            <w:pPr>
              <w:pStyle w:val="ListParagraph"/>
              <w:ind w:left="720" w:firstLine="0"/>
              <w:cnfStyle w:val="000000000000" w:firstRow="0" w:lastRow="0" w:firstColumn="0" w:lastColumn="0" w:oddVBand="0" w:evenVBand="0" w:oddHBand="0" w:evenHBand="0" w:firstRowFirstColumn="0" w:firstRowLastColumn="0" w:lastRowFirstColumn="0" w:lastRowLastColumn="0"/>
              <w:rPr>
                <w:rFonts w:cs="Tahoma"/>
              </w:rPr>
            </w:pPr>
          </w:p>
          <w:p w14:paraId="419FDD5B" w14:textId="31314CF1" w:rsidR="00C544D9" w:rsidRPr="00C544D9" w:rsidRDefault="00C544D9" w:rsidP="00C544D9">
            <w:pPr>
              <w:cnfStyle w:val="000000000000" w:firstRow="0" w:lastRow="0" w:firstColumn="0" w:lastColumn="0" w:oddVBand="0" w:evenVBand="0" w:oddHBand="0" w:evenHBand="0" w:firstRowFirstColumn="0" w:firstRowLastColumn="0" w:lastRowFirstColumn="0" w:lastRowLastColumn="0"/>
              <w:rPr>
                <w:rFonts w:cs="Tahoma"/>
                <w:i/>
                <w:iCs/>
              </w:rPr>
            </w:pPr>
            <w:r w:rsidRPr="00C544D9">
              <w:rPr>
                <w:rFonts w:cs="Tahoma"/>
                <w:i/>
                <w:iCs/>
              </w:rPr>
              <w:t xml:space="preserve">Unique and unambiguous identification of a </w:t>
            </w:r>
            <w:r w:rsidRPr="00C544D9">
              <w:rPr>
                <w:i/>
                <w:iCs/>
                <w:color w:val="000000"/>
              </w:rPr>
              <w:t xml:space="preserve">Third Party </w:t>
            </w:r>
            <w:r w:rsidRPr="00C544D9">
              <w:rPr>
                <w:rFonts w:cs="Tahoma"/>
                <w:i/>
                <w:iCs/>
              </w:rPr>
              <w:t>person, for example passport.</w:t>
            </w:r>
          </w:p>
        </w:tc>
        <w:tc>
          <w:tcPr>
            <w:tcW w:w="2513" w:type="dxa"/>
          </w:tcPr>
          <w:p w14:paraId="2CFBC347" w14:textId="55702553" w:rsidR="009F0FFF" w:rsidRDefault="00C544D9" w:rsidP="009F0FFF">
            <w:pPr>
              <w:tabs>
                <w:tab w:val="left" w:pos="464"/>
              </w:tabs>
              <w:cnfStyle w:val="000000000000" w:firstRow="0" w:lastRow="0" w:firstColumn="0" w:lastColumn="0" w:oddVBand="0" w:evenVBand="0" w:oddHBand="0" w:evenHBand="0" w:firstRowFirstColumn="0" w:firstRowLastColumn="0" w:lastRowFirstColumn="0" w:lastRowLastColumn="0"/>
              <w:rPr>
                <w:rFonts w:cs="Tahoma"/>
              </w:rPr>
            </w:pPr>
            <w:r>
              <w:rPr>
                <w:rFonts w:cs="Tahoma"/>
              </w:rPr>
              <w:t>&lt;Id&gt;</w:t>
            </w:r>
          </w:p>
        </w:tc>
        <w:tc>
          <w:tcPr>
            <w:tcW w:w="1151" w:type="dxa"/>
          </w:tcPr>
          <w:p w14:paraId="517F3EC1" w14:textId="3CDCF113" w:rsidR="009F0FFF" w:rsidRDefault="00C544D9" w:rsidP="009F0FFF">
            <w:pPr>
              <w:cnfStyle w:val="000000000000" w:firstRow="0" w:lastRow="0" w:firstColumn="0" w:lastColumn="0" w:oddVBand="0" w:evenVBand="0" w:oddHBand="0" w:evenHBand="0" w:firstRowFirstColumn="0" w:firstRowLastColumn="0" w:lastRowFirstColumn="0" w:lastRowLastColumn="0"/>
              <w:rPr>
                <w:rFonts w:cs="Tahoma"/>
              </w:rPr>
            </w:pPr>
            <w:r>
              <w:rPr>
                <w:rFonts w:cs="Tahoma"/>
              </w:rPr>
              <w:t>[1..1]</w:t>
            </w:r>
          </w:p>
        </w:tc>
        <w:tc>
          <w:tcPr>
            <w:tcW w:w="2113" w:type="dxa"/>
          </w:tcPr>
          <w:p w14:paraId="1997424A" w14:textId="77777777" w:rsidR="009F0FFF" w:rsidRPr="007542B8" w:rsidRDefault="009F0FFF" w:rsidP="009F0FFF">
            <w:pPr>
              <w:cnfStyle w:val="000000000000" w:firstRow="0" w:lastRow="0" w:firstColumn="0" w:lastColumn="0" w:oddVBand="0" w:evenVBand="0" w:oddHBand="0" w:evenHBand="0" w:firstRowFirstColumn="0" w:firstRowLastColumn="0" w:lastRowFirstColumn="0" w:lastRowLastColumn="0"/>
              <w:rPr>
                <w:rFonts w:cs="Tahoma"/>
              </w:rPr>
            </w:pPr>
          </w:p>
        </w:tc>
      </w:tr>
      <w:tr w:rsidR="005E0EBB" w:rsidRPr="007542B8" w14:paraId="0DAF595E" w14:textId="77777777" w:rsidTr="000D7E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439B2298" w14:textId="77777777" w:rsidR="009F0FFF" w:rsidRPr="007542B8" w:rsidRDefault="009F0FFF" w:rsidP="009F0FFF">
            <w:pPr>
              <w:numPr>
                <w:ilvl w:val="0"/>
                <w:numId w:val="13"/>
              </w:numPr>
              <w:spacing w:before="40"/>
              <w:contextualSpacing/>
            </w:pPr>
          </w:p>
        </w:tc>
        <w:tc>
          <w:tcPr>
            <w:tcW w:w="526" w:type="dxa"/>
          </w:tcPr>
          <w:p w14:paraId="318B0CE4" w14:textId="77777777" w:rsidR="009F0FFF" w:rsidRPr="007542B8" w:rsidRDefault="009F0FFF" w:rsidP="009F0FFF">
            <w:pPr>
              <w:cnfStyle w:val="000000010000" w:firstRow="0" w:lastRow="0" w:firstColumn="0" w:lastColumn="0" w:oddVBand="0" w:evenVBand="0" w:oddHBand="0" w:evenHBand="1" w:firstRowFirstColumn="0" w:firstRowLastColumn="0" w:lastRowFirstColumn="0" w:lastRowLastColumn="0"/>
              <w:rPr>
                <w:rFonts w:cs="Tahoma"/>
              </w:rPr>
            </w:pPr>
          </w:p>
        </w:tc>
        <w:tc>
          <w:tcPr>
            <w:tcW w:w="6101" w:type="dxa"/>
            <w:gridSpan w:val="16"/>
          </w:tcPr>
          <w:p w14:paraId="3E7A6158" w14:textId="77777777" w:rsidR="009F0FFF" w:rsidRPr="007542B8" w:rsidRDefault="009F0FFF" w:rsidP="009F0FFF">
            <w:pPr>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Debtor</w:t>
            </w:r>
          </w:p>
        </w:tc>
        <w:tc>
          <w:tcPr>
            <w:tcW w:w="2513" w:type="dxa"/>
          </w:tcPr>
          <w:p w14:paraId="77F530A0" w14:textId="77777777" w:rsidR="009F0FFF" w:rsidRPr="007542B8" w:rsidRDefault="009F0FFF" w:rsidP="009F0FFF">
            <w:pPr>
              <w:tabs>
                <w:tab w:val="left" w:pos="464"/>
              </w:tabs>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&lt;Dbtr&gt;</w:t>
            </w:r>
          </w:p>
        </w:tc>
        <w:tc>
          <w:tcPr>
            <w:tcW w:w="1151" w:type="dxa"/>
          </w:tcPr>
          <w:p w14:paraId="14576B28" w14:textId="77777777" w:rsidR="009F0FFF" w:rsidRPr="007542B8" w:rsidRDefault="009F0FFF" w:rsidP="009F0FFF">
            <w:pPr>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[1..1]</w:t>
            </w:r>
          </w:p>
        </w:tc>
        <w:tc>
          <w:tcPr>
            <w:tcW w:w="2113" w:type="dxa"/>
          </w:tcPr>
          <w:p w14:paraId="78B688E9" w14:textId="77777777" w:rsidR="009F0FFF" w:rsidRPr="007542B8" w:rsidRDefault="009F0FFF" w:rsidP="009F0FFF">
            <w:pPr>
              <w:cnfStyle w:val="000000010000" w:firstRow="0" w:lastRow="0" w:firstColumn="0" w:lastColumn="0" w:oddVBand="0" w:evenVBand="0" w:oddHBand="0" w:evenHBand="1" w:firstRowFirstColumn="0" w:firstRowLastColumn="0" w:lastRowFirstColumn="0" w:lastRowLastColumn="0"/>
              <w:rPr>
                <w:rFonts w:cs="Tahoma"/>
              </w:rPr>
            </w:pPr>
          </w:p>
        </w:tc>
      </w:tr>
      <w:tr w:rsidR="009F0FFF" w:rsidRPr="007542B8" w14:paraId="5969E997" w14:textId="77777777" w:rsidTr="000D7EC2">
        <w:tc>
          <w:tcPr>
            <w:cnfStyle w:val="001000000000" w:firstRow="0" w:lastRow="0" w:firstColumn="1" w:lastColumn="0" w:oddVBand="0" w:evenVBand="0" w:oddHBand="0" w:evenHBand="0" w:firstRowFirstColumn="0" w:firstRowLastColumn="0" w:lastRowFirstColumn="0" w:lastRowLastColumn="0"/>
            <w:tcW w:w="625" w:type="dxa"/>
          </w:tcPr>
          <w:p w14:paraId="1B043568" w14:textId="77777777" w:rsidR="009F0FFF" w:rsidRPr="007542B8" w:rsidRDefault="009F0FFF" w:rsidP="009F0FFF">
            <w:pPr>
              <w:numPr>
                <w:ilvl w:val="0"/>
                <w:numId w:val="13"/>
              </w:numPr>
              <w:spacing w:before="40"/>
              <w:contextualSpacing/>
            </w:pPr>
          </w:p>
        </w:tc>
        <w:tc>
          <w:tcPr>
            <w:tcW w:w="526" w:type="dxa"/>
          </w:tcPr>
          <w:p w14:paraId="0B818A7C" w14:textId="77777777" w:rsidR="009F0FFF" w:rsidRPr="007542B8" w:rsidRDefault="009F0FFF" w:rsidP="009F0FFF">
            <w:pPr>
              <w:cnfStyle w:val="000000000000" w:firstRow="0" w:lastRow="0" w:firstColumn="0" w:lastColumn="0" w:oddVBand="0" w:evenVBand="0" w:oddHBand="0" w:evenHBand="0" w:firstRowFirstColumn="0" w:firstRowLastColumn="0" w:lastRowFirstColumn="0" w:lastRowLastColumn="0"/>
              <w:rPr>
                <w:rFonts w:cs="Tahoma"/>
              </w:rPr>
            </w:pPr>
          </w:p>
        </w:tc>
        <w:tc>
          <w:tcPr>
            <w:tcW w:w="283" w:type="dxa"/>
          </w:tcPr>
          <w:p w14:paraId="03AA7744" w14:textId="77777777" w:rsidR="009F0FFF" w:rsidRPr="007542B8" w:rsidRDefault="009F0FFF" w:rsidP="009F0FFF">
            <w:pPr>
              <w:cnfStyle w:val="000000000000" w:firstRow="0" w:lastRow="0" w:firstColumn="0" w:lastColumn="0" w:oddVBand="0" w:evenVBand="0" w:oddHBand="0" w:evenHBand="0" w:firstRowFirstColumn="0" w:firstRowLastColumn="0" w:lastRowFirstColumn="0" w:lastRowLastColumn="0"/>
              <w:rPr>
                <w:rFonts w:cs="Tahoma"/>
              </w:rPr>
            </w:pPr>
          </w:p>
        </w:tc>
        <w:tc>
          <w:tcPr>
            <w:tcW w:w="5818" w:type="dxa"/>
            <w:gridSpan w:val="15"/>
          </w:tcPr>
          <w:p w14:paraId="0E0956BE" w14:textId="77777777" w:rsidR="002917F0" w:rsidRDefault="002917F0" w:rsidP="002917F0">
            <w:pPr>
              <w:cnfStyle w:val="000000000000" w:firstRow="0" w:lastRow="0" w:firstColumn="0" w:lastColumn="0" w:oddVBand="0" w:evenVBand="0" w:oddHBand="0" w:evenHBand="0" w:firstRowFirstColumn="0" w:firstRowLastColumn="0" w:lastRowFirstColumn="0" w:lastRowLastColumn="0"/>
              <w:rPr>
                <w:rFonts w:cs="Tahoma"/>
              </w:rPr>
            </w:pPr>
            <w:r w:rsidRPr="00CD4441">
              <w:rPr>
                <w:rFonts w:cs="Tahoma"/>
              </w:rPr>
              <w:t>Name</w:t>
            </w:r>
            <w:r>
              <w:rPr>
                <w:rFonts w:cs="Tahoma"/>
              </w:rPr>
              <w:t xml:space="preserve"> </w:t>
            </w:r>
          </w:p>
          <w:p w14:paraId="175160E9" w14:textId="5E50D873" w:rsidR="002917F0" w:rsidRPr="00C544D9" w:rsidRDefault="002917F0" w:rsidP="002917F0">
            <w:pPr>
              <w:numPr>
                <w:ilvl w:val="0"/>
                <w:numId w:val="17"/>
              </w:numPr>
              <w:tabs>
                <w:tab w:val="center" w:pos="3001"/>
              </w:tabs>
              <w:spacing w:before="40"/>
              <w:contextualSpacing/>
              <w:cnfStyle w:val="000000000000" w:firstRow="0" w:lastRow="0" w:firstColumn="0" w:lastColumn="0" w:oddVBand="0" w:evenVBand="0" w:oddHBand="0" w:evenHBand="0" w:firstRowFirstColumn="0" w:firstRowLastColumn="0" w:lastRowFirstColumn="0" w:lastRowLastColumn="0"/>
              <w:rPr>
                <w:rFonts w:cs="Tahoma"/>
              </w:rPr>
            </w:pPr>
            <w:r>
              <w:rPr>
                <w:color w:val="000000"/>
              </w:rPr>
              <w:t>Taxpayer Name</w:t>
            </w:r>
          </w:p>
          <w:p w14:paraId="27FF92BA" w14:textId="3CFB2918" w:rsidR="002917F0" w:rsidRPr="0088720C" w:rsidRDefault="002917F0" w:rsidP="002917F0">
            <w:pPr>
              <w:numPr>
                <w:ilvl w:val="0"/>
                <w:numId w:val="17"/>
              </w:numPr>
              <w:tabs>
                <w:tab w:val="center" w:pos="3001"/>
              </w:tabs>
              <w:spacing w:before="40"/>
              <w:contextualSpacing/>
              <w:cnfStyle w:val="000000000000" w:firstRow="0" w:lastRow="0" w:firstColumn="0" w:lastColumn="0" w:oddVBand="0" w:evenVBand="0" w:oddHBand="0" w:evenHBand="0" w:firstRowFirstColumn="0" w:firstRowLastColumn="0" w:lastRowFirstColumn="0" w:lastRowLastColumn="0"/>
              <w:rPr>
                <w:rFonts w:cs="Tahoma"/>
              </w:rPr>
            </w:pPr>
            <w:r>
              <w:rPr>
                <w:color w:val="000000"/>
              </w:rPr>
              <w:t xml:space="preserve">Ordering Customer Name </w:t>
            </w:r>
          </w:p>
          <w:p w14:paraId="12ACB95F" w14:textId="77777777" w:rsidR="002917F0" w:rsidRDefault="002917F0" w:rsidP="002917F0">
            <w:pPr>
              <w:tabs>
                <w:tab w:val="center" w:pos="3001"/>
              </w:tabs>
              <w:spacing w:before="40"/>
              <w:contextualSpacing/>
              <w:cnfStyle w:val="000000000000" w:firstRow="0" w:lastRow="0" w:firstColumn="0" w:lastColumn="0" w:oddVBand="0" w:evenVBand="0" w:oddHBand="0" w:evenHBand="0" w:firstRowFirstColumn="0" w:firstRowLastColumn="0" w:lastRowFirstColumn="0" w:lastRowLastColumn="0"/>
              <w:rPr>
                <w:rFonts w:cs="Tahoma"/>
              </w:rPr>
            </w:pPr>
          </w:p>
          <w:p w14:paraId="5A036F7F" w14:textId="49D2146F" w:rsidR="009F0FFF" w:rsidRPr="00B043BE" w:rsidRDefault="002917F0" w:rsidP="002917F0">
            <w:pPr>
              <w:tabs>
                <w:tab w:val="center" w:pos="3001"/>
              </w:tabs>
              <w:spacing w:before="40"/>
              <w:contextualSpacing/>
              <w:cnfStyle w:val="000000000000" w:firstRow="0" w:lastRow="0" w:firstColumn="0" w:lastColumn="0" w:oddVBand="0" w:evenVBand="0" w:oddHBand="0" w:evenHBand="0" w:firstRowFirstColumn="0" w:firstRowLastColumn="0" w:lastRowFirstColumn="0" w:lastRowLastColumn="0"/>
              <w:rPr>
                <w:rFonts w:cs="Tahoma"/>
              </w:rPr>
            </w:pPr>
            <w:r w:rsidRPr="00C544D9">
              <w:rPr>
                <w:i/>
                <w:iCs/>
                <w:color w:val="000000"/>
              </w:rPr>
              <w:t>Name by which a party is known and which is usually used to identify that party.</w:t>
            </w:r>
          </w:p>
        </w:tc>
        <w:tc>
          <w:tcPr>
            <w:tcW w:w="2513" w:type="dxa"/>
          </w:tcPr>
          <w:p w14:paraId="50D942B0" w14:textId="77777777" w:rsidR="009F0FFF" w:rsidRPr="007542B8" w:rsidRDefault="009F0FFF" w:rsidP="009F0FFF">
            <w:pPr>
              <w:tabs>
                <w:tab w:val="left" w:pos="464"/>
              </w:tabs>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rPr>
              <w:t>&lt;Nm&gt;</w:t>
            </w:r>
          </w:p>
        </w:tc>
        <w:tc>
          <w:tcPr>
            <w:tcW w:w="1151" w:type="dxa"/>
          </w:tcPr>
          <w:p w14:paraId="39E034D4" w14:textId="77777777" w:rsidR="009F0FFF" w:rsidRPr="007542B8" w:rsidRDefault="009F0FFF" w:rsidP="009F0FFF">
            <w:pPr>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rPr>
              <w:t>[0..1]</w:t>
            </w:r>
          </w:p>
        </w:tc>
        <w:tc>
          <w:tcPr>
            <w:tcW w:w="2113" w:type="dxa"/>
          </w:tcPr>
          <w:p w14:paraId="69576927" w14:textId="77777777" w:rsidR="009F0FFF" w:rsidRPr="007542B8" w:rsidRDefault="009F0FFF" w:rsidP="009F0FFF">
            <w:pPr>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rPr>
              <w:t>Max140Text</w:t>
            </w:r>
          </w:p>
        </w:tc>
      </w:tr>
      <w:tr w:rsidR="00A34785" w:rsidRPr="007542B8" w14:paraId="53E534FE" w14:textId="77777777" w:rsidTr="000D7E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7A4919DC" w14:textId="77777777" w:rsidR="00A34785" w:rsidRPr="007542B8" w:rsidRDefault="00A34785" w:rsidP="009F0FFF">
            <w:pPr>
              <w:numPr>
                <w:ilvl w:val="0"/>
                <w:numId w:val="13"/>
              </w:numPr>
              <w:spacing w:before="40"/>
              <w:contextualSpacing/>
            </w:pPr>
          </w:p>
        </w:tc>
        <w:tc>
          <w:tcPr>
            <w:tcW w:w="526" w:type="dxa"/>
          </w:tcPr>
          <w:p w14:paraId="61720DB9" w14:textId="77777777" w:rsidR="00A34785" w:rsidRPr="007542B8" w:rsidRDefault="00A34785" w:rsidP="009F0FFF">
            <w:pPr>
              <w:cnfStyle w:val="000000010000" w:firstRow="0" w:lastRow="0" w:firstColumn="0" w:lastColumn="0" w:oddVBand="0" w:evenVBand="0" w:oddHBand="0" w:evenHBand="1" w:firstRowFirstColumn="0" w:firstRowLastColumn="0" w:lastRowFirstColumn="0" w:lastRowLastColumn="0"/>
              <w:rPr>
                <w:rFonts w:cs="Tahoma"/>
              </w:rPr>
            </w:pPr>
          </w:p>
        </w:tc>
        <w:tc>
          <w:tcPr>
            <w:tcW w:w="283" w:type="dxa"/>
          </w:tcPr>
          <w:p w14:paraId="6F855556" w14:textId="77777777" w:rsidR="00A34785" w:rsidRPr="007542B8" w:rsidRDefault="00A34785" w:rsidP="009F0FFF">
            <w:pPr>
              <w:cnfStyle w:val="000000010000" w:firstRow="0" w:lastRow="0" w:firstColumn="0" w:lastColumn="0" w:oddVBand="0" w:evenVBand="0" w:oddHBand="0" w:evenHBand="1" w:firstRowFirstColumn="0" w:firstRowLastColumn="0" w:lastRowFirstColumn="0" w:lastRowLastColumn="0"/>
              <w:rPr>
                <w:rFonts w:cs="Tahoma"/>
              </w:rPr>
            </w:pPr>
          </w:p>
        </w:tc>
        <w:tc>
          <w:tcPr>
            <w:tcW w:w="5818" w:type="dxa"/>
            <w:gridSpan w:val="15"/>
          </w:tcPr>
          <w:p w14:paraId="6927A9FE" w14:textId="3BD89B97" w:rsidR="00A34785" w:rsidRPr="00932DD8" w:rsidRDefault="00A34785" w:rsidP="00932DD8">
            <w:pPr>
              <w:cnfStyle w:val="000000010000" w:firstRow="0" w:lastRow="0" w:firstColumn="0" w:lastColumn="0" w:oddVBand="0" w:evenVBand="0" w:oddHBand="0" w:evenHBand="1" w:firstRowFirstColumn="0" w:firstRowLastColumn="0" w:lastRowFirstColumn="0" w:lastRowLastColumn="0"/>
              <w:rPr>
                <w:rFonts w:cs="Tahoma"/>
              </w:rPr>
            </w:pPr>
            <w:r w:rsidRPr="00A34785">
              <w:rPr>
                <w:rFonts w:cs="Tahoma"/>
              </w:rPr>
              <w:t>Postal</w:t>
            </w:r>
            <w:r>
              <w:rPr>
                <w:rFonts w:cs="Tahoma"/>
              </w:rPr>
              <w:t xml:space="preserve"> </w:t>
            </w:r>
            <w:r w:rsidRPr="00A34785">
              <w:rPr>
                <w:rFonts w:cs="Tahoma"/>
              </w:rPr>
              <w:t>Address</w:t>
            </w:r>
          </w:p>
        </w:tc>
        <w:tc>
          <w:tcPr>
            <w:tcW w:w="2513" w:type="dxa"/>
          </w:tcPr>
          <w:p w14:paraId="31B168E4" w14:textId="46ADD19C" w:rsidR="00A34785" w:rsidRPr="007542B8" w:rsidRDefault="00A34785" w:rsidP="009F0FFF">
            <w:pPr>
              <w:tabs>
                <w:tab w:val="left" w:pos="464"/>
              </w:tabs>
              <w:cnfStyle w:val="000000010000" w:firstRow="0" w:lastRow="0" w:firstColumn="0" w:lastColumn="0" w:oddVBand="0" w:evenVBand="0" w:oddHBand="0" w:evenHBand="1" w:firstRowFirstColumn="0" w:firstRowLastColumn="0" w:lastRowFirstColumn="0" w:lastRowLastColumn="0"/>
              <w:rPr>
                <w:rFonts w:cs="Tahoma"/>
              </w:rPr>
            </w:pPr>
            <w:r w:rsidRPr="00A34785">
              <w:rPr>
                <w:rFonts w:cs="Tahoma"/>
              </w:rPr>
              <w:t>&lt;PstlAdr&gt;</w:t>
            </w:r>
          </w:p>
        </w:tc>
        <w:tc>
          <w:tcPr>
            <w:tcW w:w="1151" w:type="dxa"/>
          </w:tcPr>
          <w:p w14:paraId="7E11B0B7" w14:textId="27EDC375" w:rsidR="00A34785" w:rsidRPr="007542B8" w:rsidRDefault="00A34785" w:rsidP="009F0FFF">
            <w:pPr>
              <w:cnfStyle w:val="000000010000" w:firstRow="0" w:lastRow="0" w:firstColumn="0" w:lastColumn="0" w:oddVBand="0" w:evenVBand="0" w:oddHBand="0" w:evenHBand="1" w:firstRowFirstColumn="0" w:firstRowLastColumn="0" w:lastRowFirstColumn="0" w:lastRowLastColumn="0"/>
              <w:rPr>
                <w:rFonts w:cs="Tahoma"/>
              </w:rPr>
            </w:pPr>
            <w:r>
              <w:rPr>
                <w:rFonts w:cs="Tahoma"/>
              </w:rPr>
              <w:t>[0..1]</w:t>
            </w:r>
          </w:p>
        </w:tc>
        <w:tc>
          <w:tcPr>
            <w:tcW w:w="2113" w:type="dxa"/>
          </w:tcPr>
          <w:p w14:paraId="07B55E09" w14:textId="77777777" w:rsidR="00A34785" w:rsidRPr="007542B8" w:rsidRDefault="00A34785" w:rsidP="009F0FFF">
            <w:pPr>
              <w:cnfStyle w:val="000000010000" w:firstRow="0" w:lastRow="0" w:firstColumn="0" w:lastColumn="0" w:oddVBand="0" w:evenVBand="0" w:oddHBand="0" w:evenHBand="1" w:firstRowFirstColumn="0" w:firstRowLastColumn="0" w:lastRowFirstColumn="0" w:lastRowLastColumn="0"/>
              <w:rPr>
                <w:rFonts w:cs="Tahoma"/>
              </w:rPr>
            </w:pPr>
          </w:p>
        </w:tc>
      </w:tr>
      <w:tr w:rsidR="00932DD8" w:rsidRPr="007542B8" w14:paraId="456C2754" w14:textId="77777777" w:rsidTr="000D7EC2">
        <w:tc>
          <w:tcPr>
            <w:cnfStyle w:val="001000000000" w:firstRow="0" w:lastRow="0" w:firstColumn="1" w:lastColumn="0" w:oddVBand="0" w:evenVBand="0" w:oddHBand="0" w:evenHBand="0" w:firstRowFirstColumn="0" w:firstRowLastColumn="0" w:lastRowFirstColumn="0" w:lastRowLastColumn="0"/>
            <w:tcW w:w="625" w:type="dxa"/>
          </w:tcPr>
          <w:p w14:paraId="1E0A0430" w14:textId="77777777" w:rsidR="00932DD8" w:rsidRPr="007542B8" w:rsidRDefault="00932DD8" w:rsidP="009F0FFF">
            <w:pPr>
              <w:numPr>
                <w:ilvl w:val="0"/>
                <w:numId w:val="13"/>
              </w:numPr>
              <w:spacing w:before="40"/>
              <w:contextualSpacing/>
            </w:pPr>
          </w:p>
        </w:tc>
        <w:tc>
          <w:tcPr>
            <w:tcW w:w="526" w:type="dxa"/>
          </w:tcPr>
          <w:p w14:paraId="014F6907" w14:textId="77777777" w:rsidR="00932DD8" w:rsidRPr="007542B8" w:rsidRDefault="00932DD8" w:rsidP="009F0FFF">
            <w:pPr>
              <w:cnfStyle w:val="000000000000" w:firstRow="0" w:lastRow="0" w:firstColumn="0" w:lastColumn="0" w:oddVBand="0" w:evenVBand="0" w:oddHBand="0" w:evenHBand="0" w:firstRowFirstColumn="0" w:firstRowLastColumn="0" w:lastRowFirstColumn="0" w:lastRowLastColumn="0"/>
              <w:rPr>
                <w:rFonts w:cs="Tahoma"/>
              </w:rPr>
            </w:pPr>
          </w:p>
        </w:tc>
        <w:tc>
          <w:tcPr>
            <w:tcW w:w="283" w:type="dxa"/>
          </w:tcPr>
          <w:p w14:paraId="5E7CDEE0" w14:textId="77777777" w:rsidR="00932DD8" w:rsidRPr="007542B8" w:rsidRDefault="00932DD8" w:rsidP="009F0FFF">
            <w:pPr>
              <w:cnfStyle w:val="000000000000" w:firstRow="0" w:lastRow="0" w:firstColumn="0" w:lastColumn="0" w:oddVBand="0" w:evenVBand="0" w:oddHBand="0" w:evenHBand="0" w:firstRowFirstColumn="0" w:firstRowLastColumn="0" w:lastRowFirstColumn="0" w:lastRowLastColumn="0"/>
              <w:rPr>
                <w:rFonts w:cs="Tahoma"/>
              </w:rPr>
            </w:pPr>
          </w:p>
        </w:tc>
        <w:tc>
          <w:tcPr>
            <w:tcW w:w="271" w:type="dxa"/>
          </w:tcPr>
          <w:p w14:paraId="020EC4C3" w14:textId="77777777" w:rsidR="00932DD8" w:rsidRPr="00A34785" w:rsidRDefault="00932DD8" w:rsidP="002917F0">
            <w:pPr>
              <w:cnfStyle w:val="000000000000" w:firstRow="0" w:lastRow="0" w:firstColumn="0" w:lastColumn="0" w:oddVBand="0" w:evenVBand="0" w:oddHBand="0" w:evenHBand="0" w:firstRowFirstColumn="0" w:firstRowLastColumn="0" w:lastRowFirstColumn="0" w:lastRowLastColumn="0"/>
              <w:rPr>
                <w:rFonts w:cs="Tahoma"/>
              </w:rPr>
            </w:pPr>
          </w:p>
        </w:tc>
        <w:tc>
          <w:tcPr>
            <w:tcW w:w="5547" w:type="dxa"/>
            <w:gridSpan w:val="14"/>
          </w:tcPr>
          <w:p w14:paraId="777F0D17" w14:textId="47BE4396" w:rsidR="00932DD8" w:rsidRPr="00A34785" w:rsidRDefault="00932DD8" w:rsidP="002917F0">
            <w:pPr>
              <w:cnfStyle w:val="000000000000" w:firstRow="0" w:lastRow="0" w:firstColumn="0" w:lastColumn="0" w:oddVBand="0" w:evenVBand="0" w:oddHBand="0" w:evenHBand="0" w:firstRowFirstColumn="0" w:firstRowLastColumn="0" w:lastRowFirstColumn="0" w:lastRowLastColumn="0"/>
              <w:rPr>
                <w:rFonts w:cs="Tahoma"/>
              </w:rPr>
            </w:pPr>
            <w:r w:rsidRPr="00932DD8">
              <w:rPr>
                <w:rFonts w:cs="Tahoma"/>
              </w:rPr>
              <w:t>Street</w:t>
            </w:r>
            <w:r>
              <w:rPr>
                <w:rFonts w:cs="Tahoma"/>
              </w:rPr>
              <w:t xml:space="preserve"> </w:t>
            </w:r>
            <w:r w:rsidRPr="00932DD8">
              <w:rPr>
                <w:rFonts w:cs="Tahoma"/>
              </w:rPr>
              <w:t>Name</w:t>
            </w:r>
          </w:p>
        </w:tc>
        <w:tc>
          <w:tcPr>
            <w:tcW w:w="2513" w:type="dxa"/>
          </w:tcPr>
          <w:p w14:paraId="60262F3A" w14:textId="795D6C4A" w:rsidR="00932DD8" w:rsidRPr="00932DD8" w:rsidRDefault="00932DD8" w:rsidP="009F0FFF">
            <w:pPr>
              <w:tabs>
                <w:tab w:val="left" w:pos="464"/>
              </w:tabs>
              <w:cnfStyle w:val="000000000000" w:firstRow="0" w:lastRow="0" w:firstColumn="0" w:lastColumn="0" w:oddVBand="0" w:evenVBand="0" w:oddHBand="0" w:evenHBand="0" w:firstRowFirstColumn="0" w:firstRowLastColumn="0" w:lastRowFirstColumn="0" w:lastRowLastColumn="0"/>
              <w:rPr>
                <w:rFonts w:cs="Tahoma"/>
              </w:rPr>
            </w:pPr>
            <w:r w:rsidRPr="00932DD8">
              <w:rPr>
                <w:rFonts w:cs="Tahoma"/>
              </w:rPr>
              <w:t>&lt;StrtNm&gt;</w:t>
            </w:r>
          </w:p>
        </w:tc>
        <w:tc>
          <w:tcPr>
            <w:tcW w:w="1151" w:type="dxa"/>
          </w:tcPr>
          <w:p w14:paraId="33EEB849" w14:textId="2EA9F54D" w:rsidR="00932DD8" w:rsidRDefault="00932DD8" w:rsidP="009F0FFF">
            <w:pPr>
              <w:cnfStyle w:val="000000000000" w:firstRow="0" w:lastRow="0" w:firstColumn="0" w:lastColumn="0" w:oddVBand="0" w:evenVBand="0" w:oddHBand="0" w:evenHBand="0" w:firstRowFirstColumn="0" w:firstRowLastColumn="0" w:lastRowFirstColumn="0" w:lastRowLastColumn="0"/>
              <w:rPr>
                <w:rFonts w:cs="Tahoma"/>
              </w:rPr>
            </w:pPr>
            <w:r>
              <w:rPr>
                <w:rFonts w:cs="Tahoma"/>
              </w:rPr>
              <w:t>[0..1]</w:t>
            </w:r>
          </w:p>
        </w:tc>
        <w:tc>
          <w:tcPr>
            <w:tcW w:w="2113" w:type="dxa"/>
          </w:tcPr>
          <w:p w14:paraId="682097CB" w14:textId="77777777" w:rsidR="00932DD8" w:rsidRPr="007542B8" w:rsidRDefault="00932DD8" w:rsidP="009F0FFF">
            <w:pPr>
              <w:cnfStyle w:val="000000000000" w:firstRow="0" w:lastRow="0" w:firstColumn="0" w:lastColumn="0" w:oddVBand="0" w:evenVBand="0" w:oddHBand="0" w:evenHBand="0" w:firstRowFirstColumn="0" w:firstRowLastColumn="0" w:lastRowFirstColumn="0" w:lastRowLastColumn="0"/>
              <w:rPr>
                <w:rFonts w:cs="Tahoma"/>
              </w:rPr>
            </w:pPr>
          </w:p>
        </w:tc>
      </w:tr>
      <w:tr w:rsidR="00932DD8" w:rsidRPr="007542B8" w14:paraId="1D9F7EA2" w14:textId="77777777" w:rsidTr="000D7E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63290DF8" w14:textId="77777777" w:rsidR="00932DD8" w:rsidRPr="007542B8" w:rsidRDefault="00932DD8" w:rsidP="009F0FFF">
            <w:pPr>
              <w:numPr>
                <w:ilvl w:val="0"/>
                <w:numId w:val="13"/>
              </w:numPr>
              <w:spacing w:before="40"/>
              <w:contextualSpacing/>
            </w:pPr>
          </w:p>
        </w:tc>
        <w:tc>
          <w:tcPr>
            <w:tcW w:w="526" w:type="dxa"/>
          </w:tcPr>
          <w:p w14:paraId="3909C327" w14:textId="77777777" w:rsidR="00932DD8" w:rsidRPr="007542B8" w:rsidRDefault="00932DD8" w:rsidP="009F0FFF">
            <w:pPr>
              <w:cnfStyle w:val="000000010000" w:firstRow="0" w:lastRow="0" w:firstColumn="0" w:lastColumn="0" w:oddVBand="0" w:evenVBand="0" w:oddHBand="0" w:evenHBand="1" w:firstRowFirstColumn="0" w:firstRowLastColumn="0" w:lastRowFirstColumn="0" w:lastRowLastColumn="0"/>
              <w:rPr>
                <w:rFonts w:cs="Tahoma"/>
              </w:rPr>
            </w:pPr>
          </w:p>
        </w:tc>
        <w:tc>
          <w:tcPr>
            <w:tcW w:w="283" w:type="dxa"/>
          </w:tcPr>
          <w:p w14:paraId="469083C3" w14:textId="77777777" w:rsidR="00932DD8" w:rsidRPr="007542B8" w:rsidRDefault="00932DD8" w:rsidP="009F0FFF">
            <w:pPr>
              <w:cnfStyle w:val="000000010000" w:firstRow="0" w:lastRow="0" w:firstColumn="0" w:lastColumn="0" w:oddVBand="0" w:evenVBand="0" w:oddHBand="0" w:evenHBand="1" w:firstRowFirstColumn="0" w:firstRowLastColumn="0" w:lastRowFirstColumn="0" w:lastRowLastColumn="0"/>
              <w:rPr>
                <w:rFonts w:cs="Tahoma"/>
              </w:rPr>
            </w:pPr>
          </w:p>
        </w:tc>
        <w:tc>
          <w:tcPr>
            <w:tcW w:w="271" w:type="dxa"/>
          </w:tcPr>
          <w:p w14:paraId="311BAC74" w14:textId="77777777" w:rsidR="00932DD8" w:rsidRPr="00A34785" w:rsidRDefault="00932DD8" w:rsidP="002917F0">
            <w:pPr>
              <w:cnfStyle w:val="000000010000" w:firstRow="0" w:lastRow="0" w:firstColumn="0" w:lastColumn="0" w:oddVBand="0" w:evenVBand="0" w:oddHBand="0" w:evenHBand="1" w:firstRowFirstColumn="0" w:firstRowLastColumn="0" w:lastRowFirstColumn="0" w:lastRowLastColumn="0"/>
              <w:rPr>
                <w:rFonts w:cs="Tahoma"/>
              </w:rPr>
            </w:pPr>
          </w:p>
        </w:tc>
        <w:tc>
          <w:tcPr>
            <w:tcW w:w="5547" w:type="dxa"/>
            <w:gridSpan w:val="14"/>
          </w:tcPr>
          <w:p w14:paraId="0DB3A51A" w14:textId="56E90D8F" w:rsidR="00932DD8" w:rsidRPr="00932DD8" w:rsidRDefault="00932DD8" w:rsidP="002917F0">
            <w:pPr>
              <w:cnfStyle w:val="000000010000" w:firstRow="0" w:lastRow="0" w:firstColumn="0" w:lastColumn="0" w:oddVBand="0" w:evenVBand="0" w:oddHBand="0" w:evenHBand="1" w:firstRowFirstColumn="0" w:firstRowLastColumn="0" w:lastRowFirstColumn="0" w:lastRowLastColumn="0"/>
              <w:rPr>
                <w:rFonts w:cs="Tahoma"/>
              </w:rPr>
            </w:pPr>
            <w:r w:rsidRPr="00932DD8">
              <w:rPr>
                <w:rFonts w:cs="Tahoma"/>
              </w:rPr>
              <w:t>Town</w:t>
            </w:r>
            <w:r>
              <w:rPr>
                <w:rFonts w:cs="Tahoma"/>
              </w:rPr>
              <w:t xml:space="preserve"> </w:t>
            </w:r>
            <w:r w:rsidRPr="00932DD8">
              <w:rPr>
                <w:rFonts w:cs="Tahoma"/>
              </w:rPr>
              <w:t xml:space="preserve">Name </w:t>
            </w:r>
          </w:p>
        </w:tc>
        <w:tc>
          <w:tcPr>
            <w:tcW w:w="2513" w:type="dxa"/>
          </w:tcPr>
          <w:p w14:paraId="3FD18A72" w14:textId="1DBD4CA5" w:rsidR="00932DD8" w:rsidRPr="00932DD8" w:rsidRDefault="00932DD8" w:rsidP="009F0FFF">
            <w:pPr>
              <w:tabs>
                <w:tab w:val="left" w:pos="464"/>
              </w:tabs>
              <w:cnfStyle w:val="000000010000" w:firstRow="0" w:lastRow="0" w:firstColumn="0" w:lastColumn="0" w:oddVBand="0" w:evenVBand="0" w:oddHBand="0" w:evenHBand="1" w:firstRowFirstColumn="0" w:firstRowLastColumn="0" w:lastRowFirstColumn="0" w:lastRowLastColumn="0"/>
              <w:rPr>
                <w:rFonts w:cs="Tahoma"/>
              </w:rPr>
            </w:pPr>
            <w:r w:rsidRPr="00932DD8">
              <w:rPr>
                <w:rFonts w:cs="Tahoma"/>
              </w:rPr>
              <w:t>&lt;TwnNm&gt;</w:t>
            </w:r>
          </w:p>
        </w:tc>
        <w:tc>
          <w:tcPr>
            <w:tcW w:w="1151" w:type="dxa"/>
          </w:tcPr>
          <w:p w14:paraId="64B91380" w14:textId="23A9BEDD" w:rsidR="00932DD8" w:rsidRDefault="00932DD8" w:rsidP="009F0FFF">
            <w:pPr>
              <w:cnfStyle w:val="000000010000" w:firstRow="0" w:lastRow="0" w:firstColumn="0" w:lastColumn="0" w:oddVBand="0" w:evenVBand="0" w:oddHBand="0" w:evenHBand="1" w:firstRowFirstColumn="0" w:firstRowLastColumn="0" w:lastRowFirstColumn="0" w:lastRowLastColumn="0"/>
              <w:rPr>
                <w:rFonts w:cs="Tahoma"/>
              </w:rPr>
            </w:pPr>
            <w:r>
              <w:rPr>
                <w:rFonts w:cs="Tahoma"/>
              </w:rPr>
              <w:t>[0..1]</w:t>
            </w:r>
          </w:p>
        </w:tc>
        <w:tc>
          <w:tcPr>
            <w:tcW w:w="2113" w:type="dxa"/>
          </w:tcPr>
          <w:p w14:paraId="2B2DF868" w14:textId="77777777" w:rsidR="00932DD8" w:rsidRPr="007542B8" w:rsidRDefault="00932DD8" w:rsidP="009F0FFF">
            <w:pPr>
              <w:cnfStyle w:val="000000010000" w:firstRow="0" w:lastRow="0" w:firstColumn="0" w:lastColumn="0" w:oddVBand="0" w:evenVBand="0" w:oddHBand="0" w:evenHBand="1" w:firstRowFirstColumn="0" w:firstRowLastColumn="0" w:lastRowFirstColumn="0" w:lastRowLastColumn="0"/>
              <w:rPr>
                <w:rFonts w:cs="Tahoma"/>
              </w:rPr>
            </w:pPr>
          </w:p>
        </w:tc>
      </w:tr>
      <w:tr w:rsidR="00932DD8" w:rsidRPr="007542B8" w14:paraId="5198526C" w14:textId="77777777" w:rsidTr="000D7EC2">
        <w:tc>
          <w:tcPr>
            <w:cnfStyle w:val="001000000000" w:firstRow="0" w:lastRow="0" w:firstColumn="1" w:lastColumn="0" w:oddVBand="0" w:evenVBand="0" w:oddHBand="0" w:evenHBand="0" w:firstRowFirstColumn="0" w:firstRowLastColumn="0" w:lastRowFirstColumn="0" w:lastRowLastColumn="0"/>
            <w:tcW w:w="625" w:type="dxa"/>
          </w:tcPr>
          <w:p w14:paraId="3F2E3FD3" w14:textId="77777777" w:rsidR="00932DD8" w:rsidRPr="007542B8" w:rsidRDefault="00932DD8" w:rsidP="009F0FFF">
            <w:pPr>
              <w:numPr>
                <w:ilvl w:val="0"/>
                <w:numId w:val="13"/>
              </w:numPr>
              <w:spacing w:before="40"/>
              <w:contextualSpacing/>
            </w:pPr>
          </w:p>
        </w:tc>
        <w:tc>
          <w:tcPr>
            <w:tcW w:w="526" w:type="dxa"/>
          </w:tcPr>
          <w:p w14:paraId="6C53563E" w14:textId="77777777" w:rsidR="00932DD8" w:rsidRPr="007542B8" w:rsidRDefault="00932DD8" w:rsidP="009F0FFF">
            <w:pPr>
              <w:cnfStyle w:val="000000000000" w:firstRow="0" w:lastRow="0" w:firstColumn="0" w:lastColumn="0" w:oddVBand="0" w:evenVBand="0" w:oddHBand="0" w:evenHBand="0" w:firstRowFirstColumn="0" w:firstRowLastColumn="0" w:lastRowFirstColumn="0" w:lastRowLastColumn="0"/>
              <w:rPr>
                <w:rFonts w:cs="Tahoma"/>
              </w:rPr>
            </w:pPr>
          </w:p>
        </w:tc>
        <w:tc>
          <w:tcPr>
            <w:tcW w:w="283" w:type="dxa"/>
          </w:tcPr>
          <w:p w14:paraId="54208B7F" w14:textId="77777777" w:rsidR="00932DD8" w:rsidRPr="007542B8" w:rsidRDefault="00932DD8" w:rsidP="009F0FFF">
            <w:pPr>
              <w:cnfStyle w:val="000000000000" w:firstRow="0" w:lastRow="0" w:firstColumn="0" w:lastColumn="0" w:oddVBand="0" w:evenVBand="0" w:oddHBand="0" w:evenHBand="0" w:firstRowFirstColumn="0" w:firstRowLastColumn="0" w:lastRowFirstColumn="0" w:lastRowLastColumn="0"/>
              <w:rPr>
                <w:rFonts w:cs="Tahoma"/>
              </w:rPr>
            </w:pPr>
          </w:p>
        </w:tc>
        <w:tc>
          <w:tcPr>
            <w:tcW w:w="271" w:type="dxa"/>
          </w:tcPr>
          <w:p w14:paraId="7F947474" w14:textId="77777777" w:rsidR="00932DD8" w:rsidRPr="00A34785" w:rsidRDefault="00932DD8" w:rsidP="002917F0">
            <w:pPr>
              <w:cnfStyle w:val="000000000000" w:firstRow="0" w:lastRow="0" w:firstColumn="0" w:lastColumn="0" w:oddVBand="0" w:evenVBand="0" w:oddHBand="0" w:evenHBand="0" w:firstRowFirstColumn="0" w:firstRowLastColumn="0" w:lastRowFirstColumn="0" w:lastRowLastColumn="0"/>
              <w:rPr>
                <w:rFonts w:cs="Tahoma"/>
              </w:rPr>
            </w:pPr>
          </w:p>
        </w:tc>
        <w:tc>
          <w:tcPr>
            <w:tcW w:w="5547" w:type="dxa"/>
            <w:gridSpan w:val="14"/>
          </w:tcPr>
          <w:p w14:paraId="7D4486DD" w14:textId="09696CA5" w:rsidR="00932DD8" w:rsidRPr="00932DD8" w:rsidRDefault="00932DD8" w:rsidP="002917F0">
            <w:pPr>
              <w:cnfStyle w:val="000000000000" w:firstRow="0" w:lastRow="0" w:firstColumn="0" w:lastColumn="0" w:oddVBand="0" w:evenVBand="0" w:oddHBand="0" w:evenHBand="0" w:firstRowFirstColumn="0" w:firstRowLastColumn="0" w:lastRowFirstColumn="0" w:lastRowLastColumn="0"/>
              <w:rPr>
                <w:rFonts w:cs="Tahoma"/>
              </w:rPr>
            </w:pPr>
            <w:r w:rsidRPr="00932DD8">
              <w:rPr>
                <w:rFonts w:cs="Tahoma"/>
              </w:rPr>
              <w:t>Address</w:t>
            </w:r>
            <w:r>
              <w:rPr>
                <w:rFonts w:cs="Tahoma"/>
              </w:rPr>
              <w:t xml:space="preserve"> </w:t>
            </w:r>
            <w:r w:rsidRPr="00932DD8">
              <w:rPr>
                <w:rFonts w:cs="Tahoma"/>
              </w:rPr>
              <w:t>Line</w:t>
            </w:r>
          </w:p>
        </w:tc>
        <w:tc>
          <w:tcPr>
            <w:tcW w:w="2513" w:type="dxa"/>
          </w:tcPr>
          <w:p w14:paraId="48F6CEE3" w14:textId="3EFF745A" w:rsidR="00932DD8" w:rsidRPr="00932DD8" w:rsidRDefault="00932DD8" w:rsidP="009F0FFF">
            <w:pPr>
              <w:tabs>
                <w:tab w:val="left" w:pos="464"/>
              </w:tabs>
              <w:cnfStyle w:val="000000000000" w:firstRow="0" w:lastRow="0" w:firstColumn="0" w:lastColumn="0" w:oddVBand="0" w:evenVBand="0" w:oddHBand="0" w:evenHBand="0" w:firstRowFirstColumn="0" w:firstRowLastColumn="0" w:lastRowFirstColumn="0" w:lastRowLastColumn="0"/>
              <w:rPr>
                <w:rFonts w:cs="Tahoma"/>
              </w:rPr>
            </w:pPr>
            <w:r w:rsidRPr="00932DD8">
              <w:rPr>
                <w:rFonts w:cs="Tahoma"/>
              </w:rPr>
              <w:t>&lt;AdrLine&gt;</w:t>
            </w:r>
          </w:p>
        </w:tc>
        <w:tc>
          <w:tcPr>
            <w:tcW w:w="1151" w:type="dxa"/>
          </w:tcPr>
          <w:p w14:paraId="3F6BA505" w14:textId="054DC44A" w:rsidR="00932DD8" w:rsidRDefault="00932DD8" w:rsidP="009F0FFF">
            <w:pPr>
              <w:cnfStyle w:val="000000000000" w:firstRow="0" w:lastRow="0" w:firstColumn="0" w:lastColumn="0" w:oddVBand="0" w:evenVBand="0" w:oddHBand="0" w:evenHBand="0" w:firstRowFirstColumn="0" w:firstRowLastColumn="0" w:lastRowFirstColumn="0" w:lastRowLastColumn="0"/>
              <w:rPr>
                <w:rFonts w:cs="Tahoma"/>
              </w:rPr>
            </w:pPr>
            <w:r>
              <w:rPr>
                <w:rFonts w:cs="Tahoma"/>
              </w:rPr>
              <w:t>[0..</w:t>
            </w:r>
            <w:ins w:id="62" w:author="Rares Galan" w:date="2025-11-10T14:55:00Z" w16du:dateUtc="2025-11-10T12:55:00Z">
              <w:r w:rsidR="002E54EA">
                <w:rPr>
                  <w:rFonts w:cs="Tahoma"/>
                </w:rPr>
                <w:t>7</w:t>
              </w:r>
            </w:ins>
            <w:del w:id="63" w:author="Rares Galan" w:date="2025-11-10T14:55:00Z" w16du:dateUtc="2025-11-10T12:55:00Z">
              <w:r w:rsidDel="002E54EA">
                <w:rPr>
                  <w:rFonts w:cs="Tahoma"/>
                </w:rPr>
                <w:delText>1</w:delText>
              </w:r>
            </w:del>
            <w:r>
              <w:rPr>
                <w:rFonts w:cs="Tahoma"/>
              </w:rPr>
              <w:t>]</w:t>
            </w:r>
          </w:p>
        </w:tc>
        <w:tc>
          <w:tcPr>
            <w:tcW w:w="2113" w:type="dxa"/>
          </w:tcPr>
          <w:p w14:paraId="1FA68064" w14:textId="77777777" w:rsidR="00932DD8" w:rsidRPr="007542B8" w:rsidRDefault="00932DD8" w:rsidP="009F0FFF">
            <w:pPr>
              <w:cnfStyle w:val="000000000000" w:firstRow="0" w:lastRow="0" w:firstColumn="0" w:lastColumn="0" w:oddVBand="0" w:evenVBand="0" w:oddHBand="0" w:evenHBand="0" w:firstRowFirstColumn="0" w:firstRowLastColumn="0" w:lastRowFirstColumn="0" w:lastRowLastColumn="0"/>
              <w:rPr>
                <w:rFonts w:cs="Tahoma"/>
              </w:rPr>
            </w:pPr>
          </w:p>
        </w:tc>
      </w:tr>
      <w:tr w:rsidR="005E0EBB" w:rsidRPr="007542B8" w14:paraId="50DAF0C0" w14:textId="77777777" w:rsidTr="000D7E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6BB4E04B" w14:textId="77777777" w:rsidR="009F0FFF" w:rsidRPr="007542B8" w:rsidRDefault="009F0FFF" w:rsidP="009F0FFF">
            <w:pPr>
              <w:numPr>
                <w:ilvl w:val="0"/>
                <w:numId w:val="13"/>
              </w:numPr>
              <w:spacing w:before="40"/>
              <w:contextualSpacing/>
            </w:pPr>
          </w:p>
        </w:tc>
        <w:tc>
          <w:tcPr>
            <w:tcW w:w="526" w:type="dxa"/>
          </w:tcPr>
          <w:p w14:paraId="150D88C5" w14:textId="77777777" w:rsidR="009F0FFF" w:rsidRPr="007542B8" w:rsidRDefault="009F0FFF" w:rsidP="009F0FFF">
            <w:pPr>
              <w:cnfStyle w:val="000000010000" w:firstRow="0" w:lastRow="0" w:firstColumn="0" w:lastColumn="0" w:oddVBand="0" w:evenVBand="0" w:oddHBand="0" w:evenHBand="1" w:firstRowFirstColumn="0" w:firstRowLastColumn="0" w:lastRowFirstColumn="0" w:lastRowLastColumn="0"/>
              <w:rPr>
                <w:rFonts w:cs="Tahoma"/>
              </w:rPr>
            </w:pPr>
          </w:p>
        </w:tc>
        <w:tc>
          <w:tcPr>
            <w:tcW w:w="283" w:type="dxa"/>
          </w:tcPr>
          <w:p w14:paraId="4344BA38" w14:textId="77777777" w:rsidR="009F0FFF" w:rsidRPr="007542B8" w:rsidRDefault="009F0FFF" w:rsidP="009F0FFF">
            <w:pPr>
              <w:cnfStyle w:val="000000010000" w:firstRow="0" w:lastRow="0" w:firstColumn="0" w:lastColumn="0" w:oddVBand="0" w:evenVBand="0" w:oddHBand="0" w:evenHBand="1" w:firstRowFirstColumn="0" w:firstRowLastColumn="0" w:lastRowFirstColumn="0" w:lastRowLastColumn="0"/>
              <w:rPr>
                <w:rFonts w:cs="Tahoma"/>
              </w:rPr>
            </w:pPr>
          </w:p>
        </w:tc>
        <w:tc>
          <w:tcPr>
            <w:tcW w:w="5818" w:type="dxa"/>
            <w:gridSpan w:val="15"/>
          </w:tcPr>
          <w:p w14:paraId="3EA8C937" w14:textId="7E2BC698" w:rsidR="009F0FFF" w:rsidRPr="007542B8" w:rsidRDefault="009F0FFF" w:rsidP="009F0FFF">
            <w:pPr>
              <w:tabs>
                <w:tab w:val="center" w:pos="3001"/>
              </w:tabs>
              <w:cnfStyle w:val="000000010000" w:firstRow="0" w:lastRow="0" w:firstColumn="0" w:lastColumn="0" w:oddVBand="0" w:evenVBand="0" w:oddHBand="0" w:evenHBand="1" w:firstRowFirstColumn="0" w:firstRowLastColumn="0" w:lastRowFirstColumn="0" w:lastRowLastColumn="0"/>
              <w:rPr>
                <w:rFonts w:cs="Tahoma"/>
              </w:rPr>
            </w:pPr>
            <w:r w:rsidRPr="00E03717">
              <w:rPr>
                <w:rFonts w:cs="Tahoma"/>
              </w:rPr>
              <w:t xml:space="preserve">Identification </w:t>
            </w:r>
          </w:p>
        </w:tc>
        <w:tc>
          <w:tcPr>
            <w:tcW w:w="2513" w:type="dxa"/>
          </w:tcPr>
          <w:p w14:paraId="6C3C18C5" w14:textId="706E9EDD" w:rsidR="009F0FFF" w:rsidRPr="007542B8" w:rsidRDefault="009F0FFF" w:rsidP="009F0FFF">
            <w:pPr>
              <w:tabs>
                <w:tab w:val="left" w:pos="464"/>
              </w:tabs>
              <w:cnfStyle w:val="000000010000" w:firstRow="0" w:lastRow="0" w:firstColumn="0" w:lastColumn="0" w:oddVBand="0" w:evenVBand="0" w:oddHBand="0" w:evenHBand="1" w:firstRowFirstColumn="0" w:firstRowLastColumn="0" w:lastRowFirstColumn="0" w:lastRowLastColumn="0"/>
              <w:rPr>
                <w:rFonts w:cs="Tahoma"/>
              </w:rPr>
            </w:pPr>
            <w:r w:rsidRPr="00E03717">
              <w:rPr>
                <w:rFonts w:cs="Tahoma"/>
              </w:rPr>
              <w:t>&lt;Id&gt;</w:t>
            </w:r>
          </w:p>
        </w:tc>
        <w:tc>
          <w:tcPr>
            <w:tcW w:w="1151" w:type="dxa"/>
          </w:tcPr>
          <w:p w14:paraId="588F3CF1" w14:textId="5ED188FB" w:rsidR="009F0FFF" w:rsidRPr="007542B8" w:rsidRDefault="009F0FFF" w:rsidP="009F0FFF">
            <w:pPr>
              <w:cnfStyle w:val="000000010000" w:firstRow="0" w:lastRow="0" w:firstColumn="0" w:lastColumn="0" w:oddVBand="0" w:evenVBand="0" w:oddHBand="0" w:evenHBand="1" w:firstRowFirstColumn="0" w:firstRowLastColumn="0" w:lastRowFirstColumn="0" w:lastRowLastColumn="0"/>
              <w:rPr>
                <w:rFonts w:cs="Tahoma"/>
              </w:rPr>
            </w:pPr>
            <w:r>
              <w:rPr>
                <w:rFonts w:cs="Tahoma"/>
              </w:rPr>
              <w:t>[0..1]</w:t>
            </w:r>
          </w:p>
        </w:tc>
        <w:tc>
          <w:tcPr>
            <w:tcW w:w="2113" w:type="dxa"/>
          </w:tcPr>
          <w:p w14:paraId="0A21E1AA" w14:textId="77777777" w:rsidR="009F0FFF" w:rsidRPr="007542B8" w:rsidRDefault="009F0FFF" w:rsidP="009F0FFF">
            <w:pPr>
              <w:cnfStyle w:val="000000010000" w:firstRow="0" w:lastRow="0" w:firstColumn="0" w:lastColumn="0" w:oddVBand="0" w:evenVBand="0" w:oddHBand="0" w:evenHBand="1" w:firstRowFirstColumn="0" w:firstRowLastColumn="0" w:lastRowFirstColumn="0" w:lastRowLastColumn="0"/>
              <w:rPr>
                <w:rFonts w:cs="Tahoma"/>
              </w:rPr>
            </w:pPr>
          </w:p>
        </w:tc>
      </w:tr>
      <w:tr w:rsidR="00932DD8" w:rsidRPr="007542B8" w14:paraId="14FC2428" w14:textId="77777777" w:rsidTr="000D7EC2">
        <w:tc>
          <w:tcPr>
            <w:cnfStyle w:val="001000000000" w:firstRow="0" w:lastRow="0" w:firstColumn="1" w:lastColumn="0" w:oddVBand="0" w:evenVBand="0" w:oddHBand="0" w:evenHBand="0" w:firstRowFirstColumn="0" w:firstRowLastColumn="0" w:lastRowFirstColumn="0" w:lastRowLastColumn="0"/>
            <w:tcW w:w="625" w:type="dxa"/>
          </w:tcPr>
          <w:p w14:paraId="1358FD68" w14:textId="77777777" w:rsidR="009F0FFF" w:rsidRPr="007542B8" w:rsidRDefault="009F0FFF" w:rsidP="009F0FFF">
            <w:pPr>
              <w:numPr>
                <w:ilvl w:val="0"/>
                <w:numId w:val="13"/>
              </w:numPr>
              <w:spacing w:before="40"/>
              <w:contextualSpacing/>
            </w:pPr>
          </w:p>
        </w:tc>
        <w:tc>
          <w:tcPr>
            <w:tcW w:w="526" w:type="dxa"/>
          </w:tcPr>
          <w:p w14:paraId="57FE3BB2" w14:textId="77777777" w:rsidR="009F0FFF" w:rsidRPr="007542B8" w:rsidRDefault="009F0FFF" w:rsidP="009F0FFF">
            <w:pPr>
              <w:cnfStyle w:val="000000000000" w:firstRow="0" w:lastRow="0" w:firstColumn="0" w:lastColumn="0" w:oddVBand="0" w:evenVBand="0" w:oddHBand="0" w:evenHBand="0" w:firstRowFirstColumn="0" w:firstRowLastColumn="0" w:lastRowFirstColumn="0" w:lastRowLastColumn="0"/>
              <w:rPr>
                <w:rFonts w:cs="Tahoma"/>
              </w:rPr>
            </w:pPr>
          </w:p>
        </w:tc>
        <w:tc>
          <w:tcPr>
            <w:tcW w:w="283" w:type="dxa"/>
          </w:tcPr>
          <w:p w14:paraId="4F450F5A" w14:textId="77777777" w:rsidR="009F0FFF" w:rsidRPr="007542B8" w:rsidRDefault="009F0FFF" w:rsidP="009F0FFF">
            <w:pPr>
              <w:cnfStyle w:val="000000000000" w:firstRow="0" w:lastRow="0" w:firstColumn="0" w:lastColumn="0" w:oddVBand="0" w:evenVBand="0" w:oddHBand="0" w:evenHBand="0" w:firstRowFirstColumn="0" w:firstRowLastColumn="0" w:lastRowFirstColumn="0" w:lastRowLastColumn="0"/>
              <w:rPr>
                <w:rFonts w:cs="Tahoma"/>
              </w:rPr>
            </w:pPr>
          </w:p>
        </w:tc>
        <w:tc>
          <w:tcPr>
            <w:tcW w:w="280" w:type="dxa"/>
            <w:gridSpan w:val="2"/>
          </w:tcPr>
          <w:p w14:paraId="36F2D5BB" w14:textId="02F505B3" w:rsidR="009F0FFF" w:rsidRPr="00E03717" w:rsidRDefault="009F0FFF" w:rsidP="009F0FFF">
            <w:pPr>
              <w:tabs>
                <w:tab w:val="center" w:pos="3001"/>
              </w:tabs>
              <w:cnfStyle w:val="000000000000" w:firstRow="0" w:lastRow="0" w:firstColumn="0" w:lastColumn="0" w:oddVBand="0" w:evenVBand="0" w:oddHBand="0" w:evenHBand="0" w:firstRowFirstColumn="0" w:firstRowLastColumn="0" w:lastRowFirstColumn="0" w:lastRowLastColumn="0"/>
              <w:rPr>
                <w:rFonts w:cs="Tahoma"/>
              </w:rPr>
            </w:pPr>
          </w:p>
        </w:tc>
        <w:tc>
          <w:tcPr>
            <w:tcW w:w="5538" w:type="dxa"/>
            <w:gridSpan w:val="13"/>
          </w:tcPr>
          <w:p w14:paraId="276ADAEB" w14:textId="164B4F1A" w:rsidR="009F0FFF" w:rsidRPr="00E03717" w:rsidRDefault="009F0FFF" w:rsidP="009F0FFF">
            <w:pPr>
              <w:tabs>
                <w:tab w:val="center" w:pos="3001"/>
              </w:tabs>
              <w:cnfStyle w:val="000000000000" w:firstRow="0" w:lastRow="0" w:firstColumn="0" w:lastColumn="0" w:oddVBand="0" w:evenVBand="0" w:oddHBand="0" w:evenHBand="0" w:firstRowFirstColumn="0" w:firstRowLastColumn="0" w:lastRowFirstColumn="0" w:lastRowLastColumn="0"/>
              <w:rPr>
                <w:rFonts w:cs="Tahoma"/>
              </w:rPr>
            </w:pPr>
            <w:r w:rsidRPr="00F85EE6">
              <w:rPr>
                <w:rFonts w:cs="Tahoma"/>
              </w:rPr>
              <w:t>Organisation</w:t>
            </w:r>
            <w:r>
              <w:rPr>
                <w:rFonts w:cs="Tahoma"/>
              </w:rPr>
              <w:t xml:space="preserve"> </w:t>
            </w:r>
            <w:r w:rsidRPr="00F85EE6">
              <w:rPr>
                <w:rFonts w:cs="Tahoma"/>
              </w:rPr>
              <w:t xml:space="preserve">Identification </w:t>
            </w:r>
          </w:p>
        </w:tc>
        <w:tc>
          <w:tcPr>
            <w:tcW w:w="2513" w:type="dxa"/>
          </w:tcPr>
          <w:p w14:paraId="495D4070" w14:textId="6226586F" w:rsidR="009F0FFF" w:rsidRPr="00E03717" w:rsidRDefault="009F0FFF" w:rsidP="009F0FFF">
            <w:pPr>
              <w:tabs>
                <w:tab w:val="left" w:pos="464"/>
              </w:tabs>
              <w:cnfStyle w:val="000000000000" w:firstRow="0" w:lastRow="0" w:firstColumn="0" w:lastColumn="0" w:oddVBand="0" w:evenVBand="0" w:oddHBand="0" w:evenHBand="0" w:firstRowFirstColumn="0" w:firstRowLastColumn="0" w:lastRowFirstColumn="0" w:lastRowLastColumn="0"/>
              <w:rPr>
                <w:rFonts w:cs="Tahoma"/>
              </w:rPr>
            </w:pPr>
            <w:r w:rsidRPr="00F85EE6">
              <w:rPr>
                <w:rFonts w:cs="Tahoma"/>
              </w:rPr>
              <w:t>&lt;OrgId&gt;</w:t>
            </w:r>
          </w:p>
        </w:tc>
        <w:tc>
          <w:tcPr>
            <w:tcW w:w="1151" w:type="dxa"/>
          </w:tcPr>
          <w:p w14:paraId="197DE514" w14:textId="741B78CE" w:rsidR="009F0FFF" w:rsidRDefault="009F0FFF" w:rsidP="009F0FFF">
            <w:pPr>
              <w:cnfStyle w:val="000000000000" w:firstRow="0" w:lastRow="0" w:firstColumn="0" w:lastColumn="0" w:oddVBand="0" w:evenVBand="0" w:oddHBand="0" w:evenHBand="0" w:firstRowFirstColumn="0" w:firstRowLastColumn="0" w:lastRowFirstColumn="0" w:lastRowLastColumn="0"/>
              <w:rPr>
                <w:rFonts w:cs="Tahoma"/>
              </w:rPr>
            </w:pPr>
            <w:r>
              <w:rPr>
                <w:rFonts w:cs="Tahoma"/>
              </w:rPr>
              <w:t>[1..1]</w:t>
            </w:r>
          </w:p>
        </w:tc>
        <w:tc>
          <w:tcPr>
            <w:tcW w:w="2113" w:type="dxa"/>
          </w:tcPr>
          <w:p w14:paraId="0DC9E252" w14:textId="6CF6643F" w:rsidR="009F0FFF" w:rsidRPr="007542B8" w:rsidRDefault="009F0FFF" w:rsidP="009F0FFF">
            <w:pPr>
              <w:cnfStyle w:val="000000000000" w:firstRow="0" w:lastRow="0" w:firstColumn="0" w:lastColumn="0" w:oddVBand="0" w:evenVBand="0" w:oddHBand="0" w:evenHBand="0" w:firstRowFirstColumn="0" w:firstRowLastColumn="0" w:lastRowFirstColumn="0" w:lastRowLastColumn="0"/>
              <w:rPr>
                <w:rFonts w:cs="Tahoma"/>
              </w:rPr>
            </w:pPr>
            <w:r>
              <w:rPr>
                <w:rFonts w:cs="Tahoma"/>
              </w:rPr>
              <w:t>{OR</w:t>
            </w:r>
          </w:p>
        </w:tc>
      </w:tr>
      <w:tr w:rsidR="00932DD8" w:rsidRPr="007542B8" w14:paraId="049FE2F5" w14:textId="77777777" w:rsidTr="000D7E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78BC106E" w14:textId="77777777" w:rsidR="009F0FFF" w:rsidRPr="007542B8" w:rsidRDefault="009F0FFF" w:rsidP="009F0FFF">
            <w:pPr>
              <w:numPr>
                <w:ilvl w:val="0"/>
                <w:numId w:val="13"/>
              </w:numPr>
              <w:spacing w:before="40"/>
              <w:contextualSpacing/>
            </w:pPr>
          </w:p>
        </w:tc>
        <w:tc>
          <w:tcPr>
            <w:tcW w:w="526" w:type="dxa"/>
          </w:tcPr>
          <w:p w14:paraId="61CF5202" w14:textId="77777777" w:rsidR="009F0FFF" w:rsidRPr="007542B8" w:rsidRDefault="009F0FFF" w:rsidP="009F0FFF">
            <w:pPr>
              <w:cnfStyle w:val="000000010000" w:firstRow="0" w:lastRow="0" w:firstColumn="0" w:lastColumn="0" w:oddVBand="0" w:evenVBand="0" w:oddHBand="0" w:evenHBand="1" w:firstRowFirstColumn="0" w:firstRowLastColumn="0" w:lastRowFirstColumn="0" w:lastRowLastColumn="0"/>
              <w:rPr>
                <w:rFonts w:cs="Tahoma"/>
              </w:rPr>
            </w:pPr>
          </w:p>
        </w:tc>
        <w:tc>
          <w:tcPr>
            <w:tcW w:w="283" w:type="dxa"/>
          </w:tcPr>
          <w:p w14:paraId="6989EEEA" w14:textId="77777777" w:rsidR="009F0FFF" w:rsidRPr="007542B8" w:rsidRDefault="009F0FFF" w:rsidP="009F0FFF">
            <w:pPr>
              <w:cnfStyle w:val="000000010000" w:firstRow="0" w:lastRow="0" w:firstColumn="0" w:lastColumn="0" w:oddVBand="0" w:evenVBand="0" w:oddHBand="0" w:evenHBand="1" w:firstRowFirstColumn="0" w:firstRowLastColumn="0" w:lastRowFirstColumn="0" w:lastRowLastColumn="0"/>
              <w:rPr>
                <w:rFonts w:cs="Tahoma"/>
              </w:rPr>
            </w:pPr>
          </w:p>
        </w:tc>
        <w:tc>
          <w:tcPr>
            <w:tcW w:w="280" w:type="dxa"/>
            <w:gridSpan w:val="2"/>
          </w:tcPr>
          <w:p w14:paraId="6B9F7F31" w14:textId="77777777" w:rsidR="009F0FFF" w:rsidRPr="00E03717" w:rsidRDefault="009F0FFF" w:rsidP="009F0FFF">
            <w:pPr>
              <w:tabs>
                <w:tab w:val="center" w:pos="3001"/>
              </w:tabs>
              <w:cnfStyle w:val="000000010000" w:firstRow="0" w:lastRow="0" w:firstColumn="0" w:lastColumn="0" w:oddVBand="0" w:evenVBand="0" w:oddHBand="0" w:evenHBand="1" w:firstRowFirstColumn="0" w:firstRowLastColumn="0" w:lastRowFirstColumn="0" w:lastRowLastColumn="0"/>
              <w:rPr>
                <w:rFonts w:cs="Tahoma"/>
              </w:rPr>
            </w:pPr>
          </w:p>
        </w:tc>
        <w:tc>
          <w:tcPr>
            <w:tcW w:w="351" w:type="dxa"/>
            <w:gridSpan w:val="4"/>
          </w:tcPr>
          <w:p w14:paraId="269D6C95" w14:textId="77777777" w:rsidR="009F0FFF" w:rsidRPr="00F85EE6" w:rsidRDefault="009F0FFF" w:rsidP="009F0FFF">
            <w:pPr>
              <w:tabs>
                <w:tab w:val="center" w:pos="3001"/>
              </w:tabs>
              <w:cnfStyle w:val="000000010000" w:firstRow="0" w:lastRow="0" w:firstColumn="0" w:lastColumn="0" w:oddVBand="0" w:evenVBand="0" w:oddHBand="0" w:evenHBand="1" w:firstRowFirstColumn="0" w:firstRowLastColumn="0" w:lastRowFirstColumn="0" w:lastRowLastColumn="0"/>
              <w:rPr>
                <w:rFonts w:cs="Tahoma"/>
              </w:rPr>
            </w:pPr>
          </w:p>
        </w:tc>
        <w:tc>
          <w:tcPr>
            <w:tcW w:w="5187" w:type="dxa"/>
            <w:gridSpan w:val="9"/>
          </w:tcPr>
          <w:p w14:paraId="60DF6220" w14:textId="5E06D4DE" w:rsidR="009F0FFF" w:rsidRPr="00F85EE6" w:rsidRDefault="009F0FFF" w:rsidP="009F0FFF">
            <w:pPr>
              <w:tabs>
                <w:tab w:val="center" w:pos="3001"/>
              </w:tabs>
              <w:cnfStyle w:val="000000010000" w:firstRow="0" w:lastRow="0" w:firstColumn="0" w:lastColumn="0" w:oddVBand="0" w:evenVBand="0" w:oddHBand="0" w:evenHBand="1" w:firstRowFirstColumn="0" w:firstRowLastColumn="0" w:lastRowFirstColumn="0" w:lastRowLastColumn="0"/>
              <w:rPr>
                <w:rFonts w:cs="Tahoma"/>
              </w:rPr>
            </w:pPr>
            <w:r w:rsidRPr="00F85EE6">
              <w:rPr>
                <w:rFonts w:cs="Tahoma"/>
              </w:rPr>
              <w:t>Other</w:t>
            </w:r>
          </w:p>
        </w:tc>
        <w:tc>
          <w:tcPr>
            <w:tcW w:w="2513" w:type="dxa"/>
          </w:tcPr>
          <w:p w14:paraId="74C4520B" w14:textId="472126D5" w:rsidR="009F0FFF" w:rsidRPr="00F85EE6" w:rsidRDefault="009F0FFF" w:rsidP="009F0FFF">
            <w:pPr>
              <w:tabs>
                <w:tab w:val="left" w:pos="464"/>
              </w:tabs>
              <w:cnfStyle w:val="000000010000" w:firstRow="0" w:lastRow="0" w:firstColumn="0" w:lastColumn="0" w:oddVBand="0" w:evenVBand="0" w:oddHBand="0" w:evenHBand="1" w:firstRowFirstColumn="0" w:firstRowLastColumn="0" w:lastRowFirstColumn="0" w:lastRowLastColumn="0"/>
              <w:rPr>
                <w:rFonts w:cs="Tahoma"/>
              </w:rPr>
            </w:pPr>
            <w:r w:rsidRPr="00F85EE6">
              <w:rPr>
                <w:rFonts w:cs="Tahoma"/>
              </w:rPr>
              <w:t>&lt;Othr&gt;</w:t>
            </w:r>
          </w:p>
        </w:tc>
        <w:tc>
          <w:tcPr>
            <w:tcW w:w="1151" w:type="dxa"/>
          </w:tcPr>
          <w:p w14:paraId="2A8C69D5" w14:textId="5DDB9F94" w:rsidR="009F0FFF" w:rsidRDefault="009F0FFF" w:rsidP="009F0FFF">
            <w:pPr>
              <w:cnfStyle w:val="000000010000" w:firstRow="0" w:lastRow="0" w:firstColumn="0" w:lastColumn="0" w:oddVBand="0" w:evenVBand="0" w:oddHBand="0" w:evenHBand="1" w:firstRowFirstColumn="0" w:firstRowLastColumn="0" w:lastRowFirstColumn="0" w:lastRowLastColumn="0"/>
              <w:rPr>
                <w:rFonts w:cs="Tahoma"/>
              </w:rPr>
            </w:pPr>
            <w:r>
              <w:rPr>
                <w:rFonts w:cs="Tahoma"/>
              </w:rPr>
              <w:t>[0..*]</w:t>
            </w:r>
          </w:p>
        </w:tc>
        <w:tc>
          <w:tcPr>
            <w:tcW w:w="2113" w:type="dxa"/>
          </w:tcPr>
          <w:p w14:paraId="67C4D157" w14:textId="77777777" w:rsidR="009F0FFF" w:rsidRPr="007542B8" w:rsidRDefault="009F0FFF" w:rsidP="009F0FFF">
            <w:pPr>
              <w:cnfStyle w:val="000000010000" w:firstRow="0" w:lastRow="0" w:firstColumn="0" w:lastColumn="0" w:oddVBand="0" w:evenVBand="0" w:oddHBand="0" w:evenHBand="1" w:firstRowFirstColumn="0" w:firstRowLastColumn="0" w:lastRowFirstColumn="0" w:lastRowLastColumn="0"/>
              <w:rPr>
                <w:rFonts w:cs="Tahoma"/>
              </w:rPr>
            </w:pPr>
          </w:p>
        </w:tc>
      </w:tr>
      <w:tr w:rsidR="00932DD8" w:rsidRPr="007542B8" w14:paraId="0FE151FA" w14:textId="77777777" w:rsidTr="000D7EC2">
        <w:tc>
          <w:tcPr>
            <w:cnfStyle w:val="001000000000" w:firstRow="0" w:lastRow="0" w:firstColumn="1" w:lastColumn="0" w:oddVBand="0" w:evenVBand="0" w:oddHBand="0" w:evenHBand="0" w:firstRowFirstColumn="0" w:firstRowLastColumn="0" w:lastRowFirstColumn="0" w:lastRowLastColumn="0"/>
            <w:tcW w:w="625" w:type="dxa"/>
          </w:tcPr>
          <w:p w14:paraId="02038A8E" w14:textId="77777777" w:rsidR="009F0FFF" w:rsidRPr="007542B8" w:rsidRDefault="009F0FFF" w:rsidP="009F0FFF">
            <w:pPr>
              <w:numPr>
                <w:ilvl w:val="0"/>
                <w:numId w:val="13"/>
              </w:numPr>
              <w:spacing w:before="40"/>
              <w:contextualSpacing/>
            </w:pPr>
          </w:p>
        </w:tc>
        <w:tc>
          <w:tcPr>
            <w:tcW w:w="526" w:type="dxa"/>
          </w:tcPr>
          <w:p w14:paraId="5CE72886" w14:textId="77777777" w:rsidR="009F0FFF" w:rsidRPr="007542B8" w:rsidRDefault="009F0FFF" w:rsidP="009F0FFF">
            <w:pPr>
              <w:cnfStyle w:val="000000000000" w:firstRow="0" w:lastRow="0" w:firstColumn="0" w:lastColumn="0" w:oddVBand="0" w:evenVBand="0" w:oddHBand="0" w:evenHBand="0" w:firstRowFirstColumn="0" w:firstRowLastColumn="0" w:lastRowFirstColumn="0" w:lastRowLastColumn="0"/>
              <w:rPr>
                <w:rFonts w:cs="Tahoma"/>
              </w:rPr>
            </w:pPr>
          </w:p>
        </w:tc>
        <w:tc>
          <w:tcPr>
            <w:tcW w:w="283" w:type="dxa"/>
          </w:tcPr>
          <w:p w14:paraId="2B0A8CB4" w14:textId="77777777" w:rsidR="009F0FFF" w:rsidRPr="007542B8" w:rsidRDefault="009F0FFF" w:rsidP="009F0FFF">
            <w:pPr>
              <w:cnfStyle w:val="000000000000" w:firstRow="0" w:lastRow="0" w:firstColumn="0" w:lastColumn="0" w:oddVBand="0" w:evenVBand="0" w:oddHBand="0" w:evenHBand="0" w:firstRowFirstColumn="0" w:firstRowLastColumn="0" w:lastRowFirstColumn="0" w:lastRowLastColumn="0"/>
              <w:rPr>
                <w:rFonts w:cs="Tahoma"/>
              </w:rPr>
            </w:pPr>
          </w:p>
        </w:tc>
        <w:tc>
          <w:tcPr>
            <w:tcW w:w="280" w:type="dxa"/>
            <w:gridSpan w:val="2"/>
          </w:tcPr>
          <w:p w14:paraId="4EC48EB6" w14:textId="77777777" w:rsidR="009F0FFF" w:rsidRPr="00E03717" w:rsidRDefault="009F0FFF" w:rsidP="009F0FFF">
            <w:pPr>
              <w:tabs>
                <w:tab w:val="center" w:pos="3001"/>
              </w:tabs>
              <w:cnfStyle w:val="000000000000" w:firstRow="0" w:lastRow="0" w:firstColumn="0" w:lastColumn="0" w:oddVBand="0" w:evenVBand="0" w:oddHBand="0" w:evenHBand="0" w:firstRowFirstColumn="0" w:firstRowLastColumn="0" w:lastRowFirstColumn="0" w:lastRowLastColumn="0"/>
              <w:rPr>
                <w:rFonts w:cs="Tahoma"/>
              </w:rPr>
            </w:pPr>
          </w:p>
        </w:tc>
        <w:tc>
          <w:tcPr>
            <w:tcW w:w="351" w:type="dxa"/>
            <w:gridSpan w:val="4"/>
          </w:tcPr>
          <w:p w14:paraId="65A3B43B" w14:textId="77777777" w:rsidR="009F0FFF" w:rsidRPr="00F85EE6" w:rsidRDefault="009F0FFF" w:rsidP="009F0FFF">
            <w:pPr>
              <w:tabs>
                <w:tab w:val="center" w:pos="3001"/>
              </w:tabs>
              <w:cnfStyle w:val="000000000000" w:firstRow="0" w:lastRow="0" w:firstColumn="0" w:lastColumn="0" w:oddVBand="0" w:evenVBand="0" w:oddHBand="0" w:evenHBand="0" w:firstRowFirstColumn="0" w:firstRowLastColumn="0" w:lastRowFirstColumn="0" w:lastRowLastColumn="0"/>
              <w:rPr>
                <w:rFonts w:cs="Tahoma"/>
              </w:rPr>
            </w:pPr>
          </w:p>
        </w:tc>
        <w:tc>
          <w:tcPr>
            <w:tcW w:w="270" w:type="dxa"/>
            <w:gridSpan w:val="3"/>
          </w:tcPr>
          <w:p w14:paraId="6D8D1F3A" w14:textId="77777777" w:rsidR="009F0FFF" w:rsidRPr="00F85EE6" w:rsidRDefault="009F0FFF" w:rsidP="009F0FFF">
            <w:pPr>
              <w:tabs>
                <w:tab w:val="center" w:pos="3001"/>
              </w:tabs>
              <w:cnfStyle w:val="000000000000" w:firstRow="0" w:lastRow="0" w:firstColumn="0" w:lastColumn="0" w:oddVBand="0" w:evenVBand="0" w:oddHBand="0" w:evenHBand="0" w:firstRowFirstColumn="0" w:firstRowLastColumn="0" w:lastRowFirstColumn="0" w:lastRowLastColumn="0"/>
              <w:rPr>
                <w:rFonts w:cs="Tahoma"/>
              </w:rPr>
            </w:pPr>
          </w:p>
        </w:tc>
        <w:tc>
          <w:tcPr>
            <w:tcW w:w="4917" w:type="dxa"/>
            <w:gridSpan w:val="6"/>
          </w:tcPr>
          <w:p w14:paraId="2A2E1838" w14:textId="77777777" w:rsidR="002917F0" w:rsidRDefault="002917F0" w:rsidP="002917F0">
            <w:pPr>
              <w:cnfStyle w:val="000000000000" w:firstRow="0" w:lastRow="0" w:firstColumn="0" w:lastColumn="0" w:oddVBand="0" w:evenVBand="0" w:oddHBand="0" w:evenHBand="0" w:firstRowFirstColumn="0" w:firstRowLastColumn="0" w:lastRowFirstColumn="0" w:lastRowLastColumn="0"/>
              <w:rPr>
                <w:rFonts w:cs="Tahoma"/>
              </w:rPr>
            </w:pPr>
            <w:r w:rsidRPr="0088720C">
              <w:rPr>
                <w:rFonts w:cs="Tahoma"/>
              </w:rPr>
              <w:t>Identification</w:t>
            </w:r>
            <w:r>
              <w:rPr>
                <w:rFonts w:cs="Tahoma"/>
              </w:rPr>
              <w:t xml:space="preserve"> </w:t>
            </w:r>
          </w:p>
          <w:p w14:paraId="4563E45A" w14:textId="10826ECA" w:rsidR="002917F0" w:rsidRPr="009C468B" w:rsidRDefault="002917F0" w:rsidP="002917F0">
            <w:pPr>
              <w:numPr>
                <w:ilvl w:val="0"/>
                <w:numId w:val="17"/>
              </w:numPr>
              <w:tabs>
                <w:tab w:val="center" w:pos="3001"/>
              </w:tabs>
              <w:spacing w:before="40"/>
              <w:contextualSpacing/>
              <w:cnfStyle w:val="000000000000" w:firstRow="0" w:lastRow="0" w:firstColumn="0" w:lastColumn="0" w:oddVBand="0" w:evenVBand="0" w:oddHBand="0" w:evenHBand="0" w:firstRowFirstColumn="0" w:firstRowLastColumn="0" w:lastRowFirstColumn="0" w:lastRowLastColumn="0"/>
              <w:rPr>
                <w:rFonts w:cs="Tahoma"/>
              </w:rPr>
            </w:pPr>
            <w:r w:rsidRPr="0088720C">
              <w:rPr>
                <w:color w:val="000000"/>
              </w:rPr>
              <w:t>Taxpayer Agent</w:t>
            </w:r>
            <w:r w:rsidR="00074F42">
              <w:rPr>
                <w:color w:val="000000"/>
              </w:rPr>
              <w:t xml:space="preserve"> TIN</w:t>
            </w:r>
          </w:p>
          <w:p w14:paraId="243C1987" w14:textId="77777777" w:rsidR="002917F0" w:rsidRDefault="002917F0" w:rsidP="002917F0">
            <w:pPr>
              <w:tabs>
                <w:tab w:val="center" w:pos="3001"/>
              </w:tabs>
              <w:spacing w:before="40"/>
              <w:ind w:left="720"/>
              <w:contextualSpacing/>
              <w:cnfStyle w:val="000000000000" w:firstRow="0" w:lastRow="0" w:firstColumn="0" w:lastColumn="0" w:oddVBand="0" w:evenVBand="0" w:oddHBand="0" w:evenHBand="0" w:firstRowFirstColumn="0" w:firstRowLastColumn="0" w:lastRowFirstColumn="0" w:lastRowLastColumn="0"/>
              <w:rPr>
                <w:rFonts w:cs="Tahoma"/>
              </w:rPr>
            </w:pPr>
          </w:p>
          <w:p w14:paraId="54462CA6" w14:textId="5A2A3E0D" w:rsidR="009F0FFF" w:rsidRPr="00F85EE6" w:rsidRDefault="002917F0" w:rsidP="002917F0">
            <w:pPr>
              <w:tabs>
                <w:tab w:val="center" w:pos="3001"/>
              </w:tabs>
              <w:spacing w:before="40"/>
              <w:contextualSpacing/>
              <w:cnfStyle w:val="000000000000" w:firstRow="0" w:lastRow="0" w:firstColumn="0" w:lastColumn="0" w:oddVBand="0" w:evenVBand="0" w:oddHBand="0" w:evenHBand="0" w:firstRowFirstColumn="0" w:firstRowLastColumn="0" w:lastRowFirstColumn="0" w:lastRowLastColumn="0"/>
              <w:rPr>
                <w:rFonts w:cs="Tahoma"/>
              </w:rPr>
            </w:pPr>
            <w:r w:rsidRPr="00C544D9">
              <w:rPr>
                <w:rFonts w:cs="Tahoma"/>
                <w:i/>
                <w:iCs/>
              </w:rPr>
              <w:t>Unique and unambiguous way to identify a</w:t>
            </w:r>
            <w:r>
              <w:rPr>
                <w:rFonts w:cs="Tahoma"/>
                <w:i/>
                <w:iCs/>
              </w:rPr>
              <w:t xml:space="preserve">n </w:t>
            </w:r>
            <w:r w:rsidRPr="00C544D9">
              <w:rPr>
                <w:rFonts w:cs="Tahoma"/>
                <w:i/>
                <w:iCs/>
              </w:rPr>
              <w:t>organization.</w:t>
            </w:r>
          </w:p>
        </w:tc>
        <w:tc>
          <w:tcPr>
            <w:tcW w:w="2513" w:type="dxa"/>
          </w:tcPr>
          <w:p w14:paraId="232BC7C1" w14:textId="6ED31410" w:rsidR="009F0FFF" w:rsidRPr="00F85EE6" w:rsidRDefault="009F0FFF" w:rsidP="009F0FFF">
            <w:pPr>
              <w:tabs>
                <w:tab w:val="left" w:pos="464"/>
              </w:tabs>
              <w:cnfStyle w:val="000000000000" w:firstRow="0" w:lastRow="0" w:firstColumn="0" w:lastColumn="0" w:oddVBand="0" w:evenVBand="0" w:oddHBand="0" w:evenHBand="0" w:firstRowFirstColumn="0" w:firstRowLastColumn="0" w:lastRowFirstColumn="0" w:lastRowLastColumn="0"/>
              <w:rPr>
                <w:rFonts w:cs="Tahoma"/>
              </w:rPr>
            </w:pPr>
            <w:r>
              <w:rPr>
                <w:rFonts w:cs="Tahoma"/>
              </w:rPr>
              <w:t>&lt;Id&gt;</w:t>
            </w:r>
          </w:p>
        </w:tc>
        <w:tc>
          <w:tcPr>
            <w:tcW w:w="1151" w:type="dxa"/>
          </w:tcPr>
          <w:p w14:paraId="619AFCB8" w14:textId="40805A28" w:rsidR="009F0FFF" w:rsidRDefault="009F0FFF" w:rsidP="009F0FFF">
            <w:pPr>
              <w:cnfStyle w:val="000000000000" w:firstRow="0" w:lastRow="0" w:firstColumn="0" w:lastColumn="0" w:oddVBand="0" w:evenVBand="0" w:oddHBand="0" w:evenHBand="0" w:firstRowFirstColumn="0" w:firstRowLastColumn="0" w:lastRowFirstColumn="0" w:lastRowLastColumn="0"/>
              <w:rPr>
                <w:rFonts w:cs="Tahoma"/>
              </w:rPr>
            </w:pPr>
            <w:r>
              <w:rPr>
                <w:rFonts w:cs="Tahoma"/>
              </w:rPr>
              <w:t>[1..1]</w:t>
            </w:r>
          </w:p>
        </w:tc>
        <w:tc>
          <w:tcPr>
            <w:tcW w:w="2113" w:type="dxa"/>
          </w:tcPr>
          <w:p w14:paraId="11DE153C" w14:textId="77777777" w:rsidR="009F0FFF" w:rsidRPr="007542B8" w:rsidRDefault="009F0FFF" w:rsidP="009F0FFF">
            <w:pPr>
              <w:cnfStyle w:val="000000000000" w:firstRow="0" w:lastRow="0" w:firstColumn="0" w:lastColumn="0" w:oddVBand="0" w:evenVBand="0" w:oddHBand="0" w:evenHBand="0" w:firstRowFirstColumn="0" w:firstRowLastColumn="0" w:lastRowFirstColumn="0" w:lastRowLastColumn="0"/>
              <w:rPr>
                <w:rFonts w:cs="Tahoma"/>
              </w:rPr>
            </w:pPr>
          </w:p>
        </w:tc>
      </w:tr>
      <w:tr w:rsidR="00824845" w:rsidRPr="007542B8" w14:paraId="492FB60E" w14:textId="77777777" w:rsidTr="000D7E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37DB43A0" w14:textId="77777777" w:rsidR="00824845" w:rsidRPr="007542B8" w:rsidRDefault="00824845" w:rsidP="00824845">
            <w:pPr>
              <w:numPr>
                <w:ilvl w:val="0"/>
                <w:numId w:val="13"/>
              </w:numPr>
              <w:spacing w:before="40"/>
              <w:contextualSpacing/>
            </w:pPr>
          </w:p>
        </w:tc>
        <w:tc>
          <w:tcPr>
            <w:tcW w:w="526" w:type="dxa"/>
          </w:tcPr>
          <w:p w14:paraId="71BE26D7"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283" w:type="dxa"/>
          </w:tcPr>
          <w:p w14:paraId="26E4FE84"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280" w:type="dxa"/>
            <w:gridSpan w:val="2"/>
          </w:tcPr>
          <w:p w14:paraId="3A04E3E6" w14:textId="77777777" w:rsidR="00824845" w:rsidRPr="00E03717" w:rsidRDefault="00824845" w:rsidP="00824845">
            <w:pPr>
              <w:tabs>
                <w:tab w:val="center" w:pos="3001"/>
              </w:tabs>
              <w:cnfStyle w:val="000000010000" w:firstRow="0" w:lastRow="0" w:firstColumn="0" w:lastColumn="0" w:oddVBand="0" w:evenVBand="0" w:oddHBand="0" w:evenHBand="1" w:firstRowFirstColumn="0" w:firstRowLastColumn="0" w:lastRowFirstColumn="0" w:lastRowLastColumn="0"/>
              <w:rPr>
                <w:rFonts w:cs="Tahoma"/>
              </w:rPr>
            </w:pPr>
          </w:p>
        </w:tc>
        <w:tc>
          <w:tcPr>
            <w:tcW w:w="351" w:type="dxa"/>
            <w:gridSpan w:val="4"/>
          </w:tcPr>
          <w:p w14:paraId="68A7AF24" w14:textId="77777777" w:rsidR="00824845" w:rsidRPr="00F85EE6" w:rsidRDefault="00824845" w:rsidP="00824845">
            <w:pPr>
              <w:tabs>
                <w:tab w:val="center" w:pos="3001"/>
              </w:tabs>
              <w:cnfStyle w:val="000000010000" w:firstRow="0" w:lastRow="0" w:firstColumn="0" w:lastColumn="0" w:oddVBand="0" w:evenVBand="0" w:oddHBand="0" w:evenHBand="1" w:firstRowFirstColumn="0" w:firstRowLastColumn="0" w:lastRowFirstColumn="0" w:lastRowLastColumn="0"/>
              <w:rPr>
                <w:rFonts w:cs="Tahoma"/>
              </w:rPr>
            </w:pPr>
          </w:p>
        </w:tc>
        <w:tc>
          <w:tcPr>
            <w:tcW w:w="5187" w:type="dxa"/>
            <w:gridSpan w:val="9"/>
          </w:tcPr>
          <w:p w14:paraId="322D1006" w14:textId="15FA950A" w:rsidR="00824845" w:rsidRPr="0088720C"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r>
              <w:rPr>
                <w:rFonts w:cs="Tahoma"/>
              </w:rPr>
              <w:t>Scheme Name</w:t>
            </w:r>
          </w:p>
        </w:tc>
        <w:tc>
          <w:tcPr>
            <w:tcW w:w="2513" w:type="dxa"/>
          </w:tcPr>
          <w:p w14:paraId="05CC793F" w14:textId="15CADD72" w:rsidR="00824845" w:rsidRDefault="00824845" w:rsidP="00824845">
            <w:pPr>
              <w:tabs>
                <w:tab w:val="left" w:pos="464"/>
              </w:tabs>
              <w:cnfStyle w:val="000000010000" w:firstRow="0" w:lastRow="0" w:firstColumn="0" w:lastColumn="0" w:oddVBand="0" w:evenVBand="0" w:oddHBand="0" w:evenHBand="1" w:firstRowFirstColumn="0" w:firstRowLastColumn="0" w:lastRowFirstColumn="0" w:lastRowLastColumn="0"/>
              <w:rPr>
                <w:rFonts w:cs="Tahoma"/>
              </w:rPr>
            </w:pPr>
            <w:r w:rsidRPr="00F437ED">
              <w:rPr>
                <w:rFonts w:cs="Tahoma"/>
              </w:rPr>
              <w:t>&lt;SchmeNm&gt;</w:t>
            </w:r>
          </w:p>
        </w:tc>
        <w:tc>
          <w:tcPr>
            <w:tcW w:w="1151" w:type="dxa"/>
          </w:tcPr>
          <w:p w14:paraId="105408CE" w14:textId="229E2D2A" w:rsidR="00824845"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r>
              <w:rPr>
                <w:rFonts w:cs="Tahoma"/>
              </w:rPr>
              <w:t>[0..1]</w:t>
            </w:r>
          </w:p>
        </w:tc>
        <w:tc>
          <w:tcPr>
            <w:tcW w:w="2113" w:type="dxa"/>
          </w:tcPr>
          <w:p w14:paraId="02E2930B"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r>
      <w:tr w:rsidR="00824845" w:rsidRPr="007542B8" w14:paraId="46C376C9" w14:textId="77777777" w:rsidTr="000D7EC2">
        <w:tc>
          <w:tcPr>
            <w:cnfStyle w:val="001000000000" w:firstRow="0" w:lastRow="0" w:firstColumn="1" w:lastColumn="0" w:oddVBand="0" w:evenVBand="0" w:oddHBand="0" w:evenHBand="0" w:firstRowFirstColumn="0" w:firstRowLastColumn="0" w:lastRowFirstColumn="0" w:lastRowLastColumn="0"/>
            <w:tcW w:w="625" w:type="dxa"/>
          </w:tcPr>
          <w:p w14:paraId="73556484" w14:textId="77777777" w:rsidR="00824845" w:rsidRPr="007542B8" w:rsidRDefault="00824845" w:rsidP="00824845">
            <w:pPr>
              <w:numPr>
                <w:ilvl w:val="0"/>
                <w:numId w:val="13"/>
              </w:numPr>
              <w:spacing w:before="40"/>
              <w:contextualSpacing/>
            </w:pPr>
          </w:p>
        </w:tc>
        <w:tc>
          <w:tcPr>
            <w:tcW w:w="526" w:type="dxa"/>
          </w:tcPr>
          <w:p w14:paraId="2DFE0FCB"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283" w:type="dxa"/>
          </w:tcPr>
          <w:p w14:paraId="06B0B1B2"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280" w:type="dxa"/>
            <w:gridSpan w:val="2"/>
          </w:tcPr>
          <w:p w14:paraId="439DB010" w14:textId="77777777" w:rsidR="00824845" w:rsidRPr="00E03717" w:rsidRDefault="00824845" w:rsidP="00824845">
            <w:pPr>
              <w:tabs>
                <w:tab w:val="center" w:pos="3001"/>
              </w:tabs>
              <w:cnfStyle w:val="000000000000" w:firstRow="0" w:lastRow="0" w:firstColumn="0" w:lastColumn="0" w:oddVBand="0" w:evenVBand="0" w:oddHBand="0" w:evenHBand="0" w:firstRowFirstColumn="0" w:firstRowLastColumn="0" w:lastRowFirstColumn="0" w:lastRowLastColumn="0"/>
              <w:rPr>
                <w:rFonts w:cs="Tahoma"/>
              </w:rPr>
            </w:pPr>
          </w:p>
        </w:tc>
        <w:tc>
          <w:tcPr>
            <w:tcW w:w="351" w:type="dxa"/>
            <w:gridSpan w:val="4"/>
          </w:tcPr>
          <w:p w14:paraId="13782AB6" w14:textId="77777777" w:rsidR="00824845" w:rsidRPr="00F85EE6" w:rsidRDefault="00824845" w:rsidP="00824845">
            <w:pPr>
              <w:tabs>
                <w:tab w:val="center" w:pos="3001"/>
              </w:tabs>
              <w:cnfStyle w:val="000000000000" w:firstRow="0" w:lastRow="0" w:firstColumn="0" w:lastColumn="0" w:oddVBand="0" w:evenVBand="0" w:oddHBand="0" w:evenHBand="0" w:firstRowFirstColumn="0" w:firstRowLastColumn="0" w:lastRowFirstColumn="0" w:lastRowLastColumn="0"/>
              <w:rPr>
                <w:rFonts w:cs="Tahoma"/>
              </w:rPr>
            </w:pPr>
          </w:p>
        </w:tc>
        <w:tc>
          <w:tcPr>
            <w:tcW w:w="270" w:type="dxa"/>
            <w:gridSpan w:val="3"/>
          </w:tcPr>
          <w:p w14:paraId="4649E2FE" w14:textId="77777777" w:rsidR="00824845"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4917" w:type="dxa"/>
            <w:gridSpan w:val="6"/>
          </w:tcPr>
          <w:p w14:paraId="2F5BA30A" w14:textId="77777777" w:rsidR="00824845"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sidRPr="00F437ED">
              <w:rPr>
                <w:rFonts w:cs="Tahoma"/>
              </w:rPr>
              <w:t>Code</w:t>
            </w:r>
          </w:p>
          <w:p w14:paraId="698A7E43" w14:textId="77777777" w:rsidR="00824845" w:rsidRDefault="00824845" w:rsidP="00824845">
            <w:pPr>
              <w:pStyle w:val="ListParagraph"/>
              <w:numPr>
                <w:ilvl w:val="0"/>
                <w:numId w:val="40"/>
              </w:numPr>
              <w:cnfStyle w:val="000000000000" w:firstRow="0" w:lastRow="0" w:firstColumn="0" w:lastColumn="0" w:oddVBand="0" w:evenVBand="0" w:oddHBand="0" w:evenHBand="0" w:firstRowFirstColumn="0" w:firstRowLastColumn="0" w:lastRowFirstColumn="0" w:lastRowLastColumn="0"/>
              <w:rPr>
                <w:rFonts w:cs="Tahoma"/>
              </w:rPr>
            </w:pPr>
            <w:r>
              <w:rPr>
                <w:rFonts w:cs="Tahoma"/>
              </w:rPr>
              <w:t>The value must be “BILL”</w:t>
            </w:r>
          </w:p>
          <w:p w14:paraId="011AC30F" w14:textId="608C4EF1" w:rsidR="00824845"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Pr>
                <w:rFonts w:cs="Tahoma"/>
              </w:rPr>
              <w:t>Flag indicating that the Debtor Personal Id (</w:t>
            </w:r>
            <w:r w:rsidRPr="00F437ED">
              <w:rPr>
                <w:rFonts w:cs="Tahoma"/>
              </w:rPr>
              <w:t>CdtTrfTxInf/Dbtr/Id/</w:t>
            </w:r>
            <w:r>
              <w:rPr>
                <w:rFonts w:cs="Tahoma"/>
              </w:rPr>
              <w:t>OrgId</w:t>
            </w:r>
            <w:r w:rsidRPr="00F437ED">
              <w:rPr>
                <w:rFonts w:cs="Tahoma"/>
              </w:rPr>
              <w:t>/Othr/Id</w:t>
            </w:r>
            <w:r>
              <w:rPr>
                <w:rFonts w:cs="Tahoma"/>
              </w:rPr>
              <w:t xml:space="preserve">) represents billing identification. </w:t>
            </w:r>
          </w:p>
          <w:p w14:paraId="7AB9CD71" w14:textId="77777777" w:rsidR="00824845"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p w14:paraId="040B33E1" w14:textId="75EE437A" w:rsidR="00824845"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Pr>
                <w:rFonts w:cs="Tahoma"/>
              </w:rPr>
              <w:lastRenderedPageBreak/>
              <w:t>If missing, then this means that organization Id is not billing related.</w:t>
            </w:r>
          </w:p>
        </w:tc>
        <w:tc>
          <w:tcPr>
            <w:tcW w:w="2513" w:type="dxa"/>
          </w:tcPr>
          <w:p w14:paraId="3CD1F536" w14:textId="2C7461C7" w:rsidR="00824845" w:rsidRPr="00F437ED" w:rsidRDefault="00824845" w:rsidP="00824845">
            <w:pPr>
              <w:tabs>
                <w:tab w:val="left" w:pos="464"/>
              </w:tabs>
              <w:cnfStyle w:val="000000000000" w:firstRow="0" w:lastRow="0" w:firstColumn="0" w:lastColumn="0" w:oddVBand="0" w:evenVBand="0" w:oddHBand="0" w:evenHBand="0" w:firstRowFirstColumn="0" w:firstRowLastColumn="0" w:lastRowFirstColumn="0" w:lastRowLastColumn="0"/>
              <w:rPr>
                <w:rFonts w:cs="Tahoma"/>
              </w:rPr>
            </w:pPr>
            <w:r w:rsidRPr="00F437ED">
              <w:rPr>
                <w:rFonts w:cs="Tahoma"/>
              </w:rPr>
              <w:lastRenderedPageBreak/>
              <w:t>&lt;Cd&gt;</w:t>
            </w:r>
          </w:p>
        </w:tc>
        <w:tc>
          <w:tcPr>
            <w:tcW w:w="1151" w:type="dxa"/>
          </w:tcPr>
          <w:p w14:paraId="5DB8F47A" w14:textId="07D7E59D" w:rsidR="00824845"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Pr>
                <w:rFonts w:cs="Tahoma"/>
              </w:rPr>
              <w:t>[1..1]</w:t>
            </w:r>
          </w:p>
        </w:tc>
        <w:tc>
          <w:tcPr>
            <w:tcW w:w="2113" w:type="dxa"/>
          </w:tcPr>
          <w:p w14:paraId="1B87E0B0"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r>
      <w:tr w:rsidR="00824845" w:rsidRPr="007542B8" w14:paraId="4D4D46C7" w14:textId="77777777" w:rsidTr="000D7E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6CE7CE5D" w14:textId="77777777" w:rsidR="00824845" w:rsidRPr="007542B8" w:rsidRDefault="00824845" w:rsidP="00824845">
            <w:pPr>
              <w:numPr>
                <w:ilvl w:val="0"/>
                <w:numId w:val="13"/>
              </w:numPr>
              <w:spacing w:before="40"/>
              <w:contextualSpacing/>
            </w:pPr>
          </w:p>
        </w:tc>
        <w:tc>
          <w:tcPr>
            <w:tcW w:w="526" w:type="dxa"/>
          </w:tcPr>
          <w:p w14:paraId="13E4A52C"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283" w:type="dxa"/>
          </w:tcPr>
          <w:p w14:paraId="45A1454D"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280" w:type="dxa"/>
            <w:gridSpan w:val="2"/>
          </w:tcPr>
          <w:p w14:paraId="56EC7D47" w14:textId="77777777" w:rsidR="00824845" w:rsidRPr="00E03717" w:rsidRDefault="00824845" w:rsidP="00824845">
            <w:pPr>
              <w:tabs>
                <w:tab w:val="center" w:pos="3001"/>
              </w:tabs>
              <w:cnfStyle w:val="000000010000" w:firstRow="0" w:lastRow="0" w:firstColumn="0" w:lastColumn="0" w:oddVBand="0" w:evenVBand="0" w:oddHBand="0" w:evenHBand="1" w:firstRowFirstColumn="0" w:firstRowLastColumn="0" w:lastRowFirstColumn="0" w:lastRowLastColumn="0"/>
              <w:rPr>
                <w:rFonts w:cs="Tahoma"/>
              </w:rPr>
            </w:pPr>
          </w:p>
        </w:tc>
        <w:tc>
          <w:tcPr>
            <w:tcW w:w="5538" w:type="dxa"/>
            <w:gridSpan w:val="13"/>
          </w:tcPr>
          <w:p w14:paraId="402D6A93" w14:textId="16D218BF" w:rsidR="00824845" w:rsidRPr="00F85EE6" w:rsidRDefault="00824845" w:rsidP="00824845">
            <w:pPr>
              <w:tabs>
                <w:tab w:val="center" w:pos="3001"/>
              </w:tabs>
              <w:cnfStyle w:val="000000010000" w:firstRow="0" w:lastRow="0" w:firstColumn="0" w:lastColumn="0" w:oddVBand="0" w:evenVBand="0" w:oddHBand="0" w:evenHBand="1" w:firstRowFirstColumn="0" w:firstRowLastColumn="0" w:lastRowFirstColumn="0" w:lastRowLastColumn="0"/>
              <w:rPr>
                <w:rFonts w:cs="Tahoma"/>
              </w:rPr>
            </w:pPr>
            <w:r w:rsidRPr="006A0040">
              <w:rPr>
                <w:rFonts w:cs="Tahoma"/>
              </w:rPr>
              <w:t>Private</w:t>
            </w:r>
            <w:r>
              <w:rPr>
                <w:rFonts w:cs="Tahoma"/>
              </w:rPr>
              <w:t xml:space="preserve"> </w:t>
            </w:r>
            <w:r w:rsidRPr="006A0040">
              <w:rPr>
                <w:rFonts w:cs="Tahoma"/>
              </w:rPr>
              <w:t xml:space="preserve">Identification </w:t>
            </w:r>
          </w:p>
        </w:tc>
        <w:tc>
          <w:tcPr>
            <w:tcW w:w="2513" w:type="dxa"/>
          </w:tcPr>
          <w:p w14:paraId="295E6D35" w14:textId="2F3515A5" w:rsidR="00824845" w:rsidRPr="00F85EE6" w:rsidRDefault="00824845" w:rsidP="00824845">
            <w:pPr>
              <w:tabs>
                <w:tab w:val="left" w:pos="464"/>
              </w:tabs>
              <w:cnfStyle w:val="000000010000" w:firstRow="0" w:lastRow="0" w:firstColumn="0" w:lastColumn="0" w:oddVBand="0" w:evenVBand="0" w:oddHBand="0" w:evenHBand="1" w:firstRowFirstColumn="0" w:firstRowLastColumn="0" w:lastRowFirstColumn="0" w:lastRowLastColumn="0"/>
              <w:rPr>
                <w:rFonts w:cs="Tahoma"/>
              </w:rPr>
            </w:pPr>
            <w:r w:rsidRPr="006A0040">
              <w:rPr>
                <w:rFonts w:cs="Tahoma"/>
              </w:rPr>
              <w:t>&lt;PrvtId&gt;</w:t>
            </w:r>
          </w:p>
        </w:tc>
        <w:tc>
          <w:tcPr>
            <w:tcW w:w="1151" w:type="dxa"/>
          </w:tcPr>
          <w:p w14:paraId="269061FF" w14:textId="0A04418D" w:rsidR="00824845"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r>
              <w:rPr>
                <w:rFonts w:cs="Tahoma"/>
              </w:rPr>
              <w:t>[1..1]</w:t>
            </w:r>
          </w:p>
        </w:tc>
        <w:tc>
          <w:tcPr>
            <w:tcW w:w="2113" w:type="dxa"/>
          </w:tcPr>
          <w:p w14:paraId="0C0C4204" w14:textId="699D3DBB"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r>
              <w:rPr>
                <w:rFonts w:cs="Tahoma"/>
              </w:rPr>
              <w:t>OR}</w:t>
            </w:r>
          </w:p>
        </w:tc>
      </w:tr>
      <w:tr w:rsidR="00824845" w:rsidRPr="007542B8" w14:paraId="505649FC" w14:textId="77777777" w:rsidTr="000D7EC2">
        <w:tc>
          <w:tcPr>
            <w:cnfStyle w:val="001000000000" w:firstRow="0" w:lastRow="0" w:firstColumn="1" w:lastColumn="0" w:oddVBand="0" w:evenVBand="0" w:oddHBand="0" w:evenHBand="0" w:firstRowFirstColumn="0" w:firstRowLastColumn="0" w:lastRowFirstColumn="0" w:lastRowLastColumn="0"/>
            <w:tcW w:w="625" w:type="dxa"/>
          </w:tcPr>
          <w:p w14:paraId="1149B113" w14:textId="77777777" w:rsidR="00824845" w:rsidRPr="007542B8" w:rsidRDefault="00824845" w:rsidP="00824845">
            <w:pPr>
              <w:numPr>
                <w:ilvl w:val="0"/>
                <w:numId w:val="13"/>
              </w:numPr>
              <w:spacing w:before="40"/>
              <w:contextualSpacing/>
            </w:pPr>
          </w:p>
        </w:tc>
        <w:tc>
          <w:tcPr>
            <w:tcW w:w="526" w:type="dxa"/>
          </w:tcPr>
          <w:p w14:paraId="531AF028"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283" w:type="dxa"/>
          </w:tcPr>
          <w:p w14:paraId="4B7C0898"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280" w:type="dxa"/>
            <w:gridSpan w:val="2"/>
          </w:tcPr>
          <w:p w14:paraId="706295CB" w14:textId="77777777" w:rsidR="00824845" w:rsidRPr="00E03717" w:rsidRDefault="00824845" w:rsidP="00824845">
            <w:pPr>
              <w:tabs>
                <w:tab w:val="center" w:pos="3001"/>
              </w:tabs>
              <w:cnfStyle w:val="000000000000" w:firstRow="0" w:lastRow="0" w:firstColumn="0" w:lastColumn="0" w:oddVBand="0" w:evenVBand="0" w:oddHBand="0" w:evenHBand="0" w:firstRowFirstColumn="0" w:firstRowLastColumn="0" w:lastRowFirstColumn="0" w:lastRowLastColumn="0"/>
              <w:rPr>
                <w:rFonts w:cs="Tahoma"/>
              </w:rPr>
            </w:pPr>
          </w:p>
        </w:tc>
        <w:tc>
          <w:tcPr>
            <w:tcW w:w="351" w:type="dxa"/>
            <w:gridSpan w:val="4"/>
          </w:tcPr>
          <w:p w14:paraId="3879B87E" w14:textId="77777777" w:rsidR="00824845" w:rsidRPr="006A0040" w:rsidRDefault="00824845" w:rsidP="00824845">
            <w:pPr>
              <w:tabs>
                <w:tab w:val="center" w:pos="3001"/>
              </w:tabs>
              <w:cnfStyle w:val="000000000000" w:firstRow="0" w:lastRow="0" w:firstColumn="0" w:lastColumn="0" w:oddVBand="0" w:evenVBand="0" w:oddHBand="0" w:evenHBand="0" w:firstRowFirstColumn="0" w:firstRowLastColumn="0" w:lastRowFirstColumn="0" w:lastRowLastColumn="0"/>
              <w:rPr>
                <w:rFonts w:cs="Tahoma"/>
              </w:rPr>
            </w:pPr>
          </w:p>
        </w:tc>
        <w:tc>
          <w:tcPr>
            <w:tcW w:w="5187" w:type="dxa"/>
            <w:gridSpan w:val="9"/>
          </w:tcPr>
          <w:p w14:paraId="11198024" w14:textId="68AFF74D" w:rsidR="00824845" w:rsidRPr="006A0040" w:rsidRDefault="00824845" w:rsidP="00824845">
            <w:pPr>
              <w:tabs>
                <w:tab w:val="center" w:pos="3001"/>
              </w:tabs>
              <w:cnfStyle w:val="000000000000" w:firstRow="0" w:lastRow="0" w:firstColumn="0" w:lastColumn="0" w:oddVBand="0" w:evenVBand="0" w:oddHBand="0" w:evenHBand="0" w:firstRowFirstColumn="0" w:firstRowLastColumn="0" w:lastRowFirstColumn="0" w:lastRowLastColumn="0"/>
              <w:rPr>
                <w:rFonts w:cs="Tahoma"/>
              </w:rPr>
            </w:pPr>
            <w:r w:rsidRPr="00504D2F">
              <w:rPr>
                <w:rFonts w:cs="Tahoma"/>
              </w:rPr>
              <w:t>Date</w:t>
            </w:r>
            <w:r>
              <w:rPr>
                <w:rFonts w:cs="Tahoma"/>
              </w:rPr>
              <w:t xml:space="preserve"> </w:t>
            </w:r>
            <w:r w:rsidRPr="00504D2F">
              <w:rPr>
                <w:rFonts w:cs="Tahoma"/>
              </w:rPr>
              <w:t>And</w:t>
            </w:r>
            <w:r>
              <w:rPr>
                <w:rFonts w:cs="Tahoma"/>
              </w:rPr>
              <w:t xml:space="preserve"> </w:t>
            </w:r>
            <w:r w:rsidRPr="00504D2F">
              <w:rPr>
                <w:rFonts w:cs="Tahoma"/>
              </w:rPr>
              <w:t>Place</w:t>
            </w:r>
            <w:r>
              <w:rPr>
                <w:rFonts w:cs="Tahoma"/>
              </w:rPr>
              <w:t xml:space="preserve"> </w:t>
            </w:r>
            <w:r w:rsidRPr="00504D2F">
              <w:rPr>
                <w:rFonts w:cs="Tahoma"/>
              </w:rPr>
              <w:t>Of</w:t>
            </w:r>
            <w:r>
              <w:rPr>
                <w:rFonts w:cs="Tahoma"/>
              </w:rPr>
              <w:t xml:space="preserve"> </w:t>
            </w:r>
            <w:r w:rsidRPr="00504D2F">
              <w:rPr>
                <w:rFonts w:cs="Tahoma"/>
              </w:rPr>
              <w:t>Birth</w:t>
            </w:r>
          </w:p>
        </w:tc>
        <w:tc>
          <w:tcPr>
            <w:tcW w:w="2513" w:type="dxa"/>
          </w:tcPr>
          <w:p w14:paraId="1A558E11" w14:textId="0197DA59" w:rsidR="00824845" w:rsidRPr="006A0040" w:rsidRDefault="00824845" w:rsidP="00824845">
            <w:pPr>
              <w:tabs>
                <w:tab w:val="left" w:pos="464"/>
              </w:tabs>
              <w:cnfStyle w:val="000000000000" w:firstRow="0" w:lastRow="0" w:firstColumn="0" w:lastColumn="0" w:oddVBand="0" w:evenVBand="0" w:oddHBand="0" w:evenHBand="0" w:firstRowFirstColumn="0" w:firstRowLastColumn="0" w:lastRowFirstColumn="0" w:lastRowLastColumn="0"/>
              <w:rPr>
                <w:rFonts w:cs="Tahoma"/>
              </w:rPr>
            </w:pPr>
            <w:r w:rsidRPr="00504D2F">
              <w:rPr>
                <w:rFonts w:cs="Tahoma"/>
              </w:rPr>
              <w:t>&lt;DtAndPlcOfBirth&gt;</w:t>
            </w:r>
          </w:p>
        </w:tc>
        <w:tc>
          <w:tcPr>
            <w:tcW w:w="1151" w:type="dxa"/>
          </w:tcPr>
          <w:p w14:paraId="5F37E35D" w14:textId="1598291F" w:rsidR="00824845"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Pr>
                <w:rFonts w:cs="Tahoma"/>
              </w:rPr>
              <w:t>[0..1]</w:t>
            </w:r>
          </w:p>
        </w:tc>
        <w:tc>
          <w:tcPr>
            <w:tcW w:w="2113" w:type="dxa"/>
          </w:tcPr>
          <w:p w14:paraId="7E1A41AB" w14:textId="77777777" w:rsidR="00824845"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r>
      <w:tr w:rsidR="00824845" w:rsidRPr="007542B8" w14:paraId="30678800" w14:textId="77777777" w:rsidTr="000D7E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3132FE6C" w14:textId="77777777" w:rsidR="00824845" w:rsidRPr="007542B8" w:rsidRDefault="00824845" w:rsidP="00824845">
            <w:pPr>
              <w:numPr>
                <w:ilvl w:val="0"/>
                <w:numId w:val="13"/>
              </w:numPr>
              <w:spacing w:before="40"/>
              <w:contextualSpacing/>
            </w:pPr>
          </w:p>
        </w:tc>
        <w:tc>
          <w:tcPr>
            <w:tcW w:w="526" w:type="dxa"/>
          </w:tcPr>
          <w:p w14:paraId="0C5732C1"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283" w:type="dxa"/>
          </w:tcPr>
          <w:p w14:paraId="0842CE77"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280" w:type="dxa"/>
            <w:gridSpan w:val="2"/>
          </w:tcPr>
          <w:p w14:paraId="05F74F20" w14:textId="77777777" w:rsidR="00824845" w:rsidRPr="00E03717" w:rsidRDefault="00824845" w:rsidP="00824845">
            <w:pPr>
              <w:tabs>
                <w:tab w:val="center" w:pos="3001"/>
              </w:tabs>
              <w:cnfStyle w:val="000000010000" w:firstRow="0" w:lastRow="0" w:firstColumn="0" w:lastColumn="0" w:oddVBand="0" w:evenVBand="0" w:oddHBand="0" w:evenHBand="1" w:firstRowFirstColumn="0" w:firstRowLastColumn="0" w:lastRowFirstColumn="0" w:lastRowLastColumn="0"/>
              <w:rPr>
                <w:rFonts w:cs="Tahoma"/>
              </w:rPr>
            </w:pPr>
          </w:p>
        </w:tc>
        <w:tc>
          <w:tcPr>
            <w:tcW w:w="351" w:type="dxa"/>
            <w:gridSpan w:val="4"/>
          </w:tcPr>
          <w:p w14:paraId="7BA33252" w14:textId="77777777" w:rsidR="00824845" w:rsidRPr="006A0040" w:rsidRDefault="00824845" w:rsidP="00824845">
            <w:pPr>
              <w:tabs>
                <w:tab w:val="center" w:pos="3001"/>
              </w:tabs>
              <w:cnfStyle w:val="000000010000" w:firstRow="0" w:lastRow="0" w:firstColumn="0" w:lastColumn="0" w:oddVBand="0" w:evenVBand="0" w:oddHBand="0" w:evenHBand="1" w:firstRowFirstColumn="0" w:firstRowLastColumn="0" w:lastRowFirstColumn="0" w:lastRowLastColumn="0"/>
              <w:rPr>
                <w:rFonts w:cs="Tahoma"/>
              </w:rPr>
            </w:pPr>
          </w:p>
        </w:tc>
        <w:tc>
          <w:tcPr>
            <w:tcW w:w="270" w:type="dxa"/>
            <w:gridSpan w:val="3"/>
          </w:tcPr>
          <w:p w14:paraId="1A37879E" w14:textId="77777777" w:rsidR="00824845" w:rsidRPr="00504D2F" w:rsidRDefault="00824845" w:rsidP="00824845">
            <w:pPr>
              <w:tabs>
                <w:tab w:val="center" w:pos="3001"/>
              </w:tabs>
              <w:cnfStyle w:val="000000010000" w:firstRow="0" w:lastRow="0" w:firstColumn="0" w:lastColumn="0" w:oddVBand="0" w:evenVBand="0" w:oddHBand="0" w:evenHBand="1" w:firstRowFirstColumn="0" w:firstRowLastColumn="0" w:lastRowFirstColumn="0" w:lastRowLastColumn="0"/>
              <w:rPr>
                <w:rFonts w:cs="Tahoma"/>
              </w:rPr>
            </w:pPr>
          </w:p>
        </w:tc>
        <w:tc>
          <w:tcPr>
            <w:tcW w:w="4917" w:type="dxa"/>
            <w:gridSpan w:val="6"/>
          </w:tcPr>
          <w:p w14:paraId="3ECE80BB" w14:textId="2B2AF5B8" w:rsidR="00824845" w:rsidRPr="00504D2F" w:rsidRDefault="00824845" w:rsidP="00824845">
            <w:pPr>
              <w:tabs>
                <w:tab w:val="center" w:pos="3001"/>
              </w:tabs>
              <w:cnfStyle w:val="000000010000" w:firstRow="0" w:lastRow="0" w:firstColumn="0" w:lastColumn="0" w:oddVBand="0" w:evenVBand="0" w:oddHBand="0" w:evenHBand="1" w:firstRowFirstColumn="0" w:firstRowLastColumn="0" w:lastRowFirstColumn="0" w:lastRowLastColumn="0"/>
              <w:rPr>
                <w:rFonts w:cs="Tahoma"/>
              </w:rPr>
            </w:pPr>
            <w:r w:rsidRPr="00504D2F">
              <w:rPr>
                <w:rFonts w:cs="Tahoma"/>
              </w:rPr>
              <w:t>Birth</w:t>
            </w:r>
            <w:r>
              <w:rPr>
                <w:rFonts w:cs="Tahoma"/>
              </w:rPr>
              <w:t xml:space="preserve"> </w:t>
            </w:r>
            <w:r w:rsidRPr="00504D2F">
              <w:rPr>
                <w:rFonts w:cs="Tahoma"/>
              </w:rPr>
              <w:t xml:space="preserve">Date </w:t>
            </w:r>
          </w:p>
        </w:tc>
        <w:tc>
          <w:tcPr>
            <w:tcW w:w="2513" w:type="dxa"/>
          </w:tcPr>
          <w:p w14:paraId="132D530A" w14:textId="04DE1E11" w:rsidR="00824845" w:rsidRPr="00504D2F" w:rsidRDefault="00824845" w:rsidP="00824845">
            <w:pPr>
              <w:tabs>
                <w:tab w:val="left" w:pos="464"/>
              </w:tabs>
              <w:cnfStyle w:val="000000010000" w:firstRow="0" w:lastRow="0" w:firstColumn="0" w:lastColumn="0" w:oddVBand="0" w:evenVBand="0" w:oddHBand="0" w:evenHBand="1" w:firstRowFirstColumn="0" w:firstRowLastColumn="0" w:lastRowFirstColumn="0" w:lastRowLastColumn="0"/>
              <w:rPr>
                <w:rFonts w:cs="Tahoma"/>
              </w:rPr>
            </w:pPr>
            <w:r w:rsidRPr="00504D2F">
              <w:rPr>
                <w:rFonts w:cs="Tahoma"/>
              </w:rPr>
              <w:t>&lt;BirthDt&gt;</w:t>
            </w:r>
          </w:p>
        </w:tc>
        <w:tc>
          <w:tcPr>
            <w:tcW w:w="1151" w:type="dxa"/>
          </w:tcPr>
          <w:p w14:paraId="4CD75696" w14:textId="5FF484DA" w:rsidR="00824845"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r>
              <w:rPr>
                <w:rFonts w:cs="Tahoma"/>
              </w:rPr>
              <w:t>[1..1]</w:t>
            </w:r>
          </w:p>
        </w:tc>
        <w:tc>
          <w:tcPr>
            <w:tcW w:w="2113" w:type="dxa"/>
          </w:tcPr>
          <w:p w14:paraId="7C219BEB" w14:textId="77777777" w:rsidR="00824845"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r>
      <w:tr w:rsidR="00824845" w:rsidRPr="007542B8" w14:paraId="6CE12A8C" w14:textId="77777777" w:rsidTr="000D7EC2">
        <w:tc>
          <w:tcPr>
            <w:cnfStyle w:val="001000000000" w:firstRow="0" w:lastRow="0" w:firstColumn="1" w:lastColumn="0" w:oddVBand="0" w:evenVBand="0" w:oddHBand="0" w:evenHBand="0" w:firstRowFirstColumn="0" w:firstRowLastColumn="0" w:lastRowFirstColumn="0" w:lastRowLastColumn="0"/>
            <w:tcW w:w="625" w:type="dxa"/>
          </w:tcPr>
          <w:p w14:paraId="0644BC08" w14:textId="77777777" w:rsidR="00824845" w:rsidRPr="007542B8" w:rsidRDefault="00824845" w:rsidP="00824845">
            <w:pPr>
              <w:numPr>
                <w:ilvl w:val="0"/>
                <w:numId w:val="13"/>
              </w:numPr>
              <w:spacing w:before="40"/>
              <w:contextualSpacing/>
            </w:pPr>
          </w:p>
        </w:tc>
        <w:tc>
          <w:tcPr>
            <w:tcW w:w="526" w:type="dxa"/>
          </w:tcPr>
          <w:p w14:paraId="15EE2CB1"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283" w:type="dxa"/>
          </w:tcPr>
          <w:p w14:paraId="6D35351A"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280" w:type="dxa"/>
            <w:gridSpan w:val="2"/>
          </w:tcPr>
          <w:p w14:paraId="2D430621" w14:textId="77777777" w:rsidR="00824845" w:rsidRPr="00E03717" w:rsidRDefault="00824845" w:rsidP="00824845">
            <w:pPr>
              <w:tabs>
                <w:tab w:val="center" w:pos="3001"/>
              </w:tabs>
              <w:cnfStyle w:val="000000000000" w:firstRow="0" w:lastRow="0" w:firstColumn="0" w:lastColumn="0" w:oddVBand="0" w:evenVBand="0" w:oddHBand="0" w:evenHBand="0" w:firstRowFirstColumn="0" w:firstRowLastColumn="0" w:lastRowFirstColumn="0" w:lastRowLastColumn="0"/>
              <w:rPr>
                <w:rFonts w:cs="Tahoma"/>
              </w:rPr>
            </w:pPr>
          </w:p>
        </w:tc>
        <w:tc>
          <w:tcPr>
            <w:tcW w:w="351" w:type="dxa"/>
            <w:gridSpan w:val="4"/>
          </w:tcPr>
          <w:p w14:paraId="7F4EF82D" w14:textId="77777777" w:rsidR="00824845" w:rsidRPr="006A0040" w:rsidRDefault="00824845" w:rsidP="00824845">
            <w:pPr>
              <w:tabs>
                <w:tab w:val="center" w:pos="3001"/>
              </w:tabs>
              <w:cnfStyle w:val="000000000000" w:firstRow="0" w:lastRow="0" w:firstColumn="0" w:lastColumn="0" w:oddVBand="0" w:evenVBand="0" w:oddHBand="0" w:evenHBand="0" w:firstRowFirstColumn="0" w:firstRowLastColumn="0" w:lastRowFirstColumn="0" w:lastRowLastColumn="0"/>
              <w:rPr>
                <w:rFonts w:cs="Tahoma"/>
              </w:rPr>
            </w:pPr>
          </w:p>
        </w:tc>
        <w:tc>
          <w:tcPr>
            <w:tcW w:w="270" w:type="dxa"/>
            <w:gridSpan w:val="3"/>
          </w:tcPr>
          <w:p w14:paraId="1393CE89" w14:textId="77777777" w:rsidR="00824845" w:rsidRPr="00504D2F" w:rsidRDefault="00824845" w:rsidP="00824845">
            <w:pPr>
              <w:tabs>
                <w:tab w:val="center" w:pos="3001"/>
              </w:tabs>
              <w:cnfStyle w:val="000000000000" w:firstRow="0" w:lastRow="0" w:firstColumn="0" w:lastColumn="0" w:oddVBand="0" w:evenVBand="0" w:oddHBand="0" w:evenHBand="0" w:firstRowFirstColumn="0" w:firstRowLastColumn="0" w:lastRowFirstColumn="0" w:lastRowLastColumn="0"/>
              <w:rPr>
                <w:rFonts w:cs="Tahoma"/>
              </w:rPr>
            </w:pPr>
          </w:p>
        </w:tc>
        <w:tc>
          <w:tcPr>
            <w:tcW w:w="4917" w:type="dxa"/>
            <w:gridSpan w:val="6"/>
          </w:tcPr>
          <w:p w14:paraId="28671EBC" w14:textId="3BF47C0C" w:rsidR="00824845" w:rsidRPr="00504D2F" w:rsidRDefault="00824845" w:rsidP="00824845">
            <w:pPr>
              <w:tabs>
                <w:tab w:val="center" w:pos="3001"/>
              </w:tabs>
              <w:cnfStyle w:val="000000000000" w:firstRow="0" w:lastRow="0" w:firstColumn="0" w:lastColumn="0" w:oddVBand="0" w:evenVBand="0" w:oddHBand="0" w:evenHBand="0" w:firstRowFirstColumn="0" w:firstRowLastColumn="0" w:lastRowFirstColumn="0" w:lastRowLastColumn="0"/>
              <w:rPr>
                <w:rFonts w:cs="Tahoma"/>
              </w:rPr>
            </w:pPr>
            <w:r w:rsidRPr="00504D2F">
              <w:rPr>
                <w:rFonts w:cs="Tahoma"/>
              </w:rPr>
              <w:t>City</w:t>
            </w:r>
            <w:r>
              <w:rPr>
                <w:rFonts w:cs="Tahoma"/>
              </w:rPr>
              <w:t xml:space="preserve"> </w:t>
            </w:r>
            <w:r w:rsidRPr="00504D2F">
              <w:rPr>
                <w:rFonts w:cs="Tahoma"/>
              </w:rPr>
              <w:t>Of</w:t>
            </w:r>
            <w:r>
              <w:rPr>
                <w:rFonts w:cs="Tahoma"/>
              </w:rPr>
              <w:t xml:space="preserve"> </w:t>
            </w:r>
            <w:r w:rsidRPr="00504D2F">
              <w:rPr>
                <w:rFonts w:cs="Tahoma"/>
              </w:rPr>
              <w:t xml:space="preserve">Birth </w:t>
            </w:r>
          </w:p>
        </w:tc>
        <w:tc>
          <w:tcPr>
            <w:tcW w:w="2513" w:type="dxa"/>
          </w:tcPr>
          <w:p w14:paraId="1712D848" w14:textId="3E74F8B5" w:rsidR="00824845" w:rsidRPr="00504D2F" w:rsidRDefault="00824845" w:rsidP="00824845">
            <w:pPr>
              <w:tabs>
                <w:tab w:val="left" w:pos="464"/>
              </w:tabs>
              <w:cnfStyle w:val="000000000000" w:firstRow="0" w:lastRow="0" w:firstColumn="0" w:lastColumn="0" w:oddVBand="0" w:evenVBand="0" w:oddHBand="0" w:evenHBand="0" w:firstRowFirstColumn="0" w:firstRowLastColumn="0" w:lastRowFirstColumn="0" w:lastRowLastColumn="0"/>
              <w:rPr>
                <w:rFonts w:cs="Tahoma"/>
              </w:rPr>
            </w:pPr>
            <w:r w:rsidRPr="00504D2F">
              <w:rPr>
                <w:rFonts w:cs="Tahoma"/>
              </w:rPr>
              <w:t>&lt;CityOfBirth&gt;</w:t>
            </w:r>
          </w:p>
        </w:tc>
        <w:tc>
          <w:tcPr>
            <w:tcW w:w="1151" w:type="dxa"/>
          </w:tcPr>
          <w:p w14:paraId="49000EA8" w14:textId="2FDE44BE" w:rsidR="00824845"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Pr>
                <w:rFonts w:cs="Tahoma"/>
              </w:rPr>
              <w:t>[1..1]</w:t>
            </w:r>
          </w:p>
        </w:tc>
        <w:tc>
          <w:tcPr>
            <w:tcW w:w="2113" w:type="dxa"/>
          </w:tcPr>
          <w:p w14:paraId="223F2E55" w14:textId="77777777" w:rsidR="00824845"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r>
      <w:tr w:rsidR="00824845" w:rsidRPr="007542B8" w14:paraId="70F73932" w14:textId="77777777" w:rsidTr="000D7E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3F6F5063" w14:textId="77777777" w:rsidR="00824845" w:rsidRPr="007542B8" w:rsidRDefault="00824845" w:rsidP="00824845">
            <w:pPr>
              <w:numPr>
                <w:ilvl w:val="0"/>
                <w:numId w:val="13"/>
              </w:numPr>
              <w:spacing w:before="40"/>
              <w:contextualSpacing/>
            </w:pPr>
          </w:p>
        </w:tc>
        <w:tc>
          <w:tcPr>
            <w:tcW w:w="526" w:type="dxa"/>
          </w:tcPr>
          <w:p w14:paraId="2C6BB863"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283" w:type="dxa"/>
          </w:tcPr>
          <w:p w14:paraId="3B8D8050"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280" w:type="dxa"/>
            <w:gridSpan w:val="2"/>
          </w:tcPr>
          <w:p w14:paraId="3E804871" w14:textId="77777777" w:rsidR="00824845" w:rsidRPr="00E03717" w:rsidRDefault="00824845" w:rsidP="00824845">
            <w:pPr>
              <w:tabs>
                <w:tab w:val="center" w:pos="3001"/>
              </w:tabs>
              <w:cnfStyle w:val="000000010000" w:firstRow="0" w:lastRow="0" w:firstColumn="0" w:lastColumn="0" w:oddVBand="0" w:evenVBand="0" w:oddHBand="0" w:evenHBand="1" w:firstRowFirstColumn="0" w:firstRowLastColumn="0" w:lastRowFirstColumn="0" w:lastRowLastColumn="0"/>
              <w:rPr>
                <w:rFonts w:cs="Tahoma"/>
              </w:rPr>
            </w:pPr>
          </w:p>
        </w:tc>
        <w:tc>
          <w:tcPr>
            <w:tcW w:w="351" w:type="dxa"/>
            <w:gridSpan w:val="4"/>
          </w:tcPr>
          <w:p w14:paraId="5A67E68C" w14:textId="77777777" w:rsidR="00824845" w:rsidRPr="006A0040" w:rsidRDefault="00824845" w:rsidP="00824845">
            <w:pPr>
              <w:tabs>
                <w:tab w:val="center" w:pos="3001"/>
              </w:tabs>
              <w:cnfStyle w:val="000000010000" w:firstRow="0" w:lastRow="0" w:firstColumn="0" w:lastColumn="0" w:oddVBand="0" w:evenVBand="0" w:oddHBand="0" w:evenHBand="1" w:firstRowFirstColumn="0" w:firstRowLastColumn="0" w:lastRowFirstColumn="0" w:lastRowLastColumn="0"/>
              <w:rPr>
                <w:rFonts w:cs="Tahoma"/>
              </w:rPr>
            </w:pPr>
          </w:p>
        </w:tc>
        <w:tc>
          <w:tcPr>
            <w:tcW w:w="270" w:type="dxa"/>
            <w:gridSpan w:val="3"/>
          </w:tcPr>
          <w:p w14:paraId="5F047E58" w14:textId="77777777" w:rsidR="00824845" w:rsidRPr="00504D2F" w:rsidRDefault="00824845" w:rsidP="00824845">
            <w:pPr>
              <w:tabs>
                <w:tab w:val="center" w:pos="3001"/>
              </w:tabs>
              <w:cnfStyle w:val="000000010000" w:firstRow="0" w:lastRow="0" w:firstColumn="0" w:lastColumn="0" w:oddVBand="0" w:evenVBand="0" w:oddHBand="0" w:evenHBand="1" w:firstRowFirstColumn="0" w:firstRowLastColumn="0" w:lastRowFirstColumn="0" w:lastRowLastColumn="0"/>
              <w:rPr>
                <w:rFonts w:cs="Tahoma"/>
              </w:rPr>
            </w:pPr>
          </w:p>
        </w:tc>
        <w:tc>
          <w:tcPr>
            <w:tcW w:w="4917" w:type="dxa"/>
            <w:gridSpan w:val="6"/>
          </w:tcPr>
          <w:p w14:paraId="4A6FEEFA" w14:textId="5B0617F4" w:rsidR="00824845" w:rsidRPr="00504D2F" w:rsidRDefault="00824845" w:rsidP="00824845">
            <w:pPr>
              <w:tabs>
                <w:tab w:val="center" w:pos="3001"/>
              </w:tabs>
              <w:cnfStyle w:val="000000010000" w:firstRow="0" w:lastRow="0" w:firstColumn="0" w:lastColumn="0" w:oddVBand="0" w:evenVBand="0" w:oddHBand="0" w:evenHBand="1" w:firstRowFirstColumn="0" w:firstRowLastColumn="0" w:lastRowFirstColumn="0" w:lastRowLastColumn="0"/>
              <w:rPr>
                <w:rFonts w:cs="Tahoma"/>
              </w:rPr>
            </w:pPr>
            <w:r w:rsidRPr="00504D2F">
              <w:rPr>
                <w:rFonts w:cs="Tahoma"/>
              </w:rPr>
              <w:t>Country</w:t>
            </w:r>
            <w:r>
              <w:rPr>
                <w:rFonts w:cs="Tahoma"/>
              </w:rPr>
              <w:t xml:space="preserve"> </w:t>
            </w:r>
            <w:r w:rsidRPr="00504D2F">
              <w:rPr>
                <w:rFonts w:cs="Tahoma"/>
              </w:rPr>
              <w:t>Of</w:t>
            </w:r>
            <w:r>
              <w:rPr>
                <w:rFonts w:cs="Tahoma"/>
              </w:rPr>
              <w:t xml:space="preserve"> </w:t>
            </w:r>
            <w:r w:rsidRPr="00504D2F">
              <w:rPr>
                <w:rFonts w:cs="Tahoma"/>
              </w:rPr>
              <w:t>Birth</w:t>
            </w:r>
          </w:p>
        </w:tc>
        <w:tc>
          <w:tcPr>
            <w:tcW w:w="2513" w:type="dxa"/>
          </w:tcPr>
          <w:p w14:paraId="432FD412" w14:textId="1A9BE1E9" w:rsidR="00824845" w:rsidRPr="00504D2F" w:rsidRDefault="00824845" w:rsidP="00824845">
            <w:pPr>
              <w:tabs>
                <w:tab w:val="left" w:pos="464"/>
              </w:tabs>
              <w:cnfStyle w:val="000000010000" w:firstRow="0" w:lastRow="0" w:firstColumn="0" w:lastColumn="0" w:oddVBand="0" w:evenVBand="0" w:oddHBand="0" w:evenHBand="1" w:firstRowFirstColumn="0" w:firstRowLastColumn="0" w:lastRowFirstColumn="0" w:lastRowLastColumn="0"/>
              <w:rPr>
                <w:rFonts w:cs="Tahoma"/>
              </w:rPr>
            </w:pPr>
            <w:r w:rsidRPr="00504D2F">
              <w:rPr>
                <w:rFonts w:cs="Tahoma"/>
              </w:rPr>
              <w:t>&lt;CtryOfBirth&gt;</w:t>
            </w:r>
          </w:p>
        </w:tc>
        <w:tc>
          <w:tcPr>
            <w:tcW w:w="1151" w:type="dxa"/>
          </w:tcPr>
          <w:p w14:paraId="1CE79BEB" w14:textId="009C458D" w:rsidR="00824845"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r>
              <w:rPr>
                <w:rFonts w:cs="Tahoma"/>
              </w:rPr>
              <w:t>[1..1]</w:t>
            </w:r>
          </w:p>
        </w:tc>
        <w:tc>
          <w:tcPr>
            <w:tcW w:w="2113" w:type="dxa"/>
          </w:tcPr>
          <w:p w14:paraId="7C5556FE" w14:textId="77777777" w:rsidR="00824845"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r>
      <w:tr w:rsidR="00824845" w:rsidRPr="007542B8" w14:paraId="7F3BBB1C" w14:textId="77777777" w:rsidTr="000D7EC2">
        <w:tc>
          <w:tcPr>
            <w:cnfStyle w:val="001000000000" w:firstRow="0" w:lastRow="0" w:firstColumn="1" w:lastColumn="0" w:oddVBand="0" w:evenVBand="0" w:oddHBand="0" w:evenHBand="0" w:firstRowFirstColumn="0" w:firstRowLastColumn="0" w:lastRowFirstColumn="0" w:lastRowLastColumn="0"/>
            <w:tcW w:w="625" w:type="dxa"/>
          </w:tcPr>
          <w:p w14:paraId="28A12A65" w14:textId="77777777" w:rsidR="00824845" w:rsidRPr="007542B8" w:rsidRDefault="00824845" w:rsidP="00824845">
            <w:pPr>
              <w:numPr>
                <w:ilvl w:val="0"/>
                <w:numId w:val="13"/>
              </w:numPr>
              <w:spacing w:before="40"/>
              <w:contextualSpacing/>
            </w:pPr>
          </w:p>
        </w:tc>
        <w:tc>
          <w:tcPr>
            <w:tcW w:w="526" w:type="dxa"/>
          </w:tcPr>
          <w:p w14:paraId="49E41FF6"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283" w:type="dxa"/>
          </w:tcPr>
          <w:p w14:paraId="4FAAEDD8"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280" w:type="dxa"/>
            <w:gridSpan w:val="2"/>
          </w:tcPr>
          <w:p w14:paraId="6B734A43" w14:textId="77777777" w:rsidR="00824845" w:rsidRPr="00E03717" w:rsidRDefault="00824845" w:rsidP="00824845">
            <w:pPr>
              <w:tabs>
                <w:tab w:val="center" w:pos="3001"/>
              </w:tabs>
              <w:cnfStyle w:val="000000000000" w:firstRow="0" w:lastRow="0" w:firstColumn="0" w:lastColumn="0" w:oddVBand="0" w:evenVBand="0" w:oddHBand="0" w:evenHBand="0" w:firstRowFirstColumn="0" w:firstRowLastColumn="0" w:lastRowFirstColumn="0" w:lastRowLastColumn="0"/>
              <w:rPr>
                <w:rFonts w:cs="Tahoma"/>
              </w:rPr>
            </w:pPr>
          </w:p>
        </w:tc>
        <w:tc>
          <w:tcPr>
            <w:tcW w:w="351" w:type="dxa"/>
            <w:gridSpan w:val="4"/>
          </w:tcPr>
          <w:p w14:paraId="40F4E187" w14:textId="77777777" w:rsidR="00824845" w:rsidRPr="00F85EE6" w:rsidRDefault="00824845" w:rsidP="00824845">
            <w:pPr>
              <w:tabs>
                <w:tab w:val="center" w:pos="3001"/>
              </w:tabs>
              <w:cnfStyle w:val="000000000000" w:firstRow="0" w:lastRow="0" w:firstColumn="0" w:lastColumn="0" w:oddVBand="0" w:evenVBand="0" w:oddHBand="0" w:evenHBand="0" w:firstRowFirstColumn="0" w:firstRowLastColumn="0" w:lastRowFirstColumn="0" w:lastRowLastColumn="0"/>
              <w:rPr>
                <w:rFonts w:cs="Tahoma"/>
              </w:rPr>
            </w:pPr>
          </w:p>
        </w:tc>
        <w:tc>
          <w:tcPr>
            <w:tcW w:w="5187" w:type="dxa"/>
            <w:gridSpan w:val="9"/>
          </w:tcPr>
          <w:p w14:paraId="090B1716" w14:textId="01051F6A" w:rsidR="00824845" w:rsidRPr="00F85EE6" w:rsidRDefault="00824845" w:rsidP="00824845">
            <w:pPr>
              <w:tabs>
                <w:tab w:val="center" w:pos="3001"/>
              </w:tabs>
              <w:cnfStyle w:val="000000000000" w:firstRow="0" w:lastRow="0" w:firstColumn="0" w:lastColumn="0" w:oddVBand="0" w:evenVBand="0" w:oddHBand="0" w:evenHBand="0" w:firstRowFirstColumn="0" w:firstRowLastColumn="0" w:lastRowFirstColumn="0" w:lastRowLastColumn="0"/>
              <w:rPr>
                <w:rFonts w:cs="Tahoma"/>
              </w:rPr>
            </w:pPr>
            <w:r w:rsidRPr="006A0040">
              <w:rPr>
                <w:rFonts w:cs="Tahoma"/>
              </w:rPr>
              <w:t>Other</w:t>
            </w:r>
          </w:p>
        </w:tc>
        <w:tc>
          <w:tcPr>
            <w:tcW w:w="2513" w:type="dxa"/>
          </w:tcPr>
          <w:p w14:paraId="09816483" w14:textId="1591E9B7" w:rsidR="00824845" w:rsidRPr="00F85EE6" w:rsidRDefault="00824845" w:rsidP="00824845">
            <w:pPr>
              <w:tabs>
                <w:tab w:val="left" w:pos="464"/>
              </w:tabs>
              <w:cnfStyle w:val="000000000000" w:firstRow="0" w:lastRow="0" w:firstColumn="0" w:lastColumn="0" w:oddVBand="0" w:evenVBand="0" w:oddHBand="0" w:evenHBand="0" w:firstRowFirstColumn="0" w:firstRowLastColumn="0" w:lastRowFirstColumn="0" w:lastRowLastColumn="0"/>
              <w:rPr>
                <w:rFonts w:cs="Tahoma"/>
              </w:rPr>
            </w:pPr>
            <w:r w:rsidRPr="006A0040">
              <w:rPr>
                <w:rFonts w:cs="Tahoma"/>
              </w:rPr>
              <w:t>&lt;Othr&gt;</w:t>
            </w:r>
          </w:p>
        </w:tc>
        <w:tc>
          <w:tcPr>
            <w:tcW w:w="1151" w:type="dxa"/>
          </w:tcPr>
          <w:p w14:paraId="43F9ADF0" w14:textId="4B366C8B" w:rsidR="00824845"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Pr>
                <w:rFonts w:cs="Tahoma"/>
              </w:rPr>
              <w:t>[0..*]</w:t>
            </w:r>
          </w:p>
        </w:tc>
        <w:tc>
          <w:tcPr>
            <w:tcW w:w="2113" w:type="dxa"/>
          </w:tcPr>
          <w:p w14:paraId="5C929A71"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r>
      <w:tr w:rsidR="00824845" w:rsidRPr="007542B8" w14:paraId="70B79E54" w14:textId="77777777" w:rsidTr="000D7E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0E711D5F" w14:textId="77777777" w:rsidR="00824845" w:rsidRPr="007542B8" w:rsidRDefault="00824845" w:rsidP="00824845">
            <w:pPr>
              <w:numPr>
                <w:ilvl w:val="0"/>
                <w:numId w:val="13"/>
              </w:numPr>
              <w:spacing w:before="40"/>
              <w:contextualSpacing/>
            </w:pPr>
          </w:p>
        </w:tc>
        <w:tc>
          <w:tcPr>
            <w:tcW w:w="526" w:type="dxa"/>
          </w:tcPr>
          <w:p w14:paraId="248071A6"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283" w:type="dxa"/>
          </w:tcPr>
          <w:p w14:paraId="6E94A041"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280" w:type="dxa"/>
            <w:gridSpan w:val="2"/>
          </w:tcPr>
          <w:p w14:paraId="56D4CB3B" w14:textId="77777777" w:rsidR="00824845" w:rsidRPr="00E03717" w:rsidRDefault="00824845" w:rsidP="00824845">
            <w:pPr>
              <w:tabs>
                <w:tab w:val="center" w:pos="3001"/>
              </w:tabs>
              <w:cnfStyle w:val="000000010000" w:firstRow="0" w:lastRow="0" w:firstColumn="0" w:lastColumn="0" w:oddVBand="0" w:evenVBand="0" w:oddHBand="0" w:evenHBand="1" w:firstRowFirstColumn="0" w:firstRowLastColumn="0" w:lastRowFirstColumn="0" w:lastRowLastColumn="0"/>
              <w:rPr>
                <w:rFonts w:cs="Tahoma"/>
              </w:rPr>
            </w:pPr>
          </w:p>
        </w:tc>
        <w:tc>
          <w:tcPr>
            <w:tcW w:w="351" w:type="dxa"/>
            <w:gridSpan w:val="4"/>
          </w:tcPr>
          <w:p w14:paraId="3C858CBF" w14:textId="77777777" w:rsidR="00824845" w:rsidRPr="00F85EE6" w:rsidRDefault="00824845" w:rsidP="00824845">
            <w:pPr>
              <w:tabs>
                <w:tab w:val="center" w:pos="3001"/>
              </w:tabs>
              <w:cnfStyle w:val="000000010000" w:firstRow="0" w:lastRow="0" w:firstColumn="0" w:lastColumn="0" w:oddVBand="0" w:evenVBand="0" w:oddHBand="0" w:evenHBand="1" w:firstRowFirstColumn="0" w:firstRowLastColumn="0" w:lastRowFirstColumn="0" w:lastRowLastColumn="0"/>
              <w:rPr>
                <w:rFonts w:cs="Tahoma"/>
              </w:rPr>
            </w:pPr>
          </w:p>
        </w:tc>
        <w:tc>
          <w:tcPr>
            <w:tcW w:w="270" w:type="dxa"/>
            <w:gridSpan w:val="3"/>
          </w:tcPr>
          <w:p w14:paraId="0740A242" w14:textId="77777777" w:rsidR="00824845" w:rsidRPr="006A0040" w:rsidRDefault="00824845" w:rsidP="00824845">
            <w:pPr>
              <w:tabs>
                <w:tab w:val="center" w:pos="3001"/>
              </w:tabs>
              <w:cnfStyle w:val="000000010000" w:firstRow="0" w:lastRow="0" w:firstColumn="0" w:lastColumn="0" w:oddVBand="0" w:evenVBand="0" w:oddHBand="0" w:evenHBand="1" w:firstRowFirstColumn="0" w:firstRowLastColumn="0" w:lastRowFirstColumn="0" w:lastRowLastColumn="0"/>
              <w:rPr>
                <w:rFonts w:cs="Tahoma"/>
              </w:rPr>
            </w:pPr>
          </w:p>
        </w:tc>
        <w:tc>
          <w:tcPr>
            <w:tcW w:w="4917" w:type="dxa"/>
            <w:gridSpan w:val="6"/>
          </w:tcPr>
          <w:p w14:paraId="11B25511" w14:textId="77777777" w:rsidR="00824845"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r w:rsidRPr="0088720C">
              <w:rPr>
                <w:rFonts w:cs="Tahoma"/>
              </w:rPr>
              <w:t>Identification</w:t>
            </w:r>
            <w:r>
              <w:rPr>
                <w:rFonts w:cs="Tahoma"/>
              </w:rPr>
              <w:t xml:space="preserve"> </w:t>
            </w:r>
          </w:p>
          <w:p w14:paraId="01762A06" w14:textId="2E06671C" w:rsidR="00824845" w:rsidRDefault="00824845" w:rsidP="00824845">
            <w:pPr>
              <w:pStyle w:val="ListParagraph"/>
              <w:numPr>
                <w:ilvl w:val="0"/>
                <w:numId w:val="17"/>
              </w:numPr>
              <w:cnfStyle w:val="000000010000" w:firstRow="0" w:lastRow="0" w:firstColumn="0" w:lastColumn="0" w:oddVBand="0" w:evenVBand="0" w:oddHBand="0" w:evenHBand="1" w:firstRowFirstColumn="0" w:firstRowLastColumn="0" w:lastRowFirstColumn="0" w:lastRowLastColumn="0"/>
              <w:rPr>
                <w:rFonts w:cs="Tahoma"/>
              </w:rPr>
            </w:pPr>
            <w:r w:rsidRPr="00C544D9">
              <w:rPr>
                <w:rFonts w:cs="Tahoma"/>
              </w:rPr>
              <w:t>Taxpayer TIN</w:t>
            </w:r>
          </w:p>
          <w:p w14:paraId="2D36C82D" w14:textId="77777777" w:rsidR="00824845" w:rsidRDefault="00824845" w:rsidP="00824845">
            <w:pPr>
              <w:pStyle w:val="ListParagraph"/>
              <w:numPr>
                <w:ilvl w:val="0"/>
                <w:numId w:val="17"/>
              </w:numPr>
              <w:cnfStyle w:val="000000010000" w:firstRow="0" w:lastRow="0" w:firstColumn="0" w:lastColumn="0" w:oddVBand="0" w:evenVBand="0" w:oddHBand="0" w:evenHBand="1" w:firstRowFirstColumn="0" w:firstRowLastColumn="0" w:lastRowFirstColumn="0" w:lastRowLastColumn="0"/>
              <w:rPr>
                <w:rFonts w:cs="Tahoma"/>
              </w:rPr>
            </w:pPr>
            <w:r w:rsidRPr="002917F0">
              <w:rPr>
                <w:rFonts w:cs="Tahoma"/>
              </w:rPr>
              <w:t xml:space="preserve">Payer </w:t>
            </w:r>
            <w:r>
              <w:rPr>
                <w:rFonts w:cs="Tahoma"/>
              </w:rPr>
              <w:t>S</w:t>
            </w:r>
            <w:r w:rsidRPr="002917F0">
              <w:rPr>
                <w:rFonts w:cs="Tahoma"/>
              </w:rPr>
              <w:t xml:space="preserve">pecific </w:t>
            </w:r>
            <w:r>
              <w:rPr>
                <w:rFonts w:cs="Tahoma"/>
              </w:rPr>
              <w:t>I</w:t>
            </w:r>
            <w:r w:rsidRPr="002917F0">
              <w:rPr>
                <w:rFonts w:cs="Tahoma"/>
              </w:rPr>
              <w:t>dentifier</w:t>
            </w:r>
          </w:p>
          <w:p w14:paraId="067503EB" w14:textId="77777777" w:rsidR="00824845" w:rsidRDefault="00824845" w:rsidP="00824845">
            <w:pPr>
              <w:tabs>
                <w:tab w:val="center" w:pos="3001"/>
              </w:tabs>
              <w:spacing w:before="40"/>
              <w:ind w:left="360"/>
              <w:contextualSpacing/>
              <w:cnfStyle w:val="000000010000" w:firstRow="0" w:lastRow="0" w:firstColumn="0" w:lastColumn="0" w:oddVBand="0" w:evenVBand="0" w:oddHBand="0" w:evenHBand="1" w:firstRowFirstColumn="0" w:firstRowLastColumn="0" w:lastRowFirstColumn="0" w:lastRowLastColumn="0"/>
              <w:rPr>
                <w:rFonts w:cs="Tahoma"/>
                <w:i/>
                <w:iCs/>
              </w:rPr>
            </w:pPr>
          </w:p>
          <w:p w14:paraId="6A754DF5" w14:textId="4A77AA98" w:rsidR="00824845" w:rsidRPr="006A0040" w:rsidRDefault="00824845" w:rsidP="00824845">
            <w:pPr>
              <w:tabs>
                <w:tab w:val="center" w:pos="3001"/>
              </w:tabs>
              <w:spacing w:before="40"/>
              <w:contextualSpacing/>
              <w:cnfStyle w:val="000000010000" w:firstRow="0" w:lastRow="0" w:firstColumn="0" w:lastColumn="0" w:oddVBand="0" w:evenVBand="0" w:oddHBand="0" w:evenHBand="1" w:firstRowFirstColumn="0" w:firstRowLastColumn="0" w:lastRowFirstColumn="0" w:lastRowLastColumn="0"/>
              <w:rPr>
                <w:rFonts w:cs="Tahoma"/>
              </w:rPr>
            </w:pPr>
            <w:r w:rsidRPr="00C544D9">
              <w:rPr>
                <w:rFonts w:cs="Tahoma"/>
                <w:i/>
                <w:iCs/>
              </w:rPr>
              <w:t>Unique and unambiguous identification of a person, for example passport.</w:t>
            </w:r>
          </w:p>
        </w:tc>
        <w:tc>
          <w:tcPr>
            <w:tcW w:w="2513" w:type="dxa"/>
          </w:tcPr>
          <w:p w14:paraId="313C904A" w14:textId="3D574EDE" w:rsidR="00824845" w:rsidRPr="006A0040" w:rsidRDefault="00824845" w:rsidP="00824845">
            <w:pPr>
              <w:tabs>
                <w:tab w:val="left" w:pos="464"/>
              </w:tabs>
              <w:cnfStyle w:val="000000010000" w:firstRow="0" w:lastRow="0" w:firstColumn="0" w:lastColumn="0" w:oddVBand="0" w:evenVBand="0" w:oddHBand="0" w:evenHBand="1" w:firstRowFirstColumn="0" w:firstRowLastColumn="0" w:lastRowFirstColumn="0" w:lastRowLastColumn="0"/>
              <w:rPr>
                <w:rFonts w:cs="Tahoma"/>
              </w:rPr>
            </w:pPr>
            <w:r>
              <w:rPr>
                <w:rFonts w:cs="Tahoma"/>
              </w:rPr>
              <w:t>&lt;Id&gt;</w:t>
            </w:r>
          </w:p>
        </w:tc>
        <w:tc>
          <w:tcPr>
            <w:tcW w:w="1151" w:type="dxa"/>
          </w:tcPr>
          <w:p w14:paraId="7B782A04" w14:textId="60AE9D89" w:rsidR="00824845"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r>
              <w:rPr>
                <w:rFonts w:cs="Tahoma"/>
              </w:rPr>
              <w:t>[1..1]</w:t>
            </w:r>
          </w:p>
        </w:tc>
        <w:tc>
          <w:tcPr>
            <w:tcW w:w="2113" w:type="dxa"/>
          </w:tcPr>
          <w:p w14:paraId="4BF0D210"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r>
      <w:tr w:rsidR="00824845" w:rsidRPr="007542B8" w14:paraId="7C6F9892" w14:textId="77777777" w:rsidTr="000D7EC2">
        <w:tc>
          <w:tcPr>
            <w:cnfStyle w:val="001000000000" w:firstRow="0" w:lastRow="0" w:firstColumn="1" w:lastColumn="0" w:oddVBand="0" w:evenVBand="0" w:oddHBand="0" w:evenHBand="0" w:firstRowFirstColumn="0" w:firstRowLastColumn="0" w:lastRowFirstColumn="0" w:lastRowLastColumn="0"/>
            <w:tcW w:w="625" w:type="dxa"/>
          </w:tcPr>
          <w:p w14:paraId="61DFE0F2" w14:textId="77777777" w:rsidR="00824845" w:rsidRPr="007542B8" w:rsidRDefault="00824845" w:rsidP="00824845">
            <w:pPr>
              <w:numPr>
                <w:ilvl w:val="0"/>
                <w:numId w:val="13"/>
              </w:numPr>
              <w:spacing w:before="40"/>
              <w:contextualSpacing/>
            </w:pPr>
          </w:p>
        </w:tc>
        <w:tc>
          <w:tcPr>
            <w:tcW w:w="526" w:type="dxa"/>
          </w:tcPr>
          <w:p w14:paraId="64C57E20"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283" w:type="dxa"/>
          </w:tcPr>
          <w:p w14:paraId="07848624"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280" w:type="dxa"/>
            <w:gridSpan w:val="2"/>
          </w:tcPr>
          <w:p w14:paraId="021AD7DE" w14:textId="77777777" w:rsidR="00824845" w:rsidRPr="00E03717" w:rsidRDefault="00824845" w:rsidP="00824845">
            <w:pPr>
              <w:tabs>
                <w:tab w:val="center" w:pos="3001"/>
              </w:tabs>
              <w:cnfStyle w:val="000000000000" w:firstRow="0" w:lastRow="0" w:firstColumn="0" w:lastColumn="0" w:oddVBand="0" w:evenVBand="0" w:oddHBand="0" w:evenHBand="0" w:firstRowFirstColumn="0" w:firstRowLastColumn="0" w:lastRowFirstColumn="0" w:lastRowLastColumn="0"/>
              <w:rPr>
                <w:rFonts w:cs="Tahoma"/>
              </w:rPr>
            </w:pPr>
          </w:p>
        </w:tc>
        <w:tc>
          <w:tcPr>
            <w:tcW w:w="351" w:type="dxa"/>
            <w:gridSpan w:val="4"/>
          </w:tcPr>
          <w:p w14:paraId="5AD80962" w14:textId="77777777" w:rsidR="00824845" w:rsidRPr="00F85EE6" w:rsidRDefault="00824845" w:rsidP="00824845">
            <w:pPr>
              <w:tabs>
                <w:tab w:val="center" w:pos="3001"/>
              </w:tabs>
              <w:cnfStyle w:val="000000000000" w:firstRow="0" w:lastRow="0" w:firstColumn="0" w:lastColumn="0" w:oddVBand="0" w:evenVBand="0" w:oddHBand="0" w:evenHBand="0" w:firstRowFirstColumn="0" w:firstRowLastColumn="0" w:lastRowFirstColumn="0" w:lastRowLastColumn="0"/>
              <w:rPr>
                <w:rFonts w:cs="Tahoma"/>
              </w:rPr>
            </w:pPr>
          </w:p>
        </w:tc>
        <w:tc>
          <w:tcPr>
            <w:tcW w:w="5187" w:type="dxa"/>
            <w:gridSpan w:val="9"/>
          </w:tcPr>
          <w:p w14:paraId="14B88238" w14:textId="45BBE50B" w:rsidR="00824845" w:rsidRPr="0088720C"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sidRPr="00F437ED">
              <w:rPr>
                <w:rFonts w:cs="Tahoma"/>
              </w:rPr>
              <w:t>Scheme</w:t>
            </w:r>
            <w:r>
              <w:rPr>
                <w:rFonts w:cs="Tahoma"/>
              </w:rPr>
              <w:t xml:space="preserve"> </w:t>
            </w:r>
            <w:r w:rsidRPr="00F437ED">
              <w:rPr>
                <w:rFonts w:cs="Tahoma"/>
              </w:rPr>
              <w:t xml:space="preserve">Name </w:t>
            </w:r>
          </w:p>
        </w:tc>
        <w:tc>
          <w:tcPr>
            <w:tcW w:w="2513" w:type="dxa"/>
          </w:tcPr>
          <w:p w14:paraId="0568592B" w14:textId="3FA64C9A" w:rsidR="00824845" w:rsidRDefault="00824845" w:rsidP="00824845">
            <w:pPr>
              <w:tabs>
                <w:tab w:val="left" w:pos="464"/>
              </w:tabs>
              <w:cnfStyle w:val="000000000000" w:firstRow="0" w:lastRow="0" w:firstColumn="0" w:lastColumn="0" w:oddVBand="0" w:evenVBand="0" w:oddHBand="0" w:evenHBand="0" w:firstRowFirstColumn="0" w:firstRowLastColumn="0" w:lastRowFirstColumn="0" w:lastRowLastColumn="0"/>
              <w:rPr>
                <w:rFonts w:cs="Tahoma"/>
              </w:rPr>
            </w:pPr>
            <w:r w:rsidRPr="00F437ED">
              <w:rPr>
                <w:rFonts w:cs="Tahoma"/>
              </w:rPr>
              <w:t>&lt;SchmeNm&gt;</w:t>
            </w:r>
          </w:p>
        </w:tc>
        <w:tc>
          <w:tcPr>
            <w:tcW w:w="1151" w:type="dxa"/>
          </w:tcPr>
          <w:p w14:paraId="0F316A4A" w14:textId="6A0EC82C" w:rsidR="00824845"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Pr>
                <w:rFonts w:cs="Tahoma"/>
              </w:rPr>
              <w:t>[0..1]</w:t>
            </w:r>
          </w:p>
        </w:tc>
        <w:tc>
          <w:tcPr>
            <w:tcW w:w="2113" w:type="dxa"/>
          </w:tcPr>
          <w:p w14:paraId="75C75E0A"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r>
      <w:tr w:rsidR="00824845" w:rsidRPr="007542B8" w14:paraId="11F1B3B9" w14:textId="77777777" w:rsidTr="000D7E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7F280830" w14:textId="77777777" w:rsidR="00824845" w:rsidRPr="007542B8" w:rsidRDefault="00824845" w:rsidP="00824845">
            <w:pPr>
              <w:numPr>
                <w:ilvl w:val="0"/>
                <w:numId w:val="13"/>
              </w:numPr>
              <w:spacing w:before="40"/>
              <w:contextualSpacing/>
            </w:pPr>
          </w:p>
        </w:tc>
        <w:tc>
          <w:tcPr>
            <w:tcW w:w="526" w:type="dxa"/>
          </w:tcPr>
          <w:p w14:paraId="3DCF221B"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283" w:type="dxa"/>
          </w:tcPr>
          <w:p w14:paraId="4E5C4BA3"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280" w:type="dxa"/>
            <w:gridSpan w:val="2"/>
          </w:tcPr>
          <w:p w14:paraId="45CE8049" w14:textId="77777777" w:rsidR="00824845" w:rsidRPr="00E03717" w:rsidRDefault="00824845" w:rsidP="00824845">
            <w:pPr>
              <w:tabs>
                <w:tab w:val="center" w:pos="3001"/>
              </w:tabs>
              <w:cnfStyle w:val="000000010000" w:firstRow="0" w:lastRow="0" w:firstColumn="0" w:lastColumn="0" w:oddVBand="0" w:evenVBand="0" w:oddHBand="0" w:evenHBand="1" w:firstRowFirstColumn="0" w:firstRowLastColumn="0" w:lastRowFirstColumn="0" w:lastRowLastColumn="0"/>
              <w:rPr>
                <w:rFonts w:cs="Tahoma"/>
              </w:rPr>
            </w:pPr>
          </w:p>
        </w:tc>
        <w:tc>
          <w:tcPr>
            <w:tcW w:w="351" w:type="dxa"/>
            <w:gridSpan w:val="4"/>
          </w:tcPr>
          <w:p w14:paraId="1E1C42B8" w14:textId="77777777" w:rsidR="00824845" w:rsidRPr="00F85EE6" w:rsidRDefault="00824845" w:rsidP="00824845">
            <w:pPr>
              <w:tabs>
                <w:tab w:val="center" w:pos="3001"/>
              </w:tabs>
              <w:cnfStyle w:val="000000010000" w:firstRow="0" w:lastRow="0" w:firstColumn="0" w:lastColumn="0" w:oddVBand="0" w:evenVBand="0" w:oddHBand="0" w:evenHBand="1" w:firstRowFirstColumn="0" w:firstRowLastColumn="0" w:lastRowFirstColumn="0" w:lastRowLastColumn="0"/>
              <w:rPr>
                <w:rFonts w:cs="Tahoma"/>
              </w:rPr>
            </w:pPr>
          </w:p>
        </w:tc>
        <w:tc>
          <w:tcPr>
            <w:tcW w:w="270" w:type="dxa"/>
            <w:gridSpan w:val="3"/>
          </w:tcPr>
          <w:p w14:paraId="78B92456" w14:textId="77777777" w:rsidR="00824845" w:rsidRPr="00F437ED"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4917" w:type="dxa"/>
            <w:gridSpan w:val="6"/>
          </w:tcPr>
          <w:p w14:paraId="642AB0B3" w14:textId="77777777" w:rsidR="00824845"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r w:rsidRPr="00F437ED">
              <w:rPr>
                <w:rFonts w:cs="Tahoma"/>
              </w:rPr>
              <w:t>Code</w:t>
            </w:r>
          </w:p>
          <w:p w14:paraId="3878D852" w14:textId="77777777" w:rsidR="00824845" w:rsidRDefault="00824845" w:rsidP="00824845">
            <w:pPr>
              <w:pStyle w:val="ListParagraph"/>
              <w:numPr>
                <w:ilvl w:val="0"/>
                <w:numId w:val="40"/>
              </w:numPr>
              <w:cnfStyle w:val="000000010000" w:firstRow="0" w:lastRow="0" w:firstColumn="0" w:lastColumn="0" w:oddVBand="0" w:evenVBand="0" w:oddHBand="0" w:evenHBand="1" w:firstRowFirstColumn="0" w:firstRowLastColumn="0" w:lastRowFirstColumn="0" w:lastRowLastColumn="0"/>
              <w:rPr>
                <w:rFonts w:cs="Tahoma"/>
              </w:rPr>
            </w:pPr>
            <w:r>
              <w:rPr>
                <w:rFonts w:cs="Tahoma"/>
              </w:rPr>
              <w:t>The value must be “BILL”</w:t>
            </w:r>
          </w:p>
          <w:p w14:paraId="42F484E8" w14:textId="77777777" w:rsidR="00824845"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r>
              <w:rPr>
                <w:rFonts w:cs="Tahoma"/>
              </w:rPr>
              <w:t>Flag indicating that the Debtor Personal Id (</w:t>
            </w:r>
            <w:r w:rsidRPr="00F437ED">
              <w:rPr>
                <w:rFonts w:cs="Tahoma"/>
              </w:rPr>
              <w:t>CdtTrfTxInf/Dbtr/Id/PrvtId/Othr/Id</w:t>
            </w:r>
            <w:r>
              <w:rPr>
                <w:rFonts w:cs="Tahoma"/>
              </w:rPr>
              <w:t xml:space="preserve">) represents billing identification. </w:t>
            </w:r>
          </w:p>
          <w:p w14:paraId="2B52E090" w14:textId="77777777" w:rsidR="00824845"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p w14:paraId="3D384A49" w14:textId="5BCB1C5D" w:rsidR="00824845" w:rsidRPr="00F437ED"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r>
              <w:rPr>
                <w:rFonts w:cs="Tahoma"/>
              </w:rPr>
              <w:t>If missing, then this means that Personal Id is not billing related.</w:t>
            </w:r>
          </w:p>
        </w:tc>
        <w:tc>
          <w:tcPr>
            <w:tcW w:w="2513" w:type="dxa"/>
          </w:tcPr>
          <w:p w14:paraId="3386AA43" w14:textId="5C8E59A1" w:rsidR="00824845" w:rsidRPr="00F437ED" w:rsidRDefault="00824845" w:rsidP="00824845">
            <w:pPr>
              <w:tabs>
                <w:tab w:val="left" w:pos="464"/>
              </w:tabs>
              <w:cnfStyle w:val="000000010000" w:firstRow="0" w:lastRow="0" w:firstColumn="0" w:lastColumn="0" w:oddVBand="0" w:evenVBand="0" w:oddHBand="0" w:evenHBand="1" w:firstRowFirstColumn="0" w:firstRowLastColumn="0" w:lastRowFirstColumn="0" w:lastRowLastColumn="0"/>
              <w:rPr>
                <w:rFonts w:cs="Tahoma"/>
              </w:rPr>
            </w:pPr>
            <w:r w:rsidRPr="00F437ED">
              <w:rPr>
                <w:rFonts w:cs="Tahoma"/>
              </w:rPr>
              <w:t>&lt;Cd&gt;</w:t>
            </w:r>
          </w:p>
        </w:tc>
        <w:tc>
          <w:tcPr>
            <w:tcW w:w="1151" w:type="dxa"/>
          </w:tcPr>
          <w:p w14:paraId="503E9AB7" w14:textId="7C42D08E" w:rsidR="00824845"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r>
              <w:rPr>
                <w:rFonts w:cs="Tahoma"/>
              </w:rPr>
              <w:t>[1..1]</w:t>
            </w:r>
          </w:p>
        </w:tc>
        <w:tc>
          <w:tcPr>
            <w:tcW w:w="2113" w:type="dxa"/>
          </w:tcPr>
          <w:p w14:paraId="0CC2382C"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r>
      <w:tr w:rsidR="00824845" w:rsidRPr="007542B8" w14:paraId="6327F37F" w14:textId="77777777" w:rsidTr="000D7EC2">
        <w:tc>
          <w:tcPr>
            <w:cnfStyle w:val="001000000000" w:firstRow="0" w:lastRow="0" w:firstColumn="1" w:lastColumn="0" w:oddVBand="0" w:evenVBand="0" w:oddHBand="0" w:evenHBand="0" w:firstRowFirstColumn="0" w:firstRowLastColumn="0" w:lastRowFirstColumn="0" w:lastRowLastColumn="0"/>
            <w:tcW w:w="625" w:type="dxa"/>
          </w:tcPr>
          <w:p w14:paraId="4F331953" w14:textId="77777777" w:rsidR="00824845" w:rsidRPr="007542B8" w:rsidRDefault="00824845" w:rsidP="00824845">
            <w:pPr>
              <w:numPr>
                <w:ilvl w:val="0"/>
                <w:numId w:val="13"/>
              </w:numPr>
              <w:spacing w:before="40"/>
              <w:contextualSpacing/>
            </w:pPr>
          </w:p>
        </w:tc>
        <w:tc>
          <w:tcPr>
            <w:tcW w:w="526" w:type="dxa"/>
          </w:tcPr>
          <w:p w14:paraId="765F6C53"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6101" w:type="dxa"/>
            <w:gridSpan w:val="16"/>
          </w:tcPr>
          <w:p w14:paraId="45CBB0ED"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rPr>
              <w:t>Debtor account</w:t>
            </w:r>
          </w:p>
        </w:tc>
        <w:tc>
          <w:tcPr>
            <w:tcW w:w="2513" w:type="dxa"/>
          </w:tcPr>
          <w:p w14:paraId="324F48D8" w14:textId="77777777" w:rsidR="00824845" w:rsidRPr="007542B8" w:rsidRDefault="00824845" w:rsidP="00824845">
            <w:pPr>
              <w:tabs>
                <w:tab w:val="left" w:pos="464"/>
              </w:tabs>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rPr>
              <w:t>&lt;</w:t>
            </w:r>
            <w:r w:rsidRPr="007542B8">
              <w:rPr>
                <w:rFonts w:cs="Tahoma"/>
                <w:bCs/>
              </w:rPr>
              <w:t>DbtrAcct&gt;</w:t>
            </w:r>
          </w:p>
        </w:tc>
        <w:tc>
          <w:tcPr>
            <w:tcW w:w="1151" w:type="dxa"/>
          </w:tcPr>
          <w:p w14:paraId="26AA4AA8"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rPr>
              <w:t>[0..1]</w:t>
            </w:r>
          </w:p>
        </w:tc>
        <w:tc>
          <w:tcPr>
            <w:tcW w:w="2113" w:type="dxa"/>
          </w:tcPr>
          <w:p w14:paraId="6DFECDBE"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r>
      <w:tr w:rsidR="00824845" w:rsidRPr="007542B8" w14:paraId="4726B75B" w14:textId="77777777" w:rsidTr="000D7E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0EB54A8C" w14:textId="77777777" w:rsidR="00824845" w:rsidRPr="007542B8" w:rsidRDefault="00824845" w:rsidP="00824845">
            <w:pPr>
              <w:numPr>
                <w:ilvl w:val="0"/>
                <w:numId w:val="13"/>
              </w:numPr>
              <w:spacing w:before="40"/>
              <w:contextualSpacing/>
            </w:pPr>
          </w:p>
        </w:tc>
        <w:tc>
          <w:tcPr>
            <w:tcW w:w="526" w:type="dxa"/>
          </w:tcPr>
          <w:p w14:paraId="5BF9968E"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283" w:type="dxa"/>
          </w:tcPr>
          <w:p w14:paraId="11119A2F"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5818" w:type="dxa"/>
            <w:gridSpan w:val="15"/>
          </w:tcPr>
          <w:p w14:paraId="6B54B352"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Identification</w:t>
            </w:r>
          </w:p>
        </w:tc>
        <w:tc>
          <w:tcPr>
            <w:tcW w:w="2513" w:type="dxa"/>
          </w:tcPr>
          <w:p w14:paraId="2B703E1C" w14:textId="77777777" w:rsidR="00824845" w:rsidRPr="007542B8" w:rsidRDefault="00824845" w:rsidP="00824845">
            <w:pPr>
              <w:tabs>
                <w:tab w:val="left" w:pos="464"/>
              </w:tabs>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&lt;Id&gt;</w:t>
            </w:r>
          </w:p>
        </w:tc>
        <w:tc>
          <w:tcPr>
            <w:tcW w:w="1151" w:type="dxa"/>
          </w:tcPr>
          <w:p w14:paraId="0C0B929D"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[1..1]</w:t>
            </w:r>
          </w:p>
        </w:tc>
        <w:tc>
          <w:tcPr>
            <w:tcW w:w="2113" w:type="dxa"/>
          </w:tcPr>
          <w:p w14:paraId="33044DBA"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r>
      <w:tr w:rsidR="00824845" w:rsidRPr="007542B8" w14:paraId="41A1E0BB" w14:textId="77777777" w:rsidTr="000D7EC2">
        <w:tc>
          <w:tcPr>
            <w:cnfStyle w:val="001000000000" w:firstRow="0" w:lastRow="0" w:firstColumn="1" w:lastColumn="0" w:oddVBand="0" w:evenVBand="0" w:oddHBand="0" w:evenHBand="0" w:firstRowFirstColumn="0" w:firstRowLastColumn="0" w:lastRowFirstColumn="0" w:lastRowLastColumn="0"/>
            <w:tcW w:w="625" w:type="dxa"/>
          </w:tcPr>
          <w:p w14:paraId="32AB67A5" w14:textId="77777777" w:rsidR="00824845" w:rsidRPr="007542B8" w:rsidRDefault="00824845" w:rsidP="00824845">
            <w:pPr>
              <w:numPr>
                <w:ilvl w:val="0"/>
                <w:numId w:val="13"/>
              </w:numPr>
              <w:spacing w:before="40"/>
              <w:contextualSpacing/>
            </w:pPr>
          </w:p>
        </w:tc>
        <w:tc>
          <w:tcPr>
            <w:tcW w:w="526" w:type="dxa"/>
          </w:tcPr>
          <w:p w14:paraId="74B3F423"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283" w:type="dxa"/>
          </w:tcPr>
          <w:p w14:paraId="36A9E2B1"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280" w:type="dxa"/>
            <w:gridSpan w:val="2"/>
          </w:tcPr>
          <w:p w14:paraId="2E6A836F"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5538" w:type="dxa"/>
            <w:gridSpan w:val="13"/>
          </w:tcPr>
          <w:p w14:paraId="20187A72" w14:textId="77777777" w:rsidR="00824845"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Pr>
                <w:rFonts w:cs="Tahoma"/>
              </w:rPr>
              <w:t>IBAN</w:t>
            </w:r>
          </w:p>
          <w:p w14:paraId="4740F8B7" w14:textId="0D246F73" w:rsidR="00824845" w:rsidRPr="007542B8" w:rsidRDefault="00824845" w:rsidP="00824845">
            <w:pPr>
              <w:numPr>
                <w:ilvl w:val="0"/>
                <w:numId w:val="17"/>
              </w:numPr>
              <w:tabs>
                <w:tab w:val="center" w:pos="3001"/>
              </w:tabs>
              <w:spacing w:before="40"/>
              <w:contextualSpacing/>
              <w:cnfStyle w:val="000000000000" w:firstRow="0" w:lastRow="0" w:firstColumn="0" w:lastColumn="0" w:oddVBand="0" w:evenVBand="0" w:oddHBand="0" w:evenHBand="0" w:firstRowFirstColumn="0" w:firstRowLastColumn="0" w:lastRowFirstColumn="0" w:lastRowLastColumn="0"/>
              <w:rPr>
                <w:rFonts w:cs="Tahoma"/>
              </w:rPr>
            </w:pPr>
            <w:r w:rsidRPr="00FE7730">
              <w:rPr>
                <w:color w:val="000000"/>
              </w:rPr>
              <w:lastRenderedPageBreak/>
              <w:t xml:space="preserve">Ordering </w:t>
            </w:r>
            <w:r>
              <w:rPr>
                <w:color w:val="000000"/>
              </w:rPr>
              <w:t>C</w:t>
            </w:r>
            <w:r w:rsidRPr="00FE7730">
              <w:rPr>
                <w:color w:val="000000"/>
              </w:rPr>
              <w:t xml:space="preserve">ustomer </w:t>
            </w:r>
            <w:r>
              <w:rPr>
                <w:color w:val="000000"/>
              </w:rPr>
              <w:t>A</w:t>
            </w:r>
            <w:r w:rsidRPr="00FE7730">
              <w:rPr>
                <w:color w:val="000000"/>
              </w:rPr>
              <w:t xml:space="preserve">ccount </w:t>
            </w:r>
            <w:r>
              <w:rPr>
                <w:color w:val="000000"/>
              </w:rPr>
              <w:t>N</w:t>
            </w:r>
            <w:r w:rsidRPr="00FE7730">
              <w:rPr>
                <w:color w:val="000000"/>
              </w:rPr>
              <w:t>umber</w:t>
            </w:r>
          </w:p>
        </w:tc>
        <w:tc>
          <w:tcPr>
            <w:tcW w:w="2513" w:type="dxa"/>
          </w:tcPr>
          <w:p w14:paraId="22925195" w14:textId="376535B0" w:rsidR="00824845" w:rsidRPr="007542B8" w:rsidRDefault="00824845" w:rsidP="00824845">
            <w:pPr>
              <w:tabs>
                <w:tab w:val="left" w:pos="464"/>
              </w:tabs>
              <w:cnfStyle w:val="000000000000" w:firstRow="0" w:lastRow="0" w:firstColumn="0" w:lastColumn="0" w:oddVBand="0" w:evenVBand="0" w:oddHBand="0" w:evenHBand="0" w:firstRowFirstColumn="0" w:firstRowLastColumn="0" w:lastRowFirstColumn="0" w:lastRowLastColumn="0"/>
              <w:rPr>
                <w:rFonts w:cs="Tahoma"/>
              </w:rPr>
            </w:pPr>
            <w:r>
              <w:rPr>
                <w:rFonts w:cs="Tahoma"/>
              </w:rPr>
              <w:lastRenderedPageBreak/>
              <w:t>&lt;IBAN&gt;</w:t>
            </w:r>
          </w:p>
        </w:tc>
        <w:tc>
          <w:tcPr>
            <w:tcW w:w="1151" w:type="dxa"/>
          </w:tcPr>
          <w:p w14:paraId="62509772" w14:textId="602421F0"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Pr>
                <w:rFonts w:cs="Tahoma"/>
              </w:rPr>
              <w:t>[0..1]</w:t>
            </w:r>
          </w:p>
        </w:tc>
        <w:tc>
          <w:tcPr>
            <w:tcW w:w="2113" w:type="dxa"/>
          </w:tcPr>
          <w:p w14:paraId="48CED3D8" w14:textId="35A20BC2"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Pr>
                <w:rFonts w:cs="Tahoma"/>
              </w:rPr>
              <w:t>{OR</w:t>
            </w:r>
          </w:p>
        </w:tc>
      </w:tr>
      <w:tr w:rsidR="00824845" w:rsidRPr="007542B8" w14:paraId="7EDF8152" w14:textId="77777777" w:rsidTr="000D7E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3354EF48" w14:textId="77777777" w:rsidR="00824845" w:rsidRPr="007542B8" w:rsidRDefault="00824845" w:rsidP="00824845">
            <w:pPr>
              <w:numPr>
                <w:ilvl w:val="0"/>
                <w:numId w:val="13"/>
              </w:numPr>
              <w:spacing w:before="40"/>
              <w:contextualSpacing/>
            </w:pPr>
          </w:p>
        </w:tc>
        <w:tc>
          <w:tcPr>
            <w:tcW w:w="526" w:type="dxa"/>
          </w:tcPr>
          <w:p w14:paraId="5C6C7319"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283" w:type="dxa"/>
          </w:tcPr>
          <w:p w14:paraId="47886D09"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280" w:type="dxa"/>
            <w:gridSpan w:val="2"/>
          </w:tcPr>
          <w:p w14:paraId="57CBBBC6"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5538" w:type="dxa"/>
            <w:gridSpan w:val="13"/>
          </w:tcPr>
          <w:p w14:paraId="3DEF7C0A"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Other</w:t>
            </w:r>
          </w:p>
        </w:tc>
        <w:tc>
          <w:tcPr>
            <w:tcW w:w="2513" w:type="dxa"/>
          </w:tcPr>
          <w:p w14:paraId="27764EB2" w14:textId="77777777" w:rsidR="00824845" w:rsidRPr="007542B8" w:rsidRDefault="00824845" w:rsidP="00824845">
            <w:pPr>
              <w:tabs>
                <w:tab w:val="left" w:pos="464"/>
              </w:tabs>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&lt;Othr&gt;</w:t>
            </w:r>
          </w:p>
        </w:tc>
        <w:tc>
          <w:tcPr>
            <w:tcW w:w="1151" w:type="dxa"/>
          </w:tcPr>
          <w:p w14:paraId="00B5CBF3" w14:textId="66D0F51F"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w:t>
            </w:r>
            <w:r>
              <w:rPr>
                <w:rFonts w:cs="Tahoma"/>
              </w:rPr>
              <w:t>0</w:t>
            </w:r>
            <w:r w:rsidRPr="007542B8">
              <w:rPr>
                <w:rFonts w:cs="Tahoma"/>
              </w:rPr>
              <w:t>..1]</w:t>
            </w:r>
          </w:p>
        </w:tc>
        <w:tc>
          <w:tcPr>
            <w:tcW w:w="2113" w:type="dxa"/>
          </w:tcPr>
          <w:p w14:paraId="595DCF1D"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r>
      <w:tr w:rsidR="00824845" w:rsidRPr="007542B8" w14:paraId="50ABE33D" w14:textId="77777777" w:rsidTr="000D7EC2">
        <w:tc>
          <w:tcPr>
            <w:cnfStyle w:val="001000000000" w:firstRow="0" w:lastRow="0" w:firstColumn="1" w:lastColumn="0" w:oddVBand="0" w:evenVBand="0" w:oddHBand="0" w:evenHBand="0" w:firstRowFirstColumn="0" w:firstRowLastColumn="0" w:lastRowFirstColumn="0" w:lastRowLastColumn="0"/>
            <w:tcW w:w="625" w:type="dxa"/>
          </w:tcPr>
          <w:p w14:paraId="5F7120C5" w14:textId="77777777" w:rsidR="00824845" w:rsidRPr="007542B8" w:rsidRDefault="00824845" w:rsidP="00824845">
            <w:pPr>
              <w:numPr>
                <w:ilvl w:val="0"/>
                <w:numId w:val="13"/>
              </w:numPr>
              <w:spacing w:before="40"/>
              <w:contextualSpacing/>
            </w:pPr>
          </w:p>
        </w:tc>
        <w:tc>
          <w:tcPr>
            <w:tcW w:w="526" w:type="dxa"/>
          </w:tcPr>
          <w:p w14:paraId="12031AAF"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283" w:type="dxa"/>
          </w:tcPr>
          <w:p w14:paraId="1C235B62"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280" w:type="dxa"/>
            <w:gridSpan w:val="2"/>
          </w:tcPr>
          <w:p w14:paraId="13756DBC"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298" w:type="dxa"/>
            <w:gridSpan w:val="3"/>
          </w:tcPr>
          <w:p w14:paraId="1AFF8271"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5240" w:type="dxa"/>
            <w:gridSpan w:val="10"/>
          </w:tcPr>
          <w:p w14:paraId="43A1C950" w14:textId="77777777" w:rsidR="00824845"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rPr>
              <w:t>Identification</w:t>
            </w:r>
          </w:p>
          <w:p w14:paraId="573BE4EB" w14:textId="5D7E7FFF" w:rsidR="00824845" w:rsidRPr="007542B8" w:rsidRDefault="00824845" w:rsidP="00824845">
            <w:pPr>
              <w:numPr>
                <w:ilvl w:val="0"/>
                <w:numId w:val="17"/>
              </w:numPr>
              <w:tabs>
                <w:tab w:val="center" w:pos="3001"/>
              </w:tabs>
              <w:spacing w:before="40"/>
              <w:contextualSpacing/>
              <w:cnfStyle w:val="000000000000" w:firstRow="0" w:lastRow="0" w:firstColumn="0" w:lastColumn="0" w:oddVBand="0" w:evenVBand="0" w:oddHBand="0" w:evenHBand="0" w:firstRowFirstColumn="0" w:firstRowLastColumn="0" w:lastRowFirstColumn="0" w:lastRowLastColumn="0"/>
              <w:rPr>
                <w:rFonts w:cs="Tahoma"/>
              </w:rPr>
            </w:pPr>
            <w:r w:rsidRPr="00FE7730">
              <w:rPr>
                <w:color w:val="000000"/>
              </w:rPr>
              <w:t>Treasury Code</w:t>
            </w:r>
          </w:p>
        </w:tc>
        <w:tc>
          <w:tcPr>
            <w:tcW w:w="2513" w:type="dxa"/>
          </w:tcPr>
          <w:p w14:paraId="2FC9EA3B" w14:textId="77777777" w:rsidR="00824845" w:rsidRPr="007542B8" w:rsidRDefault="00824845" w:rsidP="00824845">
            <w:pPr>
              <w:tabs>
                <w:tab w:val="left" w:pos="464"/>
              </w:tabs>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rPr>
              <w:t>&lt;Id&gt;</w:t>
            </w:r>
          </w:p>
        </w:tc>
        <w:tc>
          <w:tcPr>
            <w:tcW w:w="1151" w:type="dxa"/>
          </w:tcPr>
          <w:p w14:paraId="702BB19F"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rPr>
              <w:t>[1..1]</w:t>
            </w:r>
          </w:p>
        </w:tc>
        <w:tc>
          <w:tcPr>
            <w:tcW w:w="2113" w:type="dxa"/>
          </w:tcPr>
          <w:p w14:paraId="574A18F2" w14:textId="4226F294"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Pr>
                <w:rFonts w:cs="Tahoma"/>
              </w:rPr>
              <w:t>OR}</w:t>
            </w:r>
          </w:p>
        </w:tc>
      </w:tr>
      <w:tr w:rsidR="00824845" w:rsidRPr="007542B8" w14:paraId="162892A4" w14:textId="77777777" w:rsidTr="000D7E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6D398781" w14:textId="77777777" w:rsidR="00824845" w:rsidRPr="007542B8" w:rsidRDefault="00824845" w:rsidP="00824845">
            <w:pPr>
              <w:numPr>
                <w:ilvl w:val="0"/>
                <w:numId w:val="13"/>
              </w:numPr>
              <w:spacing w:before="40"/>
              <w:contextualSpacing/>
            </w:pPr>
          </w:p>
        </w:tc>
        <w:tc>
          <w:tcPr>
            <w:tcW w:w="526" w:type="dxa"/>
          </w:tcPr>
          <w:p w14:paraId="531052BA"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6101" w:type="dxa"/>
            <w:gridSpan w:val="16"/>
          </w:tcPr>
          <w:p w14:paraId="344294F2"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Debtor Agent</w:t>
            </w:r>
          </w:p>
        </w:tc>
        <w:tc>
          <w:tcPr>
            <w:tcW w:w="2513" w:type="dxa"/>
          </w:tcPr>
          <w:p w14:paraId="7958C68D" w14:textId="77777777" w:rsidR="00824845" w:rsidRPr="007542B8" w:rsidRDefault="00824845" w:rsidP="00824845">
            <w:pPr>
              <w:tabs>
                <w:tab w:val="left" w:pos="464"/>
              </w:tabs>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&lt;DbtrAgt&gt;</w:t>
            </w:r>
          </w:p>
        </w:tc>
        <w:tc>
          <w:tcPr>
            <w:tcW w:w="1151" w:type="dxa"/>
          </w:tcPr>
          <w:p w14:paraId="5DC609BB"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[1..1]</w:t>
            </w:r>
          </w:p>
        </w:tc>
        <w:tc>
          <w:tcPr>
            <w:tcW w:w="2113" w:type="dxa"/>
          </w:tcPr>
          <w:p w14:paraId="1170242D"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r>
      <w:tr w:rsidR="00824845" w:rsidRPr="007542B8" w14:paraId="67D9758D" w14:textId="77777777" w:rsidTr="000D7EC2">
        <w:tc>
          <w:tcPr>
            <w:cnfStyle w:val="001000000000" w:firstRow="0" w:lastRow="0" w:firstColumn="1" w:lastColumn="0" w:oddVBand="0" w:evenVBand="0" w:oddHBand="0" w:evenHBand="0" w:firstRowFirstColumn="0" w:firstRowLastColumn="0" w:lastRowFirstColumn="0" w:lastRowLastColumn="0"/>
            <w:tcW w:w="625" w:type="dxa"/>
          </w:tcPr>
          <w:p w14:paraId="2D8E4B36" w14:textId="77777777" w:rsidR="00824845" w:rsidRPr="007542B8" w:rsidRDefault="00824845" w:rsidP="00824845">
            <w:pPr>
              <w:numPr>
                <w:ilvl w:val="0"/>
                <w:numId w:val="13"/>
              </w:numPr>
              <w:spacing w:before="40"/>
              <w:contextualSpacing/>
            </w:pPr>
          </w:p>
        </w:tc>
        <w:tc>
          <w:tcPr>
            <w:tcW w:w="526" w:type="dxa"/>
          </w:tcPr>
          <w:p w14:paraId="46E821D8"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283" w:type="dxa"/>
          </w:tcPr>
          <w:p w14:paraId="52674365"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5818" w:type="dxa"/>
            <w:gridSpan w:val="15"/>
          </w:tcPr>
          <w:p w14:paraId="5E91510E"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lang w:val="en-GB"/>
              </w:rPr>
              <w:t>Financial Institution Identification</w:t>
            </w:r>
          </w:p>
        </w:tc>
        <w:tc>
          <w:tcPr>
            <w:tcW w:w="2513" w:type="dxa"/>
          </w:tcPr>
          <w:p w14:paraId="07DF7E59" w14:textId="77777777" w:rsidR="00824845" w:rsidRPr="007542B8" w:rsidRDefault="00824845" w:rsidP="00824845">
            <w:pPr>
              <w:tabs>
                <w:tab w:val="left" w:pos="464"/>
              </w:tabs>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rPr>
              <w:t>&lt;FinInstnId&gt;</w:t>
            </w:r>
          </w:p>
        </w:tc>
        <w:tc>
          <w:tcPr>
            <w:tcW w:w="1151" w:type="dxa"/>
          </w:tcPr>
          <w:p w14:paraId="23FEE444"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rPr>
              <w:t>[1..1]</w:t>
            </w:r>
          </w:p>
        </w:tc>
        <w:tc>
          <w:tcPr>
            <w:tcW w:w="2113" w:type="dxa"/>
          </w:tcPr>
          <w:p w14:paraId="0487C692"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r>
      <w:tr w:rsidR="00824845" w:rsidRPr="007542B8" w14:paraId="4869F8EA" w14:textId="77777777" w:rsidTr="000D7E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1C7F8A00" w14:textId="77777777" w:rsidR="00824845" w:rsidRPr="007542B8" w:rsidRDefault="00824845" w:rsidP="00824845">
            <w:pPr>
              <w:numPr>
                <w:ilvl w:val="0"/>
                <w:numId w:val="13"/>
              </w:numPr>
              <w:spacing w:before="40"/>
              <w:contextualSpacing/>
            </w:pPr>
          </w:p>
        </w:tc>
        <w:tc>
          <w:tcPr>
            <w:tcW w:w="526" w:type="dxa"/>
          </w:tcPr>
          <w:p w14:paraId="63DDEB6E"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283" w:type="dxa"/>
          </w:tcPr>
          <w:p w14:paraId="539DB519"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280" w:type="dxa"/>
            <w:gridSpan w:val="2"/>
          </w:tcPr>
          <w:p w14:paraId="64396DA0"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5538" w:type="dxa"/>
            <w:gridSpan w:val="13"/>
          </w:tcPr>
          <w:p w14:paraId="0A2F8266"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BIC</w:t>
            </w:r>
          </w:p>
          <w:p w14:paraId="634127D5" w14:textId="171A9A54" w:rsidR="00824845" w:rsidRPr="00E03717" w:rsidRDefault="00824845" w:rsidP="00824845">
            <w:pPr>
              <w:numPr>
                <w:ilvl w:val="0"/>
                <w:numId w:val="17"/>
              </w:numPr>
              <w:tabs>
                <w:tab w:val="center" w:pos="3001"/>
              </w:tabs>
              <w:spacing w:before="40"/>
              <w:contextualSpacing/>
              <w:cnfStyle w:val="000000010000" w:firstRow="0" w:lastRow="0" w:firstColumn="0" w:lastColumn="0" w:oddVBand="0" w:evenVBand="0" w:oddHBand="0" w:evenHBand="1" w:firstRowFirstColumn="0" w:firstRowLastColumn="0" w:lastRowFirstColumn="0" w:lastRowLastColumn="0"/>
              <w:rPr>
                <w:color w:val="000000"/>
              </w:rPr>
            </w:pPr>
            <w:r w:rsidRPr="00E03717">
              <w:rPr>
                <w:color w:val="000000"/>
              </w:rPr>
              <w:t>Debtor Agent Identification</w:t>
            </w:r>
          </w:p>
          <w:p w14:paraId="78FF69D6" w14:textId="77777777" w:rsidR="00824845" w:rsidRDefault="00824845" w:rsidP="00824845">
            <w:pPr>
              <w:spacing w:before="40"/>
              <w:contextualSpacing/>
              <w:cnfStyle w:val="000000010000" w:firstRow="0" w:lastRow="0" w:firstColumn="0" w:lastColumn="0" w:oddVBand="0" w:evenVBand="0" w:oddHBand="0" w:evenHBand="1" w:firstRowFirstColumn="0" w:firstRowLastColumn="0" w:lastRowFirstColumn="0" w:lastRowLastColumn="0"/>
              <w:rPr>
                <w:color w:val="000000"/>
              </w:rPr>
            </w:pPr>
          </w:p>
          <w:p w14:paraId="5BAA2C6A" w14:textId="4767ED17" w:rsidR="00824845" w:rsidRPr="007542B8" w:rsidRDefault="00824845" w:rsidP="00824845">
            <w:pPr>
              <w:spacing w:before="40"/>
              <w:contextualSpacing/>
              <w:cnfStyle w:val="000000010000" w:firstRow="0" w:lastRow="0" w:firstColumn="0" w:lastColumn="0" w:oddVBand="0" w:evenVBand="0" w:oddHBand="0" w:evenHBand="1" w:firstRowFirstColumn="0" w:firstRowLastColumn="0" w:lastRowFirstColumn="0" w:lastRowLastColumn="0"/>
              <w:rPr>
                <w:rFonts w:ascii="Calibri" w:hAnsi="Calibri"/>
                <w:color w:val="000000"/>
              </w:rPr>
            </w:pPr>
            <w:r w:rsidRPr="007542B8">
              <w:rPr>
                <w:color w:val="000000"/>
              </w:rPr>
              <w:t>The use of the format for BIC or SWIFT codes is validated: ISO 9362.</w:t>
            </w:r>
          </w:p>
        </w:tc>
        <w:tc>
          <w:tcPr>
            <w:tcW w:w="2513" w:type="dxa"/>
          </w:tcPr>
          <w:p w14:paraId="2A76C28A" w14:textId="77777777" w:rsidR="00824845" w:rsidRPr="007542B8" w:rsidRDefault="00824845" w:rsidP="00824845">
            <w:pPr>
              <w:tabs>
                <w:tab w:val="left" w:pos="464"/>
              </w:tabs>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&lt;BICFI&gt;</w:t>
            </w:r>
          </w:p>
        </w:tc>
        <w:tc>
          <w:tcPr>
            <w:tcW w:w="1151" w:type="dxa"/>
          </w:tcPr>
          <w:p w14:paraId="2911EE6B"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[0..1]</w:t>
            </w:r>
          </w:p>
        </w:tc>
        <w:tc>
          <w:tcPr>
            <w:tcW w:w="2113" w:type="dxa"/>
          </w:tcPr>
          <w:p w14:paraId="2FF440E2"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BICFIIdentifier</w:t>
            </w:r>
          </w:p>
        </w:tc>
      </w:tr>
      <w:tr w:rsidR="00824845" w:rsidRPr="007542B8" w14:paraId="4DA10BCF" w14:textId="77777777" w:rsidTr="000D7EC2">
        <w:tc>
          <w:tcPr>
            <w:cnfStyle w:val="001000000000" w:firstRow="0" w:lastRow="0" w:firstColumn="1" w:lastColumn="0" w:oddVBand="0" w:evenVBand="0" w:oddHBand="0" w:evenHBand="0" w:firstRowFirstColumn="0" w:firstRowLastColumn="0" w:lastRowFirstColumn="0" w:lastRowLastColumn="0"/>
            <w:tcW w:w="625" w:type="dxa"/>
          </w:tcPr>
          <w:p w14:paraId="0C43C695" w14:textId="77777777" w:rsidR="00824845" w:rsidRPr="007542B8" w:rsidRDefault="00824845" w:rsidP="00824845">
            <w:pPr>
              <w:numPr>
                <w:ilvl w:val="0"/>
                <w:numId w:val="13"/>
              </w:numPr>
              <w:spacing w:before="40"/>
              <w:contextualSpacing/>
            </w:pPr>
          </w:p>
        </w:tc>
        <w:tc>
          <w:tcPr>
            <w:tcW w:w="526" w:type="dxa"/>
          </w:tcPr>
          <w:p w14:paraId="1F25EC2A"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283" w:type="dxa"/>
          </w:tcPr>
          <w:p w14:paraId="0CE1DD47"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280" w:type="dxa"/>
            <w:gridSpan w:val="2"/>
          </w:tcPr>
          <w:p w14:paraId="4FF2B459"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5538" w:type="dxa"/>
            <w:gridSpan w:val="13"/>
          </w:tcPr>
          <w:p w14:paraId="2CFDA615" w14:textId="304742C0"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sidRPr="003D51CC">
              <w:rPr>
                <w:rFonts w:cs="Tahoma"/>
              </w:rPr>
              <w:t>Clearing</w:t>
            </w:r>
            <w:r>
              <w:rPr>
                <w:rFonts w:cs="Tahoma"/>
              </w:rPr>
              <w:t xml:space="preserve"> </w:t>
            </w:r>
            <w:r w:rsidRPr="003D51CC">
              <w:rPr>
                <w:rFonts w:cs="Tahoma"/>
              </w:rPr>
              <w:t>System</w:t>
            </w:r>
            <w:r>
              <w:rPr>
                <w:rFonts w:cs="Tahoma"/>
              </w:rPr>
              <w:t xml:space="preserve"> </w:t>
            </w:r>
            <w:r w:rsidRPr="003D51CC">
              <w:rPr>
                <w:rFonts w:cs="Tahoma"/>
              </w:rPr>
              <w:t>Member</w:t>
            </w:r>
            <w:r>
              <w:rPr>
                <w:rFonts w:cs="Tahoma"/>
              </w:rPr>
              <w:t xml:space="preserve"> </w:t>
            </w:r>
            <w:r w:rsidRPr="003D51CC">
              <w:rPr>
                <w:rFonts w:cs="Tahoma"/>
              </w:rPr>
              <w:t xml:space="preserve">Identification </w:t>
            </w:r>
          </w:p>
        </w:tc>
        <w:tc>
          <w:tcPr>
            <w:tcW w:w="2513" w:type="dxa"/>
          </w:tcPr>
          <w:p w14:paraId="19D92EC0" w14:textId="7CDBCCC3" w:rsidR="00824845" w:rsidRPr="007542B8" w:rsidRDefault="00824845" w:rsidP="00824845">
            <w:pPr>
              <w:tabs>
                <w:tab w:val="left" w:pos="464"/>
              </w:tabs>
              <w:cnfStyle w:val="000000000000" w:firstRow="0" w:lastRow="0" w:firstColumn="0" w:lastColumn="0" w:oddVBand="0" w:evenVBand="0" w:oddHBand="0" w:evenHBand="0" w:firstRowFirstColumn="0" w:firstRowLastColumn="0" w:lastRowFirstColumn="0" w:lastRowLastColumn="0"/>
              <w:rPr>
                <w:rFonts w:cs="Tahoma"/>
              </w:rPr>
            </w:pPr>
            <w:r w:rsidRPr="003D51CC">
              <w:rPr>
                <w:rFonts w:cs="Tahoma"/>
              </w:rPr>
              <w:t>&lt;ClrSysMmbId&gt;</w:t>
            </w:r>
          </w:p>
        </w:tc>
        <w:tc>
          <w:tcPr>
            <w:tcW w:w="1151" w:type="dxa"/>
          </w:tcPr>
          <w:p w14:paraId="3BE33B4A" w14:textId="35A58FAB"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Pr>
                <w:rFonts w:cs="Tahoma"/>
              </w:rPr>
              <w:t>[0..1]</w:t>
            </w:r>
          </w:p>
        </w:tc>
        <w:tc>
          <w:tcPr>
            <w:tcW w:w="2113" w:type="dxa"/>
          </w:tcPr>
          <w:p w14:paraId="176660EC"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r>
      <w:tr w:rsidR="00824845" w:rsidRPr="007542B8" w14:paraId="6BBC8FAC" w14:textId="77777777" w:rsidTr="000D7E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27C1DF03" w14:textId="77777777" w:rsidR="00824845" w:rsidRPr="007542B8" w:rsidRDefault="00824845" w:rsidP="00824845">
            <w:pPr>
              <w:numPr>
                <w:ilvl w:val="0"/>
                <w:numId w:val="13"/>
              </w:numPr>
              <w:spacing w:before="40"/>
              <w:contextualSpacing/>
            </w:pPr>
          </w:p>
        </w:tc>
        <w:tc>
          <w:tcPr>
            <w:tcW w:w="526" w:type="dxa"/>
          </w:tcPr>
          <w:p w14:paraId="53954331"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283" w:type="dxa"/>
          </w:tcPr>
          <w:p w14:paraId="203F851F"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280" w:type="dxa"/>
            <w:gridSpan w:val="2"/>
          </w:tcPr>
          <w:p w14:paraId="3FE2B354"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261" w:type="dxa"/>
            <w:gridSpan w:val="2"/>
          </w:tcPr>
          <w:p w14:paraId="770678C6"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5277" w:type="dxa"/>
            <w:gridSpan w:val="11"/>
          </w:tcPr>
          <w:p w14:paraId="6E0EDF89" w14:textId="77777777" w:rsidR="00824845"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r w:rsidRPr="003D51CC">
              <w:rPr>
                <w:rFonts w:cs="Tahoma"/>
              </w:rPr>
              <w:t>Member</w:t>
            </w:r>
            <w:r>
              <w:rPr>
                <w:rFonts w:cs="Tahoma"/>
              </w:rPr>
              <w:t xml:space="preserve"> </w:t>
            </w:r>
            <w:r w:rsidRPr="003D51CC">
              <w:rPr>
                <w:rFonts w:cs="Tahoma"/>
              </w:rPr>
              <w:t>Identification</w:t>
            </w:r>
          </w:p>
          <w:p w14:paraId="4E544D46" w14:textId="7794ED25" w:rsidR="00824845" w:rsidRPr="003D51CC" w:rsidRDefault="00824845" w:rsidP="00824845">
            <w:pPr>
              <w:pStyle w:val="ListParagraph"/>
              <w:numPr>
                <w:ilvl w:val="0"/>
                <w:numId w:val="40"/>
              </w:numPr>
              <w:cnfStyle w:val="000000010000" w:firstRow="0" w:lastRow="0" w:firstColumn="0" w:lastColumn="0" w:oddVBand="0" w:evenVBand="0" w:oddHBand="0" w:evenHBand="1" w:firstRowFirstColumn="0" w:firstRowLastColumn="0" w:lastRowFirstColumn="0" w:lastRowLastColumn="0"/>
              <w:rPr>
                <w:rFonts w:cs="Tahoma"/>
              </w:rPr>
            </w:pPr>
            <w:r>
              <w:rPr>
                <w:rFonts w:cs="Tahoma"/>
              </w:rPr>
              <w:t>Payer PSP, Type 1 Participant</w:t>
            </w:r>
          </w:p>
        </w:tc>
        <w:tc>
          <w:tcPr>
            <w:tcW w:w="2513" w:type="dxa"/>
          </w:tcPr>
          <w:p w14:paraId="13254E53" w14:textId="0267B6A0" w:rsidR="00824845" w:rsidRPr="003D51CC" w:rsidRDefault="00824845" w:rsidP="00824845">
            <w:pPr>
              <w:tabs>
                <w:tab w:val="left" w:pos="464"/>
              </w:tabs>
              <w:cnfStyle w:val="000000010000" w:firstRow="0" w:lastRow="0" w:firstColumn="0" w:lastColumn="0" w:oddVBand="0" w:evenVBand="0" w:oddHBand="0" w:evenHBand="1" w:firstRowFirstColumn="0" w:firstRowLastColumn="0" w:lastRowFirstColumn="0" w:lastRowLastColumn="0"/>
              <w:rPr>
                <w:rFonts w:cs="Tahoma"/>
              </w:rPr>
            </w:pPr>
            <w:r w:rsidRPr="003D51CC">
              <w:rPr>
                <w:rFonts w:cs="Tahoma"/>
              </w:rPr>
              <w:t>&lt;MmbId&gt;</w:t>
            </w:r>
          </w:p>
        </w:tc>
        <w:tc>
          <w:tcPr>
            <w:tcW w:w="1151" w:type="dxa"/>
          </w:tcPr>
          <w:p w14:paraId="193A7C1A" w14:textId="61D71C2F" w:rsidR="00824845"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r>
              <w:rPr>
                <w:rFonts w:cs="Tahoma"/>
              </w:rPr>
              <w:t>[1..1]</w:t>
            </w:r>
          </w:p>
        </w:tc>
        <w:tc>
          <w:tcPr>
            <w:tcW w:w="2113" w:type="dxa"/>
          </w:tcPr>
          <w:p w14:paraId="73B7C2E4"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r>
      <w:tr w:rsidR="00824845" w:rsidRPr="007542B8" w14:paraId="5F70AB2D" w14:textId="77777777" w:rsidTr="000D7EC2">
        <w:tc>
          <w:tcPr>
            <w:cnfStyle w:val="001000000000" w:firstRow="0" w:lastRow="0" w:firstColumn="1" w:lastColumn="0" w:oddVBand="0" w:evenVBand="0" w:oddHBand="0" w:evenHBand="0" w:firstRowFirstColumn="0" w:firstRowLastColumn="0" w:lastRowFirstColumn="0" w:lastRowLastColumn="0"/>
            <w:tcW w:w="625" w:type="dxa"/>
          </w:tcPr>
          <w:p w14:paraId="247F088B" w14:textId="77777777" w:rsidR="00824845" w:rsidRPr="007542B8" w:rsidRDefault="00824845" w:rsidP="00824845">
            <w:pPr>
              <w:numPr>
                <w:ilvl w:val="0"/>
                <w:numId w:val="13"/>
              </w:numPr>
              <w:spacing w:before="40"/>
              <w:contextualSpacing/>
            </w:pPr>
          </w:p>
        </w:tc>
        <w:tc>
          <w:tcPr>
            <w:tcW w:w="526" w:type="dxa"/>
          </w:tcPr>
          <w:p w14:paraId="387786AD"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6101" w:type="dxa"/>
            <w:gridSpan w:val="16"/>
          </w:tcPr>
          <w:p w14:paraId="5C766DF1"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rPr>
              <w:t>Creditor Agent</w:t>
            </w:r>
          </w:p>
        </w:tc>
        <w:tc>
          <w:tcPr>
            <w:tcW w:w="2513" w:type="dxa"/>
          </w:tcPr>
          <w:p w14:paraId="4664A140" w14:textId="77777777" w:rsidR="00824845" w:rsidRPr="007542B8" w:rsidRDefault="00824845" w:rsidP="00824845">
            <w:pPr>
              <w:tabs>
                <w:tab w:val="left" w:pos="464"/>
              </w:tabs>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rPr>
              <w:t>&lt;CdtrAgt&gt;</w:t>
            </w:r>
          </w:p>
        </w:tc>
        <w:tc>
          <w:tcPr>
            <w:tcW w:w="1151" w:type="dxa"/>
          </w:tcPr>
          <w:p w14:paraId="1D8AE0E7"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rPr>
              <w:t>[1..1]</w:t>
            </w:r>
          </w:p>
        </w:tc>
        <w:tc>
          <w:tcPr>
            <w:tcW w:w="2113" w:type="dxa"/>
          </w:tcPr>
          <w:p w14:paraId="73E2D0C9"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r>
      <w:tr w:rsidR="00824845" w:rsidRPr="007542B8" w14:paraId="321D0432" w14:textId="77777777" w:rsidTr="000D7E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0063B671" w14:textId="77777777" w:rsidR="00824845" w:rsidRPr="007542B8" w:rsidRDefault="00824845" w:rsidP="00824845">
            <w:pPr>
              <w:numPr>
                <w:ilvl w:val="0"/>
                <w:numId w:val="13"/>
              </w:numPr>
              <w:spacing w:before="40"/>
              <w:contextualSpacing/>
            </w:pPr>
          </w:p>
        </w:tc>
        <w:tc>
          <w:tcPr>
            <w:tcW w:w="526" w:type="dxa"/>
          </w:tcPr>
          <w:p w14:paraId="0C5ABF68"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283" w:type="dxa"/>
          </w:tcPr>
          <w:p w14:paraId="106DAEA9"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5818" w:type="dxa"/>
            <w:gridSpan w:val="15"/>
          </w:tcPr>
          <w:p w14:paraId="5AD23BE3"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lang w:val="en-GB"/>
              </w:rPr>
              <w:t>Financial Institution Identification</w:t>
            </w:r>
          </w:p>
        </w:tc>
        <w:tc>
          <w:tcPr>
            <w:tcW w:w="2513" w:type="dxa"/>
          </w:tcPr>
          <w:p w14:paraId="4E504E64" w14:textId="77777777" w:rsidR="00824845" w:rsidRPr="007542B8" w:rsidRDefault="00824845" w:rsidP="00824845">
            <w:pPr>
              <w:tabs>
                <w:tab w:val="left" w:pos="464"/>
              </w:tabs>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&lt;FinInstnId&gt;</w:t>
            </w:r>
          </w:p>
        </w:tc>
        <w:tc>
          <w:tcPr>
            <w:tcW w:w="1151" w:type="dxa"/>
          </w:tcPr>
          <w:p w14:paraId="79DC2918"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[1..1]</w:t>
            </w:r>
          </w:p>
        </w:tc>
        <w:tc>
          <w:tcPr>
            <w:tcW w:w="2113" w:type="dxa"/>
          </w:tcPr>
          <w:p w14:paraId="0E216499"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r>
      <w:tr w:rsidR="00824845" w:rsidRPr="007542B8" w14:paraId="6C1A1A02" w14:textId="77777777" w:rsidTr="000D7EC2">
        <w:tc>
          <w:tcPr>
            <w:cnfStyle w:val="001000000000" w:firstRow="0" w:lastRow="0" w:firstColumn="1" w:lastColumn="0" w:oddVBand="0" w:evenVBand="0" w:oddHBand="0" w:evenHBand="0" w:firstRowFirstColumn="0" w:firstRowLastColumn="0" w:lastRowFirstColumn="0" w:lastRowLastColumn="0"/>
            <w:tcW w:w="625" w:type="dxa"/>
          </w:tcPr>
          <w:p w14:paraId="1E36B800" w14:textId="77777777" w:rsidR="00824845" w:rsidRPr="007542B8" w:rsidRDefault="00824845" w:rsidP="00824845">
            <w:pPr>
              <w:numPr>
                <w:ilvl w:val="0"/>
                <w:numId w:val="13"/>
              </w:numPr>
              <w:spacing w:before="40"/>
              <w:contextualSpacing/>
            </w:pPr>
          </w:p>
        </w:tc>
        <w:tc>
          <w:tcPr>
            <w:tcW w:w="526" w:type="dxa"/>
          </w:tcPr>
          <w:p w14:paraId="343D9691"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283" w:type="dxa"/>
          </w:tcPr>
          <w:p w14:paraId="39C605DA"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280" w:type="dxa"/>
            <w:gridSpan w:val="2"/>
          </w:tcPr>
          <w:p w14:paraId="7CDB597A"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5538" w:type="dxa"/>
            <w:gridSpan w:val="13"/>
          </w:tcPr>
          <w:p w14:paraId="0604A2FF"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rPr>
              <w:t>BIC</w:t>
            </w:r>
          </w:p>
          <w:p w14:paraId="52EC6D58" w14:textId="2D282DFA" w:rsidR="00824845" w:rsidRPr="00E03717" w:rsidRDefault="00824845" w:rsidP="00824845">
            <w:pPr>
              <w:numPr>
                <w:ilvl w:val="0"/>
                <w:numId w:val="17"/>
              </w:numPr>
              <w:tabs>
                <w:tab w:val="center" w:pos="3001"/>
              </w:tabs>
              <w:spacing w:before="40"/>
              <w:contextualSpacing/>
              <w:cnfStyle w:val="000000000000" w:firstRow="0" w:lastRow="0" w:firstColumn="0" w:lastColumn="0" w:oddVBand="0" w:evenVBand="0" w:oddHBand="0" w:evenHBand="0" w:firstRowFirstColumn="0" w:firstRowLastColumn="0" w:lastRowFirstColumn="0" w:lastRowLastColumn="0"/>
              <w:rPr>
                <w:color w:val="000000"/>
              </w:rPr>
            </w:pPr>
            <w:r w:rsidRPr="00E03717">
              <w:rPr>
                <w:color w:val="000000"/>
              </w:rPr>
              <w:t>Creditor Agent Identification</w:t>
            </w:r>
          </w:p>
          <w:p w14:paraId="66DD8AFF" w14:textId="77777777" w:rsidR="00824845" w:rsidRDefault="00824845" w:rsidP="00824845">
            <w:pPr>
              <w:spacing w:before="40"/>
              <w:contextualSpacing/>
              <w:cnfStyle w:val="000000000000" w:firstRow="0" w:lastRow="0" w:firstColumn="0" w:lastColumn="0" w:oddVBand="0" w:evenVBand="0" w:oddHBand="0" w:evenHBand="0" w:firstRowFirstColumn="0" w:firstRowLastColumn="0" w:lastRowFirstColumn="0" w:lastRowLastColumn="0"/>
              <w:rPr>
                <w:color w:val="000000"/>
              </w:rPr>
            </w:pPr>
          </w:p>
          <w:p w14:paraId="7AEDC5E8" w14:textId="15FB5AF8" w:rsidR="00824845" w:rsidRPr="007542B8" w:rsidRDefault="00824845" w:rsidP="00824845">
            <w:pPr>
              <w:spacing w:before="40"/>
              <w:contextualSpacing/>
              <w:cnfStyle w:val="000000000000" w:firstRow="0" w:lastRow="0" w:firstColumn="0" w:lastColumn="0" w:oddVBand="0" w:evenVBand="0" w:oddHBand="0" w:evenHBand="0" w:firstRowFirstColumn="0" w:firstRowLastColumn="0" w:lastRowFirstColumn="0" w:lastRowLastColumn="0"/>
              <w:rPr>
                <w:rFonts w:ascii="Calibri" w:hAnsi="Calibri"/>
                <w:color w:val="000000"/>
              </w:rPr>
            </w:pPr>
            <w:r w:rsidRPr="007542B8">
              <w:rPr>
                <w:color w:val="000000"/>
              </w:rPr>
              <w:t>The use of the format for BIC or SWIFT codes is validated: ISO 9362.</w:t>
            </w:r>
          </w:p>
        </w:tc>
        <w:tc>
          <w:tcPr>
            <w:tcW w:w="2513" w:type="dxa"/>
          </w:tcPr>
          <w:p w14:paraId="0ECE5B1B" w14:textId="77777777" w:rsidR="00824845" w:rsidRPr="007542B8" w:rsidRDefault="00824845" w:rsidP="00824845">
            <w:pPr>
              <w:tabs>
                <w:tab w:val="left" w:pos="464"/>
              </w:tabs>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rPr>
              <w:t>&lt;BICFI&gt;</w:t>
            </w:r>
          </w:p>
        </w:tc>
        <w:tc>
          <w:tcPr>
            <w:tcW w:w="1151" w:type="dxa"/>
          </w:tcPr>
          <w:p w14:paraId="1D89DE2C"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rPr>
              <w:t>[0..1]</w:t>
            </w:r>
          </w:p>
        </w:tc>
        <w:tc>
          <w:tcPr>
            <w:tcW w:w="2113" w:type="dxa"/>
          </w:tcPr>
          <w:p w14:paraId="4D1CFCC6"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rPr>
              <w:t>BICFIIdentifier</w:t>
            </w:r>
          </w:p>
        </w:tc>
      </w:tr>
      <w:tr w:rsidR="00824845" w:rsidRPr="007542B8" w14:paraId="26845F1C" w14:textId="77777777" w:rsidTr="000D7E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59000C8F" w14:textId="77777777" w:rsidR="00824845" w:rsidRPr="007542B8" w:rsidRDefault="00824845" w:rsidP="00824845">
            <w:pPr>
              <w:numPr>
                <w:ilvl w:val="0"/>
                <w:numId w:val="13"/>
              </w:numPr>
              <w:spacing w:before="40"/>
              <w:contextualSpacing/>
            </w:pPr>
          </w:p>
        </w:tc>
        <w:tc>
          <w:tcPr>
            <w:tcW w:w="526" w:type="dxa"/>
          </w:tcPr>
          <w:p w14:paraId="71EEBA57"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283" w:type="dxa"/>
          </w:tcPr>
          <w:p w14:paraId="6E6F8720"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280" w:type="dxa"/>
            <w:gridSpan w:val="2"/>
          </w:tcPr>
          <w:p w14:paraId="479FC9A4"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5538" w:type="dxa"/>
            <w:gridSpan w:val="13"/>
          </w:tcPr>
          <w:p w14:paraId="58076B86" w14:textId="4ABE21BF"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r w:rsidRPr="003D51CC">
              <w:rPr>
                <w:rFonts w:cs="Tahoma"/>
              </w:rPr>
              <w:t>Clearing</w:t>
            </w:r>
            <w:r>
              <w:rPr>
                <w:rFonts w:cs="Tahoma"/>
              </w:rPr>
              <w:t xml:space="preserve"> </w:t>
            </w:r>
            <w:r w:rsidRPr="003D51CC">
              <w:rPr>
                <w:rFonts w:cs="Tahoma"/>
              </w:rPr>
              <w:t>System</w:t>
            </w:r>
            <w:r>
              <w:rPr>
                <w:rFonts w:cs="Tahoma"/>
              </w:rPr>
              <w:t xml:space="preserve"> </w:t>
            </w:r>
            <w:r w:rsidRPr="003D51CC">
              <w:rPr>
                <w:rFonts w:cs="Tahoma"/>
              </w:rPr>
              <w:t>Member</w:t>
            </w:r>
            <w:r>
              <w:rPr>
                <w:rFonts w:cs="Tahoma"/>
              </w:rPr>
              <w:t xml:space="preserve"> </w:t>
            </w:r>
            <w:r w:rsidRPr="003D51CC">
              <w:rPr>
                <w:rFonts w:cs="Tahoma"/>
              </w:rPr>
              <w:t xml:space="preserve">Identification </w:t>
            </w:r>
          </w:p>
        </w:tc>
        <w:tc>
          <w:tcPr>
            <w:tcW w:w="2513" w:type="dxa"/>
          </w:tcPr>
          <w:p w14:paraId="2FB4D071" w14:textId="7B216F2E" w:rsidR="00824845" w:rsidRPr="007542B8" w:rsidRDefault="00824845" w:rsidP="00824845">
            <w:pPr>
              <w:tabs>
                <w:tab w:val="left" w:pos="464"/>
              </w:tabs>
              <w:cnfStyle w:val="000000010000" w:firstRow="0" w:lastRow="0" w:firstColumn="0" w:lastColumn="0" w:oddVBand="0" w:evenVBand="0" w:oddHBand="0" w:evenHBand="1" w:firstRowFirstColumn="0" w:firstRowLastColumn="0" w:lastRowFirstColumn="0" w:lastRowLastColumn="0"/>
              <w:rPr>
                <w:rFonts w:cs="Tahoma"/>
              </w:rPr>
            </w:pPr>
            <w:r w:rsidRPr="003D51CC">
              <w:rPr>
                <w:rFonts w:cs="Tahoma"/>
              </w:rPr>
              <w:t>&lt;ClrSysMmbId&gt;</w:t>
            </w:r>
          </w:p>
        </w:tc>
        <w:tc>
          <w:tcPr>
            <w:tcW w:w="1151" w:type="dxa"/>
          </w:tcPr>
          <w:p w14:paraId="46AD53F2" w14:textId="4CB32CE6"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r>
              <w:rPr>
                <w:rFonts w:cs="Tahoma"/>
              </w:rPr>
              <w:t>[0..1]</w:t>
            </w:r>
          </w:p>
        </w:tc>
        <w:tc>
          <w:tcPr>
            <w:tcW w:w="2113" w:type="dxa"/>
          </w:tcPr>
          <w:p w14:paraId="027A3D0A"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r>
      <w:tr w:rsidR="00824845" w:rsidRPr="007542B8" w14:paraId="75284850" w14:textId="77777777" w:rsidTr="000D7EC2">
        <w:tc>
          <w:tcPr>
            <w:cnfStyle w:val="001000000000" w:firstRow="0" w:lastRow="0" w:firstColumn="1" w:lastColumn="0" w:oddVBand="0" w:evenVBand="0" w:oddHBand="0" w:evenHBand="0" w:firstRowFirstColumn="0" w:firstRowLastColumn="0" w:lastRowFirstColumn="0" w:lastRowLastColumn="0"/>
            <w:tcW w:w="625" w:type="dxa"/>
          </w:tcPr>
          <w:p w14:paraId="0D89363A" w14:textId="77777777" w:rsidR="00824845" w:rsidRPr="007542B8" w:rsidRDefault="00824845" w:rsidP="00824845">
            <w:pPr>
              <w:numPr>
                <w:ilvl w:val="0"/>
                <w:numId w:val="13"/>
              </w:numPr>
              <w:spacing w:before="40"/>
              <w:contextualSpacing/>
            </w:pPr>
          </w:p>
        </w:tc>
        <w:tc>
          <w:tcPr>
            <w:tcW w:w="526" w:type="dxa"/>
          </w:tcPr>
          <w:p w14:paraId="63F1FF3F"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283" w:type="dxa"/>
          </w:tcPr>
          <w:p w14:paraId="55DA0C38"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280" w:type="dxa"/>
            <w:gridSpan w:val="2"/>
          </w:tcPr>
          <w:p w14:paraId="2913B59C"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261" w:type="dxa"/>
            <w:gridSpan w:val="2"/>
          </w:tcPr>
          <w:p w14:paraId="0BAAAA89"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5277" w:type="dxa"/>
            <w:gridSpan w:val="11"/>
          </w:tcPr>
          <w:p w14:paraId="5AC1E233" w14:textId="77777777" w:rsidR="00824845"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sidRPr="003D51CC">
              <w:rPr>
                <w:rFonts w:cs="Tahoma"/>
              </w:rPr>
              <w:t>Member</w:t>
            </w:r>
            <w:r>
              <w:rPr>
                <w:rFonts w:cs="Tahoma"/>
              </w:rPr>
              <w:t xml:space="preserve"> </w:t>
            </w:r>
            <w:r w:rsidRPr="003D51CC">
              <w:rPr>
                <w:rFonts w:cs="Tahoma"/>
              </w:rPr>
              <w:t>Identification</w:t>
            </w:r>
          </w:p>
          <w:p w14:paraId="742ADF69" w14:textId="42B2A5A7" w:rsidR="00824845" w:rsidRPr="00A34785" w:rsidRDefault="00824845" w:rsidP="00824845">
            <w:pPr>
              <w:pStyle w:val="ListParagraph"/>
              <w:numPr>
                <w:ilvl w:val="0"/>
                <w:numId w:val="40"/>
              </w:numPr>
              <w:cnfStyle w:val="000000000000" w:firstRow="0" w:lastRow="0" w:firstColumn="0" w:lastColumn="0" w:oddVBand="0" w:evenVBand="0" w:oddHBand="0" w:evenHBand="0" w:firstRowFirstColumn="0" w:firstRowLastColumn="0" w:lastRowFirstColumn="0" w:lastRowLastColumn="0"/>
              <w:rPr>
                <w:rFonts w:cs="Tahoma"/>
              </w:rPr>
            </w:pPr>
            <w:r w:rsidRPr="00A34785">
              <w:rPr>
                <w:rFonts w:cs="Tahoma"/>
              </w:rPr>
              <w:t>Paye</w:t>
            </w:r>
            <w:r>
              <w:rPr>
                <w:rFonts w:cs="Tahoma"/>
              </w:rPr>
              <w:t>e</w:t>
            </w:r>
            <w:r w:rsidRPr="00A34785">
              <w:rPr>
                <w:rFonts w:cs="Tahoma"/>
              </w:rPr>
              <w:t xml:space="preserve"> PSP, Type 1 Participant</w:t>
            </w:r>
          </w:p>
        </w:tc>
        <w:tc>
          <w:tcPr>
            <w:tcW w:w="2513" w:type="dxa"/>
          </w:tcPr>
          <w:p w14:paraId="2BC9B2C3" w14:textId="045A3187" w:rsidR="00824845" w:rsidRPr="007542B8" w:rsidRDefault="00824845" w:rsidP="00824845">
            <w:pPr>
              <w:tabs>
                <w:tab w:val="left" w:pos="464"/>
              </w:tabs>
              <w:cnfStyle w:val="000000000000" w:firstRow="0" w:lastRow="0" w:firstColumn="0" w:lastColumn="0" w:oddVBand="0" w:evenVBand="0" w:oddHBand="0" w:evenHBand="0" w:firstRowFirstColumn="0" w:firstRowLastColumn="0" w:lastRowFirstColumn="0" w:lastRowLastColumn="0"/>
              <w:rPr>
                <w:rFonts w:cs="Tahoma"/>
              </w:rPr>
            </w:pPr>
            <w:r w:rsidRPr="003D51CC">
              <w:rPr>
                <w:rFonts w:cs="Tahoma"/>
              </w:rPr>
              <w:t>&lt;MmbId&gt;</w:t>
            </w:r>
          </w:p>
        </w:tc>
        <w:tc>
          <w:tcPr>
            <w:tcW w:w="1151" w:type="dxa"/>
          </w:tcPr>
          <w:p w14:paraId="73DBA0CD" w14:textId="132AA98A"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Pr>
                <w:rFonts w:cs="Tahoma"/>
              </w:rPr>
              <w:t>[1..1]</w:t>
            </w:r>
          </w:p>
        </w:tc>
        <w:tc>
          <w:tcPr>
            <w:tcW w:w="2113" w:type="dxa"/>
          </w:tcPr>
          <w:p w14:paraId="4BB4E0FE"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r>
      <w:tr w:rsidR="00824845" w:rsidRPr="007542B8" w14:paraId="7A645B82" w14:textId="77777777" w:rsidTr="000D7E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4064B603" w14:textId="77777777" w:rsidR="00824845" w:rsidRPr="007542B8" w:rsidRDefault="00824845" w:rsidP="00824845">
            <w:pPr>
              <w:numPr>
                <w:ilvl w:val="0"/>
                <w:numId w:val="13"/>
              </w:numPr>
              <w:spacing w:before="40"/>
              <w:contextualSpacing/>
            </w:pPr>
          </w:p>
        </w:tc>
        <w:tc>
          <w:tcPr>
            <w:tcW w:w="526" w:type="dxa"/>
          </w:tcPr>
          <w:p w14:paraId="72A77185"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6101" w:type="dxa"/>
            <w:gridSpan w:val="16"/>
          </w:tcPr>
          <w:p w14:paraId="1CBAF2C1"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Creditor</w:t>
            </w:r>
          </w:p>
        </w:tc>
        <w:tc>
          <w:tcPr>
            <w:tcW w:w="2513" w:type="dxa"/>
          </w:tcPr>
          <w:p w14:paraId="4AFF9E45" w14:textId="77777777" w:rsidR="00824845" w:rsidRPr="007542B8" w:rsidRDefault="00824845" w:rsidP="00824845">
            <w:pPr>
              <w:tabs>
                <w:tab w:val="left" w:pos="464"/>
              </w:tabs>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&lt;Cdtr&gt;</w:t>
            </w:r>
          </w:p>
        </w:tc>
        <w:tc>
          <w:tcPr>
            <w:tcW w:w="1151" w:type="dxa"/>
          </w:tcPr>
          <w:p w14:paraId="4B6793D5"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[1..1]</w:t>
            </w:r>
          </w:p>
        </w:tc>
        <w:tc>
          <w:tcPr>
            <w:tcW w:w="2113" w:type="dxa"/>
          </w:tcPr>
          <w:p w14:paraId="5F9F3941"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r>
      <w:tr w:rsidR="00824845" w:rsidRPr="007542B8" w14:paraId="603361D2" w14:textId="77777777" w:rsidTr="000D7EC2">
        <w:tc>
          <w:tcPr>
            <w:cnfStyle w:val="001000000000" w:firstRow="0" w:lastRow="0" w:firstColumn="1" w:lastColumn="0" w:oddVBand="0" w:evenVBand="0" w:oddHBand="0" w:evenHBand="0" w:firstRowFirstColumn="0" w:firstRowLastColumn="0" w:lastRowFirstColumn="0" w:lastRowLastColumn="0"/>
            <w:tcW w:w="625" w:type="dxa"/>
          </w:tcPr>
          <w:p w14:paraId="771795D1" w14:textId="77777777" w:rsidR="00824845" w:rsidRPr="007542B8" w:rsidRDefault="00824845" w:rsidP="00824845">
            <w:pPr>
              <w:numPr>
                <w:ilvl w:val="0"/>
                <w:numId w:val="13"/>
              </w:numPr>
              <w:spacing w:before="40"/>
              <w:contextualSpacing/>
            </w:pPr>
          </w:p>
        </w:tc>
        <w:tc>
          <w:tcPr>
            <w:tcW w:w="526" w:type="dxa"/>
          </w:tcPr>
          <w:p w14:paraId="5EDB5C0C"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283" w:type="dxa"/>
          </w:tcPr>
          <w:p w14:paraId="20673292"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5818" w:type="dxa"/>
            <w:gridSpan w:val="15"/>
          </w:tcPr>
          <w:p w14:paraId="41659213" w14:textId="77777777" w:rsidR="00824845" w:rsidRDefault="00824845" w:rsidP="00824845">
            <w:pPr>
              <w:tabs>
                <w:tab w:val="center" w:pos="3001"/>
              </w:tabs>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rPr>
              <w:t>Name</w:t>
            </w:r>
          </w:p>
          <w:p w14:paraId="320BC855" w14:textId="2A1DB71B" w:rsidR="00824845" w:rsidRPr="00FE7730" w:rsidRDefault="00824845" w:rsidP="00824845">
            <w:pPr>
              <w:numPr>
                <w:ilvl w:val="0"/>
                <w:numId w:val="18"/>
              </w:numPr>
              <w:spacing w:before="40"/>
              <w:contextualSpacing/>
              <w:cnfStyle w:val="000000000000" w:firstRow="0" w:lastRow="0" w:firstColumn="0" w:lastColumn="0" w:oddVBand="0" w:evenVBand="0" w:oddHBand="0" w:evenHBand="0" w:firstRowFirstColumn="0" w:firstRowLastColumn="0" w:lastRowFirstColumn="0" w:lastRowLastColumn="0"/>
              <w:rPr>
                <w:color w:val="000000"/>
              </w:rPr>
            </w:pPr>
            <w:r w:rsidRPr="00FE7730">
              <w:rPr>
                <w:color w:val="000000"/>
              </w:rPr>
              <w:lastRenderedPageBreak/>
              <w:t>Beneficiary Customer Name</w:t>
            </w:r>
            <w:r w:rsidRPr="00FE7730">
              <w:rPr>
                <w:color w:val="000000"/>
              </w:rPr>
              <w:tab/>
            </w:r>
          </w:p>
          <w:p w14:paraId="5645D885" w14:textId="77777777" w:rsidR="00824845" w:rsidRDefault="00824845" w:rsidP="00824845">
            <w:pPr>
              <w:tabs>
                <w:tab w:val="center" w:pos="3001"/>
              </w:tabs>
              <w:spacing w:before="40"/>
              <w:contextualSpacing/>
              <w:cnfStyle w:val="000000000000" w:firstRow="0" w:lastRow="0" w:firstColumn="0" w:lastColumn="0" w:oddVBand="0" w:evenVBand="0" w:oddHBand="0" w:evenHBand="0" w:firstRowFirstColumn="0" w:firstRowLastColumn="0" w:lastRowFirstColumn="0" w:lastRowLastColumn="0"/>
              <w:rPr>
                <w:rFonts w:cs="Tahoma"/>
              </w:rPr>
            </w:pPr>
          </w:p>
          <w:p w14:paraId="09112EB0" w14:textId="50904088" w:rsidR="00824845" w:rsidRPr="007542B8" w:rsidRDefault="00824845" w:rsidP="00824845">
            <w:pPr>
              <w:spacing w:before="40"/>
              <w:contextualSpacing/>
              <w:cnfStyle w:val="000000000000" w:firstRow="0" w:lastRow="0" w:firstColumn="0" w:lastColumn="0" w:oddVBand="0" w:evenVBand="0" w:oddHBand="0" w:evenHBand="0" w:firstRowFirstColumn="0" w:firstRowLastColumn="0" w:lastRowFirstColumn="0" w:lastRowLastColumn="0"/>
              <w:rPr>
                <w:rFonts w:cs="Tahoma"/>
              </w:rPr>
            </w:pPr>
            <w:r w:rsidRPr="00C544D9">
              <w:rPr>
                <w:i/>
                <w:iCs/>
                <w:color w:val="000000"/>
              </w:rPr>
              <w:t>Name by which a party is known and which is usually used to identify that party.</w:t>
            </w:r>
          </w:p>
        </w:tc>
        <w:tc>
          <w:tcPr>
            <w:tcW w:w="2513" w:type="dxa"/>
          </w:tcPr>
          <w:p w14:paraId="7338C630" w14:textId="77777777" w:rsidR="00824845" w:rsidRPr="007542B8" w:rsidRDefault="00824845" w:rsidP="00824845">
            <w:pPr>
              <w:tabs>
                <w:tab w:val="left" w:pos="464"/>
              </w:tabs>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rPr>
              <w:lastRenderedPageBreak/>
              <w:t>&lt;Nm&gt;</w:t>
            </w:r>
          </w:p>
        </w:tc>
        <w:tc>
          <w:tcPr>
            <w:tcW w:w="1151" w:type="dxa"/>
          </w:tcPr>
          <w:p w14:paraId="64181EBD"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rPr>
              <w:t>[1..1]</w:t>
            </w:r>
          </w:p>
        </w:tc>
        <w:tc>
          <w:tcPr>
            <w:tcW w:w="2113" w:type="dxa"/>
          </w:tcPr>
          <w:p w14:paraId="0C6029E1"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rPr>
              <w:t>Max140Text</w:t>
            </w:r>
          </w:p>
        </w:tc>
      </w:tr>
      <w:tr w:rsidR="00824845" w:rsidRPr="007542B8" w14:paraId="49C4EF0A" w14:textId="77777777" w:rsidTr="000D7E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00099245" w14:textId="77777777" w:rsidR="00824845" w:rsidRPr="007542B8" w:rsidRDefault="00824845" w:rsidP="00824845">
            <w:pPr>
              <w:numPr>
                <w:ilvl w:val="0"/>
                <w:numId w:val="13"/>
              </w:numPr>
              <w:spacing w:before="40"/>
              <w:contextualSpacing/>
            </w:pPr>
          </w:p>
        </w:tc>
        <w:tc>
          <w:tcPr>
            <w:tcW w:w="526" w:type="dxa"/>
          </w:tcPr>
          <w:p w14:paraId="0A3D0FD3"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283" w:type="dxa"/>
          </w:tcPr>
          <w:p w14:paraId="6394D251"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5818" w:type="dxa"/>
            <w:gridSpan w:val="15"/>
          </w:tcPr>
          <w:p w14:paraId="5F554B8E" w14:textId="32766486" w:rsidR="00824845" w:rsidRPr="00932DD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r w:rsidRPr="00A34785">
              <w:rPr>
                <w:rFonts w:cs="Tahoma"/>
              </w:rPr>
              <w:t>Postal</w:t>
            </w:r>
            <w:r>
              <w:rPr>
                <w:rFonts w:cs="Tahoma"/>
              </w:rPr>
              <w:t xml:space="preserve"> </w:t>
            </w:r>
            <w:r w:rsidRPr="00A34785">
              <w:rPr>
                <w:rFonts w:cs="Tahoma"/>
              </w:rPr>
              <w:t>Address</w:t>
            </w:r>
          </w:p>
        </w:tc>
        <w:tc>
          <w:tcPr>
            <w:tcW w:w="2513" w:type="dxa"/>
          </w:tcPr>
          <w:p w14:paraId="66405DF3" w14:textId="420B3524" w:rsidR="00824845" w:rsidRPr="007542B8" w:rsidRDefault="00824845" w:rsidP="00824845">
            <w:pPr>
              <w:tabs>
                <w:tab w:val="left" w:pos="464"/>
              </w:tabs>
              <w:cnfStyle w:val="000000010000" w:firstRow="0" w:lastRow="0" w:firstColumn="0" w:lastColumn="0" w:oddVBand="0" w:evenVBand="0" w:oddHBand="0" w:evenHBand="1" w:firstRowFirstColumn="0" w:firstRowLastColumn="0" w:lastRowFirstColumn="0" w:lastRowLastColumn="0"/>
              <w:rPr>
                <w:rFonts w:cs="Tahoma"/>
              </w:rPr>
            </w:pPr>
            <w:r w:rsidRPr="00A34785">
              <w:rPr>
                <w:rFonts w:cs="Tahoma"/>
              </w:rPr>
              <w:t>&lt;PstlAdr&gt;</w:t>
            </w:r>
          </w:p>
        </w:tc>
        <w:tc>
          <w:tcPr>
            <w:tcW w:w="1151" w:type="dxa"/>
          </w:tcPr>
          <w:p w14:paraId="4E612B89" w14:textId="430286E3"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r>
              <w:rPr>
                <w:rFonts w:cs="Tahoma"/>
              </w:rPr>
              <w:t>[0..1]</w:t>
            </w:r>
          </w:p>
        </w:tc>
        <w:tc>
          <w:tcPr>
            <w:tcW w:w="2113" w:type="dxa"/>
          </w:tcPr>
          <w:p w14:paraId="00D01511"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r>
      <w:tr w:rsidR="00824845" w:rsidRPr="007542B8" w14:paraId="0A12AFE2" w14:textId="77777777" w:rsidTr="000D7EC2">
        <w:tc>
          <w:tcPr>
            <w:cnfStyle w:val="001000000000" w:firstRow="0" w:lastRow="0" w:firstColumn="1" w:lastColumn="0" w:oddVBand="0" w:evenVBand="0" w:oddHBand="0" w:evenHBand="0" w:firstRowFirstColumn="0" w:firstRowLastColumn="0" w:lastRowFirstColumn="0" w:lastRowLastColumn="0"/>
            <w:tcW w:w="625" w:type="dxa"/>
          </w:tcPr>
          <w:p w14:paraId="205ACDED" w14:textId="77777777" w:rsidR="00824845" w:rsidRPr="007542B8" w:rsidRDefault="00824845" w:rsidP="00824845">
            <w:pPr>
              <w:numPr>
                <w:ilvl w:val="0"/>
                <w:numId w:val="13"/>
              </w:numPr>
              <w:spacing w:before="40"/>
              <w:contextualSpacing/>
            </w:pPr>
          </w:p>
        </w:tc>
        <w:tc>
          <w:tcPr>
            <w:tcW w:w="526" w:type="dxa"/>
          </w:tcPr>
          <w:p w14:paraId="569ABCDC"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283" w:type="dxa"/>
          </w:tcPr>
          <w:p w14:paraId="094C33DE"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365" w:type="dxa"/>
            <w:gridSpan w:val="3"/>
          </w:tcPr>
          <w:p w14:paraId="161AE6DE" w14:textId="77777777" w:rsidR="00824845" w:rsidRPr="00A34785"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5453" w:type="dxa"/>
            <w:gridSpan w:val="12"/>
          </w:tcPr>
          <w:p w14:paraId="4B6E8D5C" w14:textId="3EB410D0" w:rsidR="00824845" w:rsidRPr="00A34785"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sidRPr="00932DD8">
              <w:rPr>
                <w:rFonts w:cs="Tahoma"/>
              </w:rPr>
              <w:t>Street</w:t>
            </w:r>
            <w:r>
              <w:rPr>
                <w:rFonts w:cs="Tahoma"/>
              </w:rPr>
              <w:t xml:space="preserve"> </w:t>
            </w:r>
            <w:r w:rsidRPr="00932DD8">
              <w:rPr>
                <w:rFonts w:cs="Tahoma"/>
              </w:rPr>
              <w:t>Name</w:t>
            </w:r>
          </w:p>
        </w:tc>
        <w:tc>
          <w:tcPr>
            <w:tcW w:w="2513" w:type="dxa"/>
          </w:tcPr>
          <w:p w14:paraId="6B31E7B9" w14:textId="1CF5C06D" w:rsidR="00824845" w:rsidRPr="00A34785" w:rsidRDefault="00824845" w:rsidP="00824845">
            <w:pPr>
              <w:tabs>
                <w:tab w:val="left" w:pos="464"/>
              </w:tabs>
              <w:cnfStyle w:val="000000000000" w:firstRow="0" w:lastRow="0" w:firstColumn="0" w:lastColumn="0" w:oddVBand="0" w:evenVBand="0" w:oddHBand="0" w:evenHBand="0" w:firstRowFirstColumn="0" w:firstRowLastColumn="0" w:lastRowFirstColumn="0" w:lastRowLastColumn="0"/>
              <w:rPr>
                <w:rFonts w:cs="Tahoma"/>
              </w:rPr>
            </w:pPr>
            <w:r w:rsidRPr="00932DD8">
              <w:rPr>
                <w:rFonts w:cs="Tahoma"/>
              </w:rPr>
              <w:t>&lt;StrtNm&gt;</w:t>
            </w:r>
          </w:p>
        </w:tc>
        <w:tc>
          <w:tcPr>
            <w:tcW w:w="1151" w:type="dxa"/>
          </w:tcPr>
          <w:p w14:paraId="74939439" w14:textId="1AE3C64E" w:rsidR="00824845"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Pr>
                <w:rFonts w:cs="Tahoma"/>
              </w:rPr>
              <w:t>[0..1]</w:t>
            </w:r>
          </w:p>
        </w:tc>
        <w:tc>
          <w:tcPr>
            <w:tcW w:w="2113" w:type="dxa"/>
          </w:tcPr>
          <w:p w14:paraId="5CAA3DD3"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r>
      <w:tr w:rsidR="00824845" w:rsidRPr="007542B8" w14:paraId="10D54809" w14:textId="77777777" w:rsidTr="000D7E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370F12FC" w14:textId="77777777" w:rsidR="00824845" w:rsidRPr="007542B8" w:rsidRDefault="00824845" w:rsidP="00824845">
            <w:pPr>
              <w:numPr>
                <w:ilvl w:val="0"/>
                <w:numId w:val="13"/>
              </w:numPr>
              <w:spacing w:before="40"/>
              <w:contextualSpacing/>
            </w:pPr>
          </w:p>
        </w:tc>
        <w:tc>
          <w:tcPr>
            <w:tcW w:w="526" w:type="dxa"/>
          </w:tcPr>
          <w:p w14:paraId="585820F1"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283" w:type="dxa"/>
          </w:tcPr>
          <w:p w14:paraId="47F49DC2"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365" w:type="dxa"/>
            <w:gridSpan w:val="3"/>
          </w:tcPr>
          <w:p w14:paraId="0E54FE03" w14:textId="77777777" w:rsidR="00824845" w:rsidRPr="00A34785"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5453" w:type="dxa"/>
            <w:gridSpan w:val="12"/>
          </w:tcPr>
          <w:p w14:paraId="6DA16718" w14:textId="2F3B545C" w:rsidR="00824845" w:rsidRPr="00A34785"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r w:rsidRPr="00932DD8">
              <w:rPr>
                <w:rFonts w:cs="Tahoma"/>
              </w:rPr>
              <w:t>Town</w:t>
            </w:r>
            <w:r>
              <w:rPr>
                <w:rFonts w:cs="Tahoma"/>
              </w:rPr>
              <w:t xml:space="preserve"> </w:t>
            </w:r>
            <w:r w:rsidRPr="00932DD8">
              <w:rPr>
                <w:rFonts w:cs="Tahoma"/>
              </w:rPr>
              <w:t xml:space="preserve">Name </w:t>
            </w:r>
          </w:p>
        </w:tc>
        <w:tc>
          <w:tcPr>
            <w:tcW w:w="2513" w:type="dxa"/>
          </w:tcPr>
          <w:p w14:paraId="63FCF1C9" w14:textId="122025D7" w:rsidR="00824845" w:rsidRPr="00A34785" w:rsidRDefault="00824845" w:rsidP="00824845">
            <w:pPr>
              <w:tabs>
                <w:tab w:val="left" w:pos="464"/>
              </w:tabs>
              <w:cnfStyle w:val="000000010000" w:firstRow="0" w:lastRow="0" w:firstColumn="0" w:lastColumn="0" w:oddVBand="0" w:evenVBand="0" w:oddHBand="0" w:evenHBand="1" w:firstRowFirstColumn="0" w:firstRowLastColumn="0" w:lastRowFirstColumn="0" w:lastRowLastColumn="0"/>
              <w:rPr>
                <w:rFonts w:cs="Tahoma"/>
              </w:rPr>
            </w:pPr>
            <w:r w:rsidRPr="00932DD8">
              <w:rPr>
                <w:rFonts w:cs="Tahoma"/>
              </w:rPr>
              <w:t>&lt;TwnNm&gt;</w:t>
            </w:r>
          </w:p>
        </w:tc>
        <w:tc>
          <w:tcPr>
            <w:tcW w:w="1151" w:type="dxa"/>
          </w:tcPr>
          <w:p w14:paraId="79D4A5C6" w14:textId="76586977" w:rsidR="00824845"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r>
              <w:rPr>
                <w:rFonts w:cs="Tahoma"/>
              </w:rPr>
              <w:t>[0..1]</w:t>
            </w:r>
          </w:p>
        </w:tc>
        <w:tc>
          <w:tcPr>
            <w:tcW w:w="2113" w:type="dxa"/>
          </w:tcPr>
          <w:p w14:paraId="6DE8A380"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r>
      <w:tr w:rsidR="00824845" w:rsidRPr="007542B8" w14:paraId="2BCB58CE" w14:textId="77777777" w:rsidTr="000D7EC2">
        <w:tc>
          <w:tcPr>
            <w:cnfStyle w:val="001000000000" w:firstRow="0" w:lastRow="0" w:firstColumn="1" w:lastColumn="0" w:oddVBand="0" w:evenVBand="0" w:oddHBand="0" w:evenHBand="0" w:firstRowFirstColumn="0" w:firstRowLastColumn="0" w:lastRowFirstColumn="0" w:lastRowLastColumn="0"/>
            <w:tcW w:w="625" w:type="dxa"/>
          </w:tcPr>
          <w:p w14:paraId="1B09FBEF" w14:textId="77777777" w:rsidR="00824845" w:rsidRPr="007542B8" w:rsidRDefault="00824845" w:rsidP="00824845">
            <w:pPr>
              <w:numPr>
                <w:ilvl w:val="0"/>
                <w:numId w:val="13"/>
              </w:numPr>
              <w:spacing w:before="40"/>
              <w:contextualSpacing/>
            </w:pPr>
          </w:p>
        </w:tc>
        <w:tc>
          <w:tcPr>
            <w:tcW w:w="526" w:type="dxa"/>
          </w:tcPr>
          <w:p w14:paraId="6912BEE9"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283" w:type="dxa"/>
          </w:tcPr>
          <w:p w14:paraId="0F32EE9A"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365" w:type="dxa"/>
            <w:gridSpan w:val="3"/>
          </w:tcPr>
          <w:p w14:paraId="2FF84A63" w14:textId="77777777" w:rsidR="00824845" w:rsidRPr="00A34785"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5453" w:type="dxa"/>
            <w:gridSpan w:val="12"/>
          </w:tcPr>
          <w:p w14:paraId="634A7388" w14:textId="38D2FB8F" w:rsidR="00824845" w:rsidRPr="00A34785"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sidRPr="00932DD8">
              <w:rPr>
                <w:rFonts w:cs="Tahoma"/>
              </w:rPr>
              <w:t>Address</w:t>
            </w:r>
            <w:r>
              <w:rPr>
                <w:rFonts w:cs="Tahoma"/>
              </w:rPr>
              <w:t xml:space="preserve"> </w:t>
            </w:r>
            <w:r w:rsidRPr="00932DD8">
              <w:rPr>
                <w:rFonts w:cs="Tahoma"/>
              </w:rPr>
              <w:t>Line</w:t>
            </w:r>
          </w:p>
        </w:tc>
        <w:tc>
          <w:tcPr>
            <w:tcW w:w="2513" w:type="dxa"/>
          </w:tcPr>
          <w:p w14:paraId="3A3F11C2" w14:textId="11096436" w:rsidR="00824845" w:rsidRPr="00A34785" w:rsidRDefault="00824845" w:rsidP="00824845">
            <w:pPr>
              <w:tabs>
                <w:tab w:val="left" w:pos="464"/>
              </w:tabs>
              <w:cnfStyle w:val="000000000000" w:firstRow="0" w:lastRow="0" w:firstColumn="0" w:lastColumn="0" w:oddVBand="0" w:evenVBand="0" w:oddHBand="0" w:evenHBand="0" w:firstRowFirstColumn="0" w:firstRowLastColumn="0" w:lastRowFirstColumn="0" w:lastRowLastColumn="0"/>
              <w:rPr>
                <w:rFonts w:cs="Tahoma"/>
              </w:rPr>
            </w:pPr>
            <w:r w:rsidRPr="00932DD8">
              <w:rPr>
                <w:rFonts w:cs="Tahoma"/>
              </w:rPr>
              <w:t>&lt;AdrLine&gt;</w:t>
            </w:r>
          </w:p>
        </w:tc>
        <w:tc>
          <w:tcPr>
            <w:tcW w:w="1151" w:type="dxa"/>
          </w:tcPr>
          <w:p w14:paraId="209901CA" w14:textId="155EB951" w:rsidR="00824845"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Pr>
                <w:rFonts w:cs="Tahoma"/>
              </w:rPr>
              <w:t>[0..</w:t>
            </w:r>
            <w:ins w:id="64" w:author="Rares Galan" w:date="2025-11-10T14:56:00Z" w16du:dateUtc="2025-11-10T12:56:00Z">
              <w:r w:rsidR="00DE41F8">
                <w:rPr>
                  <w:rFonts w:cs="Tahoma"/>
                </w:rPr>
                <w:t>7</w:t>
              </w:r>
            </w:ins>
            <w:del w:id="65" w:author="Rares Galan" w:date="2025-11-10T14:56:00Z" w16du:dateUtc="2025-11-10T12:56:00Z">
              <w:r w:rsidDel="00DE41F8">
                <w:rPr>
                  <w:rFonts w:cs="Tahoma"/>
                </w:rPr>
                <w:delText>1</w:delText>
              </w:r>
            </w:del>
            <w:r>
              <w:rPr>
                <w:rFonts w:cs="Tahoma"/>
              </w:rPr>
              <w:t>]</w:t>
            </w:r>
          </w:p>
        </w:tc>
        <w:tc>
          <w:tcPr>
            <w:tcW w:w="2113" w:type="dxa"/>
          </w:tcPr>
          <w:p w14:paraId="28E672B5"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r>
      <w:tr w:rsidR="00824845" w:rsidRPr="007542B8" w14:paraId="7664805E" w14:textId="77777777" w:rsidTr="000D7E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71174661" w14:textId="77777777" w:rsidR="00824845" w:rsidRPr="007542B8" w:rsidRDefault="00824845" w:rsidP="00824845">
            <w:pPr>
              <w:numPr>
                <w:ilvl w:val="0"/>
                <w:numId w:val="13"/>
              </w:numPr>
              <w:spacing w:before="40"/>
              <w:contextualSpacing/>
            </w:pPr>
          </w:p>
        </w:tc>
        <w:tc>
          <w:tcPr>
            <w:tcW w:w="526" w:type="dxa"/>
          </w:tcPr>
          <w:p w14:paraId="24F3F532"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283" w:type="dxa"/>
          </w:tcPr>
          <w:p w14:paraId="3E123FAE"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5818" w:type="dxa"/>
            <w:gridSpan w:val="15"/>
          </w:tcPr>
          <w:p w14:paraId="5D21B8BF" w14:textId="6C404D4A" w:rsidR="00824845" w:rsidRPr="007542B8" w:rsidRDefault="00824845" w:rsidP="00824845">
            <w:pPr>
              <w:tabs>
                <w:tab w:val="center" w:pos="3001"/>
              </w:tabs>
              <w:cnfStyle w:val="000000010000" w:firstRow="0" w:lastRow="0" w:firstColumn="0" w:lastColumn="0" w:oddVBand="0" w:evenVBand="0" w:oddHBand="0" w:evenHBand="1" w:firstRowFirstColumn="0" w:firstRowLastColumn="0" w:lastRowFirstColumn="0" w:lastRowLastColumn="0"/>
              <w:rPr>
                <w:rFonts w:cs="Tahoma"/>
              </w:rPr>
            </w:pPr>
            <w:r w:rsidRPr="00E03717">
              <w:rPr>
                <w:rFonts w:cs="Tahoma"/>
              </w:rPr>
              <w:t xml:space="preserve">Identification </w:t>
            </w:r>
          </w:p>
        </w:tc>
        <w:tc>
          <w:tcPr>
            <w:tcW w:w="2513" w:type="dxa"/>
          </w:tcPr>
          <w:p w14:paraId="71B95C9D" w14:textId="73C8C7DA" w:rsidR="00824845" w:rsidRPr="007542B8" w:rsidRDefault="00824845" w:rsidP="00824845">
            <w:pPr>
              <w:tabs>
                <w:tab w:val="left" w:pos="464"/>
              </w:tabs>
              <w:cnfStyle w:val="000000010000" w:firstRow="0" w:lastRow="0" w:firstColumn="0" w:lastColumn="0" w:oddVBand="0" w:evenVBand="0" w:oddHBand="0" w:evenHBand="1" w:firstRowFirstColumn="0" w:firstRowLastColumn="0" w:lastRowFirstColumn="0" w:lastRowLastColumn="0"/>
              <w:rPr>
                <w:rFonts w:cs="Tahoma"/>
              </w:rPr>
            </w:pPr>
            <w:r w:rsidRPr="00E03717">
              <w:rPr>
                <w:rFonts w:cs="Tahoma"/>
              </w:rPr>
              <w:t>&lt;Id&gt;</w:t>
            </w:r>
          </w:p>
        </w:tc>
        <w:tc>
          <w:tcPr>
            <w:tcW w:w="1151" w:type="dxa"/>
          </w:tcPr>
          <w:p w14:paraId="6F22DC15" w14:textId="2B3F3DE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r>
              <w:rPr>
                <w:rFonts w:cs="Tahoma"/>
              </w:rPr>
              <w:t>[0..1]</w:t>
            </w:r>
          </w:p>
        </w:tc>
        <w:tc>
          <w:tcPr>
            <w:tcW w:w="2113" w:type="dxa"/>
          </w:tcPr>
          <w:p w14:paraId="276204F2"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r>
      <w:tr w:rsidR="00824845" w:rsidRPr="007542B8" w14:paraId="0539207F" w14:textId="77777777" w:rsidTr="000D7EC2">
        <w:tc>
          <w:tcPr>
            <w:cnfStyle w:val="001000000000" w:firstRow="0" w:lastRow="0" w:firstColumn="1" w:lastColumn="0" w:oddVBand="0" w:evenVBand="0" w:oddHBand="0" w:evenHBand="0" w:firstRowFirstColumn="0" w:firstRowLastColumn="0" w:lastRowFirstColumn="0" w:lastRowLastColumn="0"/>
            <w:tcW w:w="625" w:type="dxa"/>
          </w:tcPr>
          <w:p w14:paraId="2AEA4D66" w14:textId="77777777" w:rsidR="00824845" w:rsidRPr="007542B8" w:rsidRDefault="00824845" w:rsidP="00824845">
            <w:pPr>
              <w:numPr>
                <w:ilvl w:val="0"/>
                <w:numId w:val="13"/>
              </w:numPr>
              <w:spacing w:before="40"/>
              <w:contextualSpacing/>
            </w:pPr>
          </w:p>
        </w:tc>
        <w:tc>
          <w:tcPr>
            <w:tcW w:w="526" w:type="dxa"/>
          </w:tcPr>
          <w:p w14:paraId="79A80E2E"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283" w:type="dxa"/>
          </w:tcPr>
          <w:p w14:paraId="3F34E988"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365" w:type="dxa"/>
            <w:gridSpan w:val="3"/>
          </w:tcPr>
          <w:p w14:paraId="13A39521" w14:textId="77777777" w:rsidR="00824845" w:rsidRPr="00E03717" w:rsidRDefault="00824845" w:rsidP="00824845">
            <w:pPr>
              <w:tabs>
                <w:tab w:val="center" w:pos="3001"/>
              </w:tabs>
              <w:cnfStyle w:val="000000000000" w:firstRow="0" w:lastRow="0" w:firstColumn="0" w:lastColumn="0" w:oddVBand="0" w:evenVBand="0" w:oddHBand="0" w:evenHBand="0" w:firstRowFirstColumn="0" w:firstRowLastColumn="0" w:lastRowFirstColumn="0" w:lastRowLastColumn="0"/>
              <w:rPr>
                <w:rFonts w:cs="Tahoma"/>
              </w:rPr>
            </w:pPr>
          </w:p>
        </w:tc>
        <w:tc>
          <w:tcPr>
            <w:tcW w:w="5453" w:type="dxa"/>
            <w:gridSpan w:val="12"/>
          </w:tcPr>
          <w:p w14:paraId="6BEFD2C1" w14:textId="14A3B602" w:rsidR="00824845" w:rsidRPr="00E03717" w:rsidRDefault="00824845" w:rsidP="00824845">
            <w:pPr>
              <w:tabs>
                <w:tab w:val="center" w:pos="3001"/>
              </w:tabs>
              <w:cnfStyle w:val="000000000000" w:firstRow="0" w:lastRow="0" w:firstColumn="0" w:lastColumn="0" w:oddVBand="0" w:evenVBand="0" w:oddHBand="0" w:evenHBand="0" w:firstRowFirstColumn="0" w:firstRowLastColumn="0" w:lastRowFirstColumn="0" w:lastRowLastColumn="0"/>
              <w:rPr>
                <w:rFonts w:cs="Tahoma"/>
              </w:rPr>
            </w:pPr>
            <w:r w:rsidRPr="00F85EE6">
              <w:rPr>
                <w:rFonts w:cs="Tahoma"/>
              </w:rPr>
              <w:t>Organisation</w:t>
            </w:r>
            <w:r>
              <w:rPr>
                <w:rFonts w:cs="Tahoma"/>
              </w:rPr>
              <w:t xml:space="preserve"> </w:t>
            </w:r>
            <w:r w:rsidRPr="00F85EE6">
              <w:rPr>
                <w:rFonts w:cs="Tahoma"/>
              </w:rPr>
              <w:t xml:space="preserve">Identification </w:t>
            </w:r>
          </w:p>
        </w:tc>
        <w:tc>
          <w:tcPr>
            <w:tcW w:w="2513" w:type="dxa"/>
          </w:tcPr>
          <w:p w14:paraId="6A7539D6" w14:textId="34E8E7E1" w:rsidR="00824845" w:rsidRPr="00E03717" w:rsidRDefault="00824845" w:rsidP="00824845">
            <w:pPr>
              <w:tabs>
                <w:tab w:val="left" w:pos="464"/>
              </w:tabs>
              <w:cnfStyle w:val="000000000000" w:firstRow="0" w:lastRow="0" w:firstColumn="0" w:lastColumn="0" w:oddVBand="0" w:evenVBand="0" w:oddHBand="0" w:evenHBand="0" w:firstRowFirstColumn="0" w:firstRowLastColumn="0" w:lastRowFirstColumn="0" w:lastRowLastColumn="0"/>
              <w:rPr>
                <w:rFonts w:cs="Tahoma"/>
              </w:rPr>
            </w:pPr>
            <w:r w:rsidRPr="00F85EE6">
              <w:rPr>
                <w:rFonts w:cs="Tahoma"/>
              </w:rPr>
              <w:t>&lt;OrgId&gt;</w:t>
            </w:r>
          </w:p>
        </w:tc>
        <w:tc>
          <w:tcPr>
            <w:tcW w:w="1151" w:type="dxa"/>
          </w:tcPr>
          <w:p w14:paraId="2E38AD2C" w14:textId="041229BE" w:rsidR="00824845"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Pr>
                <w:rFonts w:cs="Tahoma"/>
              </w:rPr>
              <w:t>[1..1]</w:t>
            </w:r>
          </w:p>
        </w:tc>
        <w:tc>
          <w:tcPr>
            <w:tcW w:w="2113" w:type="dxa"/>
          </w:tcPr>
          <w:p w14:paraId="4F583013" w14:textId="630A2E3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Pr>
                <w:rFonts w:cs="Tahoma"/>
              </w:rPr>
              <w:t>{OR</w:t>
            </w:r>
          </w:p>
        </w:tc>
      </w:tr>
      <w:tr w:rsidR="00824845" w:rsidRPr="007542B8" w14:paraId="40DF5ECC" w14:textId="77777777" w:rsidTr="000D7E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6DB20653" w14:textId="77777777" w:rsidR="00824845" w:rsidRPr="007542B8" w:rsidRDefault="00824845" w:rsidP="00824845">
            <w:pPr>
              <w:numPr>
                <w:ilvl w:val="0"/>
                <w:numId w:val="13"/>
              </w:numPr>
              <w:spacing w:before="40"/>
              <w:contextualSpacing/>
            </w:pPr>
          </w:p>
        </w:tc>
        <w:tc>
          <w:tcPr>
            <w:tcW w:w="526" w:type="dxa"/>
          </w:tcPr>
          <w:p w14:paraId="61A9A180"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283" w:type="dxa"/>
          </w:tcPr>
          <w:p w14:paraId="43A59560"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365" w:type="dxa"/>
            <w:gridSpan w:val="3"/>
          </w:tcPr>
          <w:p w14:paraId="4260509A" w14:textId="77777777" w:rsidR="00824845" w:rsidRPr="00E03717" w:rsidRDefault="00824845" w:rsidP="00824845">
            <w:pPr>
              <w:tabs>
                <w:tab w:val="center" w:pos="3001"/>
              </w:tabs>
              <w:cnfStyle w:val="000000010000" w:firstRow="0" w:lastRow="0" w:firstColumn="0" w:lastColumn="0" w:oddVBand="0" w:evenVBand="0" w:oddHBand="0" w:evenHBand="1" w:firstRowFirstColumn="0" w:firstRowLastColumn="0" w:lastRowFirstColumn="0" w:lastRowLastColumn="0"/>
              <w:rPr>
                <w:rFonts w:cs="Tahoma"/>
              </w:rPr>
            </w:pPr>
          </w:p>
        </w:tc>
        <w:tc>
          <w:tcPr>
            <w:tcW w:w="360" w:type="dxa"/>
            <w:gridSpan w:val="5"/>
          </w:tcPr>
          <w:p w14:paraId="23B63EF3" w14:textId="77777777" w:rsidR="00824845" w:rsidRPr="00F85EE6" w:rsidRDefault="00824845" w:rsidP="00824845">
            <w:pPr>
              <w:tabs>
                <w:tab w:val="center" w:pos="3001"/>
              </w:tabs>
              <w:cnfStyle w:val="000000010000" w:firstRow="0" w:lastRow="0" w:firstColumn="0" w:lastColumn="0" w:oddVBand="0" w:evenVBand="0" w:oddHBand="0" w:evenHBand="1" w:firstRowFirstColumn="0" w:firstRowLastColumn="0" w:lastRowFirstColumn="0" w:lastRowLastColumn="0"/>
              <w:rPr>
                <w:rFonts w:cs="Tahoma"/>
              </w:rPr>
            </w:pPr>
          </w:p>
        </w:tc>
        <w:tc>
          <w:tcPr>
            <w:tcW w:w="5093" w:type="dxa"/>
            <w:gridSpan w:val="7"/>
          </w:tcPr>
          <w:p w14:paraId="0400FDCA" w14:textId="65EFCCD9" w:rsidR="00824845" w:rsidRPr="00F85EE6" w:rsidRDefault="00824845" w:rsidP="00824845">
            <w:pPr>
              <w:tabs>
                <w:tab w:val="center" w:pos="3001"/>
              </w:tabs>
              <w:cnfStyle w:val="000000010000" w:firstRow="0" w:lastRow="0" w:firstColumn="0" w:lastColumn="0" w:oddVBand="0" w:evenVBand="0" w:oddHBand="0" w:evenHBand="1" w:firstRowFirstColumn="0" w:firstRowLastColumn="0" w:lastRowFirstColumn="0" w:lastRowLastColumn="0"/>
              <w:rPr>
                <w:rFonts w:cs="Tahoma"/>
              </w:rPr>
            </w:pPr>
            <w:r w:rsidRPr="00F85EE6">
              <w:rPr>
                <w:rFonts w:cs="Tahoma"/>
              </w:rPr>
              <w:t>Other</w:t>
            </w:r>
          </w:p>
        </w:tc>
        <w:tc>
          <w:tcPr>
            <w:tcW w:w="2513" w:type="dxa"/>
          </w:tcPr>
          <w:p w14:paraId="3514D9B1" w14:textId="5F22E16E" w:rsidR="00824845" w:rsidRPr="00F85EE6" w:rsidRDefault="00824845" w:rsidP="00824845">
            <w:pPr>
              <w:tabs>
                <w:tab w:val="left" w:pos="464"/>
              </w:tabs>
              <w:cnfStyle w:val="000000010000" w:firstRow="0" w:lastRow="0" w:firstColumn="0" w:lastColumn="0" w:oddVBand="0" w:evenVBand="0" w:oddHBand="0" w:evenHBand="1" w:firstRowFirstColumn="0" w:firstRowLastColumn="0" w:lastRowFirstColumn="0" w:lastRowLastColumn="0"/>
              <w:rPr>
                <w:rFonts w:cs="Tahoma"/>
              </w:rPr>
            </w:pPr>
            <w:r w:rsidRPr="00F85EE6">
              <w:rPr>
                <w:rFonts w:cs="Tahoma"/>
              </w:rPr>
              <w:t>&lt;Othr&gt;</w:t>
            </w:r>
          </w:p>
        </w:tc>
        <w:tc>
          <w:tcPr>
            <w:tcW w:w="1151" w:type="dxa"/>
          </w:tcPr>
          <w:p w14:paraId="7BF034B0" w14:textId="2E55B09B" w:rsidR="00824845"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r>
              <w:rPr>
                <w:rFonts w:cs="Tahoma"/>
              </w:rPr>
              <w:t>[0..*]</w:t>
            </w:r>
          </w:p>
        </w:tc>
        <w:tc>
          <w:tcPr>
            <w:tcW w:w="2113" w:type="dxa"/>
          </w:tcPr>
          <w:p w14:paraId="49223887"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r>
      <w:tr w:rsidR="00824845" w:rsidRPr="007542B8" w14:paraId="7F302D63" w14:textId="77777777" w:rsidTr="000D7EC2">
        <w:tc>
          <w:tcPr>
            <w:cnfStyle w:val="001000000000" w:firstRow="0" w:lastRow="0" w:firstColumn="1" w:lastColumn="0" w:oddVBand="0" w:evenVBand="0" w:oddHBand="0" w:evenHBand="0" w:firstRowFirstColumn="0" w:firstRowLastColumn="0" w:lastRowFirstColumn="0" w:lastRowLastColumn="0"/>
            <w:tcW w:w="625" w:type="dxa"/>
          </w:tcPr>
          <w:p w14:paraId="5891D213" w14:textId="77777777" w:rsidR="00824845" w:rsidRPr="007542B8" w:rsidRDefault="00824845" w:rsidP="00824845">
            <w:pPr>
              <w:numPr>
                <w:ilvl w:val="0"/>
                <w:numId w:val="13"/>
              </w:numPr>
              <w:spacing w:before="40"/>
              <w:contextualSpacing/>
            </w:pPr>
          </w:p>
        </w:tc>
        <w:tc>
          <w:tcPr>
            <w:tcW w:w="526" w:type="dxa"/>
          </w:tcPr>
          <w:p w14:paraId="6D3508CD"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283" w:type="dxa"/>
          </w:tcPr>
          <w:p w14:paraId="269FA1E0"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365" w:type="dxa"/>
            <w:gridSpan w:val="3"/>
          </w:tcPr>
          <w:p w14:paraId="5511DC86" w14:textId="77777777" w:rsidR="00824845" w:rsidRPr="00E03717" w:rsidRDefault="00824845" w:rsidP="00824845">
            <w:pPr>
              <w:tabs>
                <w:tab w:val="center" w:pos="3001"/>
              </w:tabs>
              <w:cnfStyle w:val="000000000000" w:firstRow="0" w:lastRow="0" w:firstColumn="0" w:lastColumn="0" w:oddVBand="0" w:evenVBand="0" w:oddHBand="0" w:evenHBand="0" w:firstRowFirstColumn="0" w:firstRowLastColumn="0" w:lastRowFirstColumn="0" w:lastRowLastColumn="0"/>
              <w:rPr>
                <w:rFonts w:cs="Tahoma"/>
              </w:rPr>
            </w:pPr>
          </w:p>
        </w:tc>
        <w:tc>
          <w:tcPr>
            <w:tcW w:w="360" w:type="dxa"/>
            <w:gridSpan w:val="5"/>
          </w:tcPr>
          <w:p w14:paraId="2945EBD4" w14:textId="77777777" w:rsidR="00824845" w:rsidRPr="00F85EE6" w:rsidRDefault="00824845" w:rsidP="00824845">
            <w:pPr>
              <w:tabs>
                <w:tab w:val="center" w:pos="3001"/>
              </w:tabs>
              <w:cnfStyle w:val="000000000000" w:firstRow="0" w:lastRow="0" w:firstColumn="0" w:lastColumn="0" w:oddVBand="0" w:evenVBand="0" w:oddHBand="0" w:evenHBand="0" w:firstRowFirstColumn="0" w:firstRowLastColumn="0" w:lastRowFirstColumn="0" w:lastRowLastColumn="0"/>
              <w:rPr>
                <w:rFonts w:cs="Tahoma"/>
              </w:rPr>
            </w:pPr>
          </w:p>
        </w:tc>
        <w:tc>
          <w:tcPr>
            <w:tcW w:w="360" w:type="dxa"/>
            <w:gridSpan w:val="4"/>
          </w:tcPr>
          <w:p w14:paraId="2DD91419" w14:textId="77777777" w:rsidR="00824845" w:rsidRPr="00F85EE6" w:rsidRDefault="00824845" w:rsidP="00824845">
            <w:pPr>
              <w:tabs>
                <w:tab w:val="center" w:pos="3001"/>
              </w:tabs>
              <w:cnfStyle w:val="000000000000" w:firstRow="0" w:lastRow="0" w:firstColumn="0" w:lastColumn="0" w:oddVBand="0" w:evenVBand="0" w:oddHBand="0" w:evenHBand="0" w:firstRowFirstColumn="0" w:firstRowLastColumn="0" w:lastRowFirstColumn="0" w:lastRowLastColumn="0"/>
              <w:rPr>
                <w:rFonts w:cs="Tahoma"/>
              </w:rPr>
            </w:pPr>
          </w:p>
        </w:tc>
        <w:tc>
          <w:tcPr>
            <w:tcW w:w="4733" w:type="dxa"/>
            <w:gridSpan w:val="3"/>
          </w:tcPr>
          <w:p w14:paraId="3260DF58" w14:textId="77777777" w:rsidR="00824845" w:rsidRDefault="00824845" w:rsidP="00824845">
            <w:pPr>
              <w:tabs>
                <w:tab w:val="center" w:pos="3001"/>
              </w:tabs>
              <w:cnfStyle w:val="000000000000" w:firstRow="0" w:lastRow="0" w:firstColumn="0" w:lastColumn="0" w:oddVBand="0" w:evenVBand="0" w:oddHBand="0" w:evenHBand="0" w:firstRowFirstColumn="0" w:firstRowLastColumn="0" w:lastRowFirstColumn="0" w:lastRowLastColumn="0"/>
              <w:rPr>
                <w:rFonts w:cs="Tahoma"/>
              </w:rPr>
            </w:pPr>
            <w:r w:rsidRPr="00F85EE6">
              <w:rPr>
                <w:rFonts w:cs="Tahoma"/>
              </w:rPr>
              <w:t>Identification</w:t>
            </w:r>
          </w:p>
          <w:p w14:paraId="55EF7F7C" w14:textId="48415B18" w:rsidR="00824845" w:rsidRPr="00074F42" w:rsidRDefault="00824845" w:rsidP="00824845">
            <w:pPr>
              <w:numPr>
                <w:ilvl w:val="0"/>
                <w:numId w:val="17"/>
              </w:numPr>
              <w:tabs>
                <w:tab w:val="center" w:pos="3001"/>
              </w:tabs>
              <w:spacing w:before="40"/>
              <w:contextualSpacing/>
              <w:cnfStyle w:val="000000000000" w:firstRow="0" w:lastRow="0" w:firstColumn="0" w:lastColumn="0" w:oddVBand="0" w:evenVBand="0" w:oddHBand="0" w:evenHBand="0" w:firstRowFirstColumn="0" w:firstRowLastColumn="0" w:lastRowFirstColumn="0" w:lastRowLastColumn="0"/>
              <w:rPr>
                <w:rFonts w:cs="Tahoma"/>
              </w:rPr>
            </w:pPr>
            <w:r w:rsidRPr="00F85EE6">
              <w:rPr>
                <w:color w:val="000000"/>
              </w:rPr>
              <w:t xml:space="preserve">Beneficiary </w:t>
            </w:r>
            <w:r w:rsidRPr="0088720C">
              <w:rPr>
                <w:color w:val="000000"/>
              </w:rPr>
              <w:t>Tax</w:t>
            </w:r>
            <w:r>
              <w:rPr>
                <w:color w:val="000000"/>
              </w:rPr>
              <w:t xml:space="preserve"> P</w:t>
            </w:r>
            <w:r w:rsidRPr="0088720C">
              <w:rPr>
                <w:color w:val="000000"/>
              </w:rPr>
              <w:t>ay</w:t>
            </w:r>
            <w:r>
              <w:rPr>
                <w:color w:val="000000"/>
              </w:rPr>
              <w:t>ee</w:t>
            </w:r>
            <w:r w:rsidRPr="0088720C">
              <w:rPr>
                <w:color w:val="000000"/>
              </w:rPr>
              <w:t xml:space="preserve"> Agent</w:t>
            </w:r>
            <w:r>
              <w:rPr>
                <w:rFonts w:cs="Tahoma"/>
              </w:rPr>
              <w:t xml:space="preserve"> TIN</w:t>
            </w:r>
          </w:p>
          <w:p w14:paraId="678B7B9E" w14:textId="77777777" w:rsidR="00824845" w:rsidRDefault="00824845" w:rsidP="00824845">
            <w:pPr>
              <w:spacing w:before="40"/>
              <w:contextualSpacing/>
              <w:cnfStyle w:val="000000000000" w:firstRow="0" w:lastRow="0" w:firstColumn="0" w:lastColumn="0" w:oddVBand="0" w:evenVBand="0" w:oddHBand="0" w:evenHBand="0" w:firstRowFirstColumn="0" w:firstRowLastColumn="0" w:lastRowFirstColumn="0" w:lastRowLastColumn="0"/>
              <w:rPr>
                <w:rFonts w:cs="Tahoma"/>
                <w:i/>
                <w:iCs/>
              </w:rPr>
            </w:pPr>
          </w:p>
          <w:p w14:paraId="7A74F41C" w14:textId="0455B849" w:rsidR="00824845" w:rsidRPr="00F85EE6" w:rsidRDefault="00824845" w:rsidP="00824845">
            <w:pPr>
              <w:spacing w:before="40"/>
              <w:contextualSpacing/>
              <w:cnfStyle w:val="000000000000" w:firstRow="0" w:lastRow="0" w:firstColumn="0" w:lastColumn="0" w:oddVBand="0" w:evenVBand="0" w:oddHBand="0" w:evenHBand="0" w:firstRowFirstColumn="0" w:firstRowLastColumn="0" w:lastRowFirstColumn="0" w:lastRowLastColumn="0"/>
              <w:rPr>
                <w:rFonts w:cs="Tahoma"/>
              </w:rPr>
            </w:pPr>
            <w:r w:rsidRPr="00C544D9">
              <w:rPr>
                <w:rFonts w:cs="Tahoma"/>
                <w:i/>
                <w:iCs/>
              </w:rPr>
              <w:t>Unique and unambiguous way to identify a</w:t>
            </w:r>
            <w:r>
              <w:rPr>
                <w:rFonts w:cs="Tahoma"/>
                <w:i/>
                <w:iCs/>
              </w:rPr>
              <w:t xml:space="preserve">n </w:t>
            </w:r>
            <w:r w:rsidRPr="00C544D9">
              <w:rPr>
                <w:rFonts w:cs="Tahoma"/>
                <w:i/>
                <w:iCs/>
              </w:rPr>
              <w:t>organization.</w:t>
            </w:r>
          </w:p>
        </w:tc>
        <w:tc>
          <w:tcPr>
            <w:tcW w:w="2513" w:type="dxa"/>
          </w:tcPr>
          <w:p w14:paraId="73C5DD0A" w14:textId="580BF028" w:rsidR="00824845" w:rsidRPr="00F85EE6" w:rsidRDefault="00824845" w:rsidP="00824845">
            <w:pPr>
              <w:tabs>
                <w:tab w:val="left" w:pos="464"/>
              </w:tabs>
              <w:cnfStyle w:val="000000000000" w:firstRow="0" w:lastRow="0" w:firstColumn="0" w:lastColumn="0" w:oddVBand="0" w:evenVBand="0" w:oddHBand="0" w:evenHBand="0" w:firstRowFirstColumn="0" w:firstRowLastColumn="0" w:lastRowFirstColumn="0" w:lastRowLastColumn="0"/>
              <w:rPr>
                <w:rFonts w:cs="Tahoma"/>
              </w:rPr>
            </w:pPr>
            <w:r w:rsidRPr="00F85EE6">
              <w:rPr>
                <w:rFonts w:cs="Tahoma"/>
              </w:rPr>
              <w:t>&lt;Id&gt;</w:t>
            </w:r>
          </w:p>
        </w:tc>
        <w:tc>
          <w:tcPr>
            <w:tcW w:w="1151" w:type="dxa"/>
          </w:tcPr>
          <w:p w14:paraId="08BDC70A" w14:textId="1A287239" w:rsidR="00824845"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Pr>
                <w:rFonts w:cs="Tahoma"/>
              </w:rPr>
              <w:t>[1..1]</w:t>
            </w:r>
          </w:p>
        </w:tc>
        <w:tc>
          <w:tcPr>
            <w:tcW w:w="2113" w:type="dxa"/>
          </w:tcPr>
          <w:p w14:paraId="73898E97"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r>
      <w:tr w:rsidR="00824845" w:rsidRPr="007542B8" w14:paraId="2EE7FDAA" w14:textId="77777777" w:rsidTr="000D7E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7BD97AC3" w14:textId="77777777" w:rsidR="00824845" w:rsidRPr="007542B8" w:rsidRDefault="00824845" w:rsidP="00824845">
            <w:pPr>
              <w:numPr>
                <w:ilvl w:val="0"/>
                <w:numId w:val="13"/>
              </w:numPr>
              <w:spacing w:before="40"/>
              <w:contextualSpacing/>
            </w:pPr>
          </w:p>
        </w:tc>
        <w:tc>
          <w:tcPr>
            <w:tcW w:w="526" w:type="dxa"/>
          </w:tcPr>
          <w:p w14:paraId="61478EA3"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283" w:type="dxa"/>
          </w:tcPr>
          <w:p w14:paraId="1137F08A"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365" w:type="dxa"/>
            <w:gridSpan w:val="3"/>
          </w:tcPr>
          <w:p w14:paraId="2A139222" w14:textId="77777777" w:rsidR="00824845" w:rsidRPr="00E03717" w:rsidRDefault="00824845" w:rsidP="00824845">
            <w:pPr>
              <w:tabs>
                <w:tab w:val="center" w:pos="3001"/>
              </w:tabs>
              <w:cnfStyle w:val="000000010000" w:firstRow="0" w:lastRow="0" w:firstColumn="0" w:lastColumn="0" w:oddVBand="0" w:evenVBand="0" w:oddHBand="0" w:evenHBand="1" w:firstRowFirstColumn="0" w:firstRowLastColumn="0" w:lastRowFirstColumn="0" w:lastRowLastColumn="0"/>
              <w:rPr>
                <w:rFonts w:cs="Tahoma"/>
              </w:rPr>
            </w:pPr>
          </w:p>
        </w:tc>
        <w:tc>
          <w:tcPr>
            <w:tcW w:w="5453" w:type="dxa"/>
            <w:gridSpan w:val="12"/>
          </w:tcPr>
          <w:p w14:paraId="5CFB2511" w14:textId="0B41B2BA" w:rsidR="00824845" w:rsidRPr="00F85EE6" w:rsidRDefault="00824845" w:rsidP="00824845">
            <w:pPr>
              <w:tabs>
                <w:tab w:val="center" w:pos="3001"/>
              </w:tabs>
              <w:cnfStyle w:val="000000010000" w:firstRow="0" w:lastRow="0" w:firstColumn="0" w:lastColumn="0" w:oddVBand="0" w:evenVBand="0" w:oddHBand="0" w:evenHBand="1" w:firstRowFirstColumn="0" w:firstRowLastColumn="0" w:lastRowFirstColumn="0" w:lastRowLastColumn="0"/>
              <w:rPr>
                <w:rFonts w:cs="Tahoma"/>
              </w:rPr>
            </w:pPr>
            <w:r w:rsidRPr="006A0040">
              <w:rPr>
                <w:rFonts w:cs="Tahoma"/>
              </w:rPr>
              <w:t>Private</w:t>
            </w:r>
            <w:r>
              <w:rPr>
                <w:rFonts w:cs="Tahoma"/>
              </w:rPr>
              <w:t xml:space="preserve"> </w:t>
            </w:r>
            <w:r w:rsidRPr="006A0040">
              <w:rPr>
                <w:rFonts w:cs="Tahoma"/>
              </w:rPr>
              <w:t>Identification</w:t>
            </w:r>
          </w:p>
        </w:tc>
        <w:tc>
          <w:tcPr>
            <w:tcW w:w="2513" w:type="dxa"/>
          </w:tcPr>
          <w:p w14:paraId="29C9D6A4" w14:textId="4E9FFD19" w:rsidR="00824845" w:rsidRPr="00F85EE6" w:rsidRDefault="00824845" w:rsidP="00824845">
            <w:pPr>
              <w:tabs>
                <w:tab w:val="left" w:pos="464"/>
              </w:tabs>
              <w:cnfStyle w:val="000000010000" w:firstRow="0" w:lastRow="0" w:firstColumn="0" w:lastColumn="0" w:oddVBand="0" w:evenVBand="0" w:oddHBand="0" w:evenHBand="1" w:firstRowFirstColumn="0" w:firstRowLastColumn="0" w:lastRowFirstColumn="0" w:lastRowLastColumn="0"/>
              <w:rPr>
                <w:rFonts w:cs="Tahoma"/>
              </w:rPr>
            </w:pPr>
            <w:r w:rsidRPr="006A0040">
              <w:rPr>
                <w:rFonts w:cs="Tahoma"/>
              </w:rPr>
              <w:t>&lt;PrvtId&gt;</w:t>
            </w:r>
          </w:p>
        </w:tc>
        <w:tc>
          <w:tcPr>
            <w:tcW w:w="1151" w:type="dxa"/>
          </w:tcPr>
          <w:p w14:paraId="3F3C26C6" w14:textId="6ABD8D15" w:rsidR="00824845"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r>
              <w:rPr>
                <w:rFonts w:cs="Tahoma"/>
              </w:rPr>
              <w:t>[1..1]</w:t>
            </w:r>
          </w:p>
        </w:tc>
        <w:tc>
          <w:tcPr>
            <w:tcW w:w="2113" w:type="dxa"/>
          </w:tcPr>
          <w:p w14:paraId="01A84191" w14:textId="04DA5924"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r>
              <w:rPr>
                <w:rFonts w:cs="Tahoma"/>
              </w:rPr>
              <w:t>OR}</w:t>
            </w:r>
          </w:p>
        </w:tc>
      </w:tr>
      <w:tr w:rsidR="00824845" w:rsidRPr="007542B8" w14:paraId="7BDCDD74" w14:textId="77777777" w:rsidTr="000D7EC2">
        <w:tc>
          <w:tcPr>
            <w:cnfStyle w:val="001000000000" w:firstRow="0" w:lastRow="0" w:firstColumn="1" w:lastColumn="0" w:oddVBand="0" w:evenVBand="0" w:oddHBand="0" w:evenHBand="0" w:firstRowFirstColumn="0" w:firstRowLastColumn="0" w:lastRowFirstColumn="0" w:lastRowLastColumn="0"/>
            <w:tcW w:w="625" w:type="dxa"/>
          </w:tcPr>
          <w:p w14:paraId="726E8945" w14:textId="77777777" w:rsidR="00824845" w:rsidRPr="007542B8" w:rsidRDefault="00824845" w:rsidP="00824845">
            <w:pPr>
              <w:numPr>
                <w:ilvl w:val="0"/>
                <w:numId w:val="13"/>
              </w:numPr>
              <w:spacing w:before="40"/>
              <w:contextualSpacing/>
            </w:pPr>
          </w:p>
        </w:tc>
        <w:tc>
          <w:tcPr>
            <w:tcW w:w="526" w:type="dxa"/>
          </w:tcPr>
          <w:p w14:paraId="159523FD"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283" w:type="dxa"/>
          </w:tcPr>
          <w:p w14:paraId="15926792"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365" w:type="dxa"/>
            <w:gridSpan w:val="3"/>
          </w:tcPr>
          <w:p w14:paraId="2C9C0A88" w14:textId="77777777" w:rsidR="00824845" w:rsidRPr="00E03717" w:rsidRDefault="00824845" w:rsidP="00824845">
            <w:pPr>
              <w:tabs>
                <w:tab w:val="center" w:pos="3001"/>
              </w:tabs>
              <w:cnfStyle w:val="000000000000" w:firstRow="0" w:lastRow="0" w:firstColumn="0" w:lastColumn="0" w:oddVBand="0" w:evenVBand="0" w:oddHBand="0" w:evenHBand="0" w:firstRowFirstColumn="0" w:firstRowLastColumn="0" w:lastRowFirstColumn="0" w:lastRowLastColumn="0"/>
              <w:rPr>
                <w:rFonts w:cs="Tahoma"/>
              </w:rPr>
            </w:pPr>
          </w:p>
        </w:tc>
        <w:tc>
          <w:tcPr>
            <w:tcW w:w="360" w:type="dxa"/>
            <w:gridSpan w:val="5"/>
          </w:tcPr>
          <w:p w14:paraId="6D616AA9" w14:textId="77777777" w:rsidR="00824845" w:rsidRPr="006A0040" w:rsidRDefault="00824845" w:rsidP="00824845">
            <w:pPr>
              <w:tabs>
                <w:tab w:val="center" w:pos="3001"/>
              </w:tabs>
              <w:cnfStyle w:val="000000000000" w:firstRow="0" w:lastRow="0" w:firstColumn="0" w:lastColumn="0" w:oddVBand="0" w:evenVBand="0" w:oddHBand="0" w:evenHBand="0" w:firstRowFirstColumn="0" w:firstRowLastColumn="0" w:lastRowFirstColumn="0" w:lastRowLastColumn="0"/>
              <w:rPr>
                <w:rFonts w:cs="Tahoma"/>
              </w:rPr>
            </w:pPr>
          </w:p>
        </w:tc>
        <w:tc>
          <w:tcPr>
            <w:tcW w:w="5093" w:type="dxa"/>
            <w:gridSpan w:val="7"/>
          </w:tcPr>
          <w:p w14:paraId="794CC99C" w14:textId="58E435BD" w:rsidR="00824845" w:rsidRPr="006A0040" w:rsidRDefault="00824845" w:rsidP="00824845">
            <w:pPr>
              <w:tabs>
                <w:tab w:val="center" w:pos="3001"/>
              </w:tabs>
              <w:cnfStyle w:val="000000000000" w:firstRow="0" w:lastRow="0" w:firstColumn="0" w:lastColumn="0" w:oddVBand="0" w:evenVBand="0" w:oddHBand="0" w:evenHBand="0" w:firstRowFirstColumn="0" w:firstRowLastColumn="0" w:lastRowFirstColumn="0" w:lastRowLastColumn="0"/>
              <w:rPr>
                <w:rFonts w:cs="Tahoma"/>
              </w:rPr>
            </w:pPr>
            <w:r w:rsidRPr="00504D2F">
              <w:rPr>
                <w:rFonts w:cs="Tahoma"/>
              </w:rPr>
              <w:t>Date</w:t>
            </w:r>
            <w:r>
              <w:rPr>
                <w:rFonts w:cs="Tahoma"/>
              </w:rPr>
              <w:t xml:space="preserve"> </w:t>
            </w:r>
            <w:r w:rsidRPr="00504D2F">
              <w:rPr>
                <w:rFonts w:cs="Tahoma"/>
              </w:rPr>
              <w:t>And</w:t>
            </w:r>
            <w:r>
              <w:rPr>
                <w:rFonts w:cs="Tahoma"/>
              </w:rPr>
              <w:t xml:space="preserve"> </w:t>
            </w:r>
            <w:r w:rsidRPr="00504D2F">
              <w:rPr>
                <w:rFonts w:cs="Tahoma"/>
              </w:rPr>
              <w:t>Place</w:t>
            </w:r>
            <w:r>
              <w:rPr>
                <w:rFonts w:cs="Tahoma"/>
              </w:rPr>
              <w:t xml:space="preserve"> </w:t>
            </w:r>
            <w:r w:rsidRPr="00504D2F">
              <w:rPr>
                <w:rFonts w:cs="Tahoma"/>
              </w:rPr>
              <w:t>Of</w:t>
            </w:r>
            <w:r>
              <w:rPr>
                <w:rFonts w:cs="Tahoma"/>
              </w:rPr>
              <w:t xml:space="preserve"> </w:t>
            </w:r>
            <w:r w:rsidRPr="00504D2F">
              <w:rPr>
                <w:rFonts w:cs="Tahoma"/>
              </w:rPr>
              <w:t>Birth</w:t>
            </w:r>
          </w:p>
        </w:tc>
        <w:tc>
          <w:tcPr>
            <w:tcW w:w="2513" w:type="dxa"/>
          </w:tcPr>
          <w:p w14:paraId="11DF6D72" w14:textId="45EE8A0C" w:rsidR="00824845" w:rsidRPr="006A0040" w:rsidRDefault="00824845" w:rsidP="00824845">
            <w:pPr>
              <w:tabs>
                <w:tab w:val="left" w:pos="464"/>
              </w:tabs>
              <w:cnfStyle w:val="000000000000" w:firstRow="0" w:lastRow="0" w:firstColumn="0" w:lastColumn="0" w:oddVBand="0" w:evenVBand="0" w:oddHBand="0" w:evenHBand="0" w:firstRowFirstColumn="0" w:firstRowLastColumn="0" w:lastRowFirstColumn="0" w:lastRowLastColumn="0"/>
              <w:rPr>
                <w:rFonts w:cs="Tahoma"/>
              </w:rPr>
            </w:pPr>
            <w:r w:rsidRPr="00504D2F">
              <w:rPr>
                <w:rFonts w:cs="Tahoma"/>
              </w:rPr>
              <w:t>&lt;DtAndPlcOfBirth&gt;</w:t>
            </w:r>
          </w:p>
        </w:tc>
        <w:tc>
          <w:tcPr>
            <w:tcW w:w="1151" w:type="dxa"/>
          </w:tcPr>
          <w:p w14:paraId="437666FC" w14:textId="6B32C7E5" w:rsidR="00824845"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Pr>
                <w:rFonts w:cs="Tahoma"/>
              </w:rPr>
              <w:t>[0..1]</w:t>
            </w:r>
          </w:p>
        </w:tc>
        <w:tc>
          <w:tcPr>
            <w:tcW w:w="2113" w:type="dxa"/>
          </w:tcPr>
          <w:p w14:paraId="3059B0B5" w14:textId="77777777" w:rsidR="00824845"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r>
      <w:tr w:rsidR="00824845" w:rsidRPr="007542B8" w14:paraId="1BA05CEA" w14:textId="77777777" w:rsidTr="000D7E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334DBE7E" w14:textId="77777777" w:rsidR="00824845" w:rsidRPr="007542B8" w:rsidRDefault="00824845" w:rsidP="00824845">
            <w:pPr>
              <w:numPr>
                <w:ilvl w:val="0"/>
                <w:numId w:val="13"/>
              </w:numPr>
              <w:spacing w:before="40"/>
              <w:contextualSpacing/>
            </w:pPr>
          </w:p>
        </w:tc>
        <w:tc>
          <w:tcPr>
            <w:tcW w:w="526" w:type="dxa"/>
          </w:tcPr>
          <w:p w14:paraId="4891A642"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283" w:type="dxa"/>
          </w:tcPr>
          <w:p w14:paraId="16A416E8"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365" w:type="dxa"/>
            <w:gridSpan w:val="3"/>
          </w:tcPr>
          <w:p w14:paraId="300F8F75" w14:textId="77777777" w:rsidR="00824845" w:rsidRPr="00E03717" w:rsidRDefault="00824845" w:rsidP="00824845">
            <w:pPr>
              <w:tabs>
                <w:tab w:val="center" w:pos="3001"/>
              </w:tabs>
              <w:cnfStyle w:val="000000010000" w:firstRow="0" w:lastRow="0" w:firstColumn="0" w:lastColumn="0" w:oddVBand="0" w:evenVBand="0" w:oddHBand="0" w:evenHBand="1" w:firstRowFirstColumn="0" w:firstRowLastColumn="0" w:lastRowFirstColumn="0" w:lastRowLastColumn="0"/>
              <w:rPr>
                <w:rFonts w:cs="Tahoma"/>
              </w:rPr>
            </w:pPr>
          </w:p>
        </w:tc>
        <w:tc>
          <w:tcPr>
            <w:tcW w:w="360" w:type="dxa"/>
            <w:gridSpan w:val="5"/>
          </w:tcPr>
          <w:p w14:paraId="5FFF58CA" w14:textId="77777777" w:rsidR="00824845" w:rsidRPr="006A0040" w:rsidRDefault="00824845" w:rsidP="00824845">
            <w:pPr>
              <w:tabs>
                <w:tab w:val="center" w:pos="3001"/>
              </w:tabs>
              <w:cnfStyle w:val="000000010000" w:firstRow="0" w:lastRow="0" w:firstColumn="0" w:lastColumn="0" w:oddVBand="0" w:evenVBand="0" w:oddHBand="0" w:evenHBand="1" w:firstRowFirstColumn="0" w:firstRowLastColumn="0" w:lastRowFirstColumn="0" w:lastRowLastColumn="0"/>
              <w:rPr>
                <w:rFonts w:cs="Tahoma"/>
              </w:rPr>
            </w:pPr>
          </w:p>
        </w:tc>
        <w:tc>
          <w:tcPr>
            <w:tcW w:w="360" w:type="dxa"/>
            <w:gridSpan w:val="4"/>
          </w:tcPr>
          <w:p w14:paraId="1A9E8518" w14:textId="77777777" w:rsidR="00824845" w:rsidRPr="006A0040" w:rsidRDefault="00824845" w:rsidP="00824845">
            <w:pPr>
              <w:tabs>
                <w:tab w:val="center" w:pos="3001"/>
              </w:tabs>
              <w:cnfStyle w:val="000000010000" w:firstRow="0" w:lastRow="0" w:firstColumn="0" w:lastColumn="0" w:oddVBand="0" w:evenVBand="0" w:oddHBand="0" w:evenHBand="1" w:firstRowFirstColumn="0" w:firstRowLastColumn="0" w:lastRowFirstColumn="0" w:lastRowLastColumn="0"/>
              <w:rPr>
                <w:rFonts w:cs="Tahoma"/>
              </w:rPr>
            </w:pPr>
          </w:p>
        </w:tc>
        <w:tc>
          <w:tcPr>
            <w:tcW w:w="4733" w:type="dxa"/>
            <w:gridSpan w:val="3"/>
          </w:tcPr>
          <w:p w14:paraId="61FE1CB1" w14:textId="162B9EB8" w:rsidR="00824845" w:rsidRPr="006A0040" w:rsidRDefault="00824845" w:rsidP="00824845">
            <w:pPr>
              <w:tabs>
                <w:tab w:val="center" w:pos="3001"/>
              </w:tabs>
              <w:cnfStyle w:val="000000010000" w:firstRow="0" w:lastRow="0" w:firstColumn="0" w:lastColumn="0" w:oddVBand="0" w:evenVBand="0" w:oddHBand="0" w:evenHBand="1" w:firstRowFirstColumn="0" w:firstRowLastColumn="0" w:lastRowFirstColumn="0" w:lastRowLastColumn="0"/>
              <w:rPr>
                <w:rFonts w:cs="Tahoma"/>
              </w:rPr>
            </w:pPr>
            <w:r w:rsidRPr="00504D2F">
              <w:rPr>
                <w:rFonts w:cs="Tahoma"/>
              </w:rPr>
              <w:t>Birth</w:t>
            </w:r>
            <w:r>
              <w:rPr>
                <w:rFonts w:cs="Tahoma"/>
              </w:rPr>
              <w:t xml:space="preserve"> </w:t>
            </w:r>
            <w:r w:rsidRPr="00504D2F">
              <w:rPr>
                <w:rFonts w:cs="Tahoma"/>
              </w:rPr>
              <w:t xml:space="preserve">Date </w:t>
            </w:r>
          </w:p>
        </w:tc>
        <w:tc>
          <w:tcPr>
            <w:tcW w:w="2513" w:type="dxa"/>
          </w:tcPr>
          <w:p w14:paraId="6C9F8DF0" w14:textId="2274BC82" w:rsidR="00824845" w:rsidRPr="006A0040" w:rsidRDefault="00824845" w:rsidP="00824845">
            <w:pPr>
              <w:tabs>
                <w:tab w:val="left" w:pos="464"/>
              </w:tabs>
              <w:cnfStyle w:val="000000010000" w:firstRow="0" w:lastRow="0" w:firstColumn="0" w:lastColumn="0" w:oddVBand="0" w:evenVBand="0" w:oddHBand="0" w:evenHBand="1" w:firstRowFirstColumn="0" w:firstRowLastColumn="0" w:lastRowFirstColumn="0" w:lastRowLastColumn="0"/>
              <w:rPr>
                <w:rFonts w:cs="Tahoma"/>
              </w:rPr>
            </w:pPr>
            <w:r w:rsidRPr="00504D2F">
              <w:rPr>
                <w:rFonts w:cs="Tahoma"/>
              </w:rPr>
              <w:t>&lt;BirthDt&gt;</w:t>
            </w:r>
          </w:p>
        </w:tc>
        <w:tc>
          <w:tcPr>
            <w:tcW w:w="1151" w:type="dxa"/>
          </w:tcPr>
          <w:p w14:paraId="40150FA5" w14:textId="73707B86" w:rsidR="00824845"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r>
              <w:rPr>
                <w:rFonts w:cs="Tahoma"/>
              </w:rPr>
              <w:t>[1..1]</w:t>
            </w:r>
          </w:p>
        </w:tc>
        <w:tc>
          <w:tcPr>
            <w:tcW w:w="2113" w:type="dxa"/>
          </w:tcPr>
          <w:p w14:paraId="030616AB" w14:textId="77777777" w:rsidR="00824845"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r>
      <w:tr w:rsidR="00824845" w:rsidRPr="007542B8" w14:paraId="1EC7E60F" w14:textId="77777777" w:rsidTr="000D7EC2">
        <w:tc>
          <w:tcPr>
            <w:cnfStyle w:val="001000000000" w:firstRow="0" w:lastRow="0" w:firstColumn="1" w:lastColumn="0" w:oddVBand="0" w:evenVBand="0" w:oddHBand="0" w:evenHBand="0" w:firstRowFirstColumn="0" w:firstRowLastColumn="0" w:lastRowFirstColumn="0" w:lastRowLastColumn="0"/>
            <w:tcW w:w="625" w:type="dxa"/>
          </w:tcPr>
          <w:p w14:paraId="0055E4DA" w14:textId="77777777" w:rsidR="00824845" w:rsidRPr="007542B8" w:rsidRDefault="00824845" w:rsidP="00824845">
            <w:pPr>
              <w:numPr>
                <w:ilvl w:val="0"/>
                <w:numId w:val="13"/>
              </w:numPr>
              <w:spacing w:before="40"/>
              <w:contextualSpacing/>
            </w:pPr>
          </w:p>
        </w:tc>
        <w:tc>
          <w:tcPr>
            <w:tcW w:w="526" w:type="dxa"/>
          </w:tcPr>
          <w:p w14:paraId="7A392A20"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283" w:type="dxa"/>
          </w:tcPr>
          <w:p w14:paraId="7E1210E6"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365" w:type="dxa"/>
            <w:gridSpan w:val="3"/>
          </w:tcPr>
          <w:p w14:paraId="161F38C6" w14:textId="77777777" w:rsidR="00824845" w:rsidRPr="00E03717" w:rsidRDefault="00824845" w:rsidP="00824845">
            <w:pPr>
              <w:tabs>
                <w:tab w:val="center" w:pos="3001"/>
              </w:tabs>
              <w:cnfStyle w:val="000000000000" w:firstRow="0" w:lastRow="0" w:firstColumn="0" w:lastColumn="0" w:oddVBand="0" w:evenVBand="0" w:oddHBand="0" w:evenHBand="0" w:firstRowFirstColumn="0" w:firstRowLastColumn="0" w:lastRowFirstColumn="0" w:lastRowLastColumn="0"/>
              <w:rPr>
                <w:rFonts w:cs="Tahoma"/>
              </w:rPr>
            </w:pPr>
          </w:p>
        </w:tc>
        <w:tc>
          <w:tcPr>
            <w:tcW w:w="360" w:type="dxa"/>
            <w:gridSpan w:val="5"/>
          </w:tcPr>
          <w:p w14:paraId="46D1C917" w14:textId="77777777" w:rsidR="00824845" w:rsidRPr="006A0040" w:rsidRDefault="00824845" w:rsidP="00824845">
            <w:pPr>
              <w:tabs>
                <w:tab w:val="center" w:pos="3001"/>
              </w:tabs>
              <w:cnfStyle w:val="000000000000" w:firstRow="0" w:lastRow="0" w:firstColumn="0" w:lastColumn="0" w:oddVBand="0" w:evenVBand="0" w:oddHBand="0" w:evenHBand="0" w:firstRowFirstColumn="0" w:firstRowLastColumn="0" w:lastRowFirstColumn="0" w:lastRowLastColumn="0"/>
              <w:rPr>
                <w:rFonts w:cs="Tahoma"/>
              </w:rPr>
            </w:pPr>
          </w:p>
        </w:tc>
        <w:tc>
          <w:tcPr>
            <w:tcW w:w="360" w:type="dxa"/>
            <w:gridSpan w:val="4"/>
          </w:tcPr>
          <w:p w14:paraId="791C43EE" w14:textId="77777777" w:rsidR="00824845" w:rsidRPr="006A0040" w:rsidRDefault="00824845" w:rsidP="00824845">
            <w:pPr>
              <w:tabs>
                <w:tab w:val="center" w:pos="3001"/>
              </w:tabs>
              <w:cnfStyle w:val="000000000000" w:firstRow="0" w:lastRow="0" w:firstColumn="0" w:lastColumn="0" w:oddVBand="0" w:evenVBand="0" w:oddHBand="0" w:evenHBand="0" w:firstRowFirstColumn="0" w:firstRowLastColumn="0" w:lastRowFirstColumn="0" w:lastRowLastColumn="0"/>
              <w:rPr>
                <w:rFonts w:cs="Tahoma"/>
              </w:rPr>
            </w:pPr>
          </w:p>
        </w:tc>
        <w:tc>
          <w:tcPr>
            <w:tcW w:w="4733" w:type="dxa"/>
            <w:gridSpan w:val="3"/>
          </w:tcPr>
          <w:p w14:paraId="4C66F3BA" w14:textId="3D3FBBA4" w:rsidR="00824845" w:rsidRPr="006A0040" w:rsidRDefault="00824845" w:rsidP="00824845">
            <w:pPr>
              <w:tabs>
                <w:tab w:val="center" w:pos="3001"/>
              </w:tabs>
              <w:cnfStyle w:val="000000000000" w:firstRow="0" w:lastRow="0" w:firstColumn="0" w:lastColumn="0" w:oddVBand="0" w:evenVBand="0" w:oddHBand="0" w:evenHBand="0" w:firstRowFirstColumn="0" w:firstRowLastColumn="0" w:lastRowFirstColumn="0" w:lastRowLastColumn="0"/>
              <w:rPr>
                <w:rFonts w:cs="Tahoma"/>
              </w:rPr>
            </w:pPr>
            <w:r w:rsidRPr="00504D2F">
              <w:rPr>
                <w:rFonts w:cs="Tahoma"/>
              </w:rPr>
              <w:t>City</w:t>
            </w:r>
            <w:r>
              <w:rPr>
                <w:rFonts w:cs="Tahoma"/>
              </w:rPr>
              <w:t xml:space="preserve"> </w:t>
            </w:r>
            <w:r w:rsidRPr="00504D2F">
              <w:rPr>
                <w:rFonts w:cs="Tahoma"/>
              </w:rPr>
              <w:t>Of</w:t>
            </w:r>
            <w:r>
              <w:rPr>
                <w:rFonts w:cs="Tahoma"/>
              </w:rPr>
              <w:t xml:space="preserve"> </w:t>
            </w:r>
            <w:r w:rsidRPr="00504D2F">
              <w:rPr>
                <w:rFonts w:cs="Tahoma"/>
              </w:rPr>
              <w:t xml:space="preserve">Birth </w:t>
            </w:r>
          </w:p>
        </w:tc>
        <w:tc>
          <w:tcPr>
            <w:tcW w:w="2513" w:type="dxa"/>
          </w:tcPr>
          <w:p w14:paraId="24A10090" w14:textId="510E5513" w:rsidR="00824845" w:rsidRPr="006A0040" w:rsidRDefault="00824845" w:rsidP="00824845">
            <w:pPr>
              <w:tabs>
                <w:tab w:val="left" w:pos="464"/>
              </w:tabs>
              <w:cnfStyle w:val="000000000000" w:firstRow="0" w:lastRow="0" w:firstColumn="0" w:lastColumn="0" w:oddVBand="0" w:evenVBand="0" w:oddHBand="0" w:evenHBand="0" w:firstRowFirstColumn="0" w:firstRowLastColumn="0" w:lastRowFirstColumn="0" w:lastRowLastColumn="0"/>
              <w:rPr>
                <w:rFonts w:cs="Tahoma"/>
              </w:rPr>
            </w:pPr>
            <w:r w:rsidRPr="00504D2F">
              <w:rPr>
                <w:rFonts w:cs="Tahoma"/>
              </w:rPr>
              <w:t>&lt;CityOfBirth&gt;</w:t>
            </w:r>
          </w:p>
        </w:tc>
        <w:tc>
          <w:tcPr>
            <w:tcW w:w="1151" w:type="dxa"/>
          </w:tcPr>
          <w:p w14:paraId="4F9F4D8F" w14:textId="2DE29338" w:rsidR="00824845"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Pr>
                <w:rFonts w:cs="Tahoma"/>
              </w:rPr>
              <w:t>[1..1]</w:t>
            </w:r>
          </w:p>
        </w:tc>
        <w:tc>
          <w:tcPr>
            <w:tcW w:w="2113" w:type="dxa"/>
          </w:tcPr>
          <w:p w14:paraId="2D6F3819" w14:textId="77777777" w:rsidR="00824845"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r>
      <w:tr w:rsidR="00824845" w:rsidRPr="007542B8" w14:paraId="31713C05" w14:textId="77777777" w:rsidTr="000D7E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706E38D7" w14:textId="77777777" w:rsidR="00824845" w:rsidRPr="007542B8" w:rsidRDefault="00824845" w:rsidP="00824845">
            <w:pPr>
              <w:numPr>
                <w:ilvl w:val="0"/>
                <w:numId w:val="13"/>
              </w:numPr>
              <w:spacing w:before="40"/>
              <w:contextualSpacing/>
            </w:pPr>
          </w:p>
        </w:tc>
        <w:tc>
          <w:tcPr>
            <w:tcW w:w="526" w:type="dxa"/>
          </w:tcPr>
          <w:p w14:paraId="4F878033"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283" w:type="dxa"/>
          </w:tcPr>
          <w:p w14:paraId="1C4DF42E"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365" w:type="dxa"/>
            <w:gridSpan w:val="3"/>
          </w:tcPr>
          <w:p w14:paraId="759D3F68" w14:textId="77777777" w:rsidR="00824845" w:rsidRPr="00E03717" w:rsidRDefault="00824845" w:rsidP="00824845">
            <w:pPr>
              <w:tabs>
                <w:tab w:val="center" w:pos="3001"/>
              </w:tabs>
              <w:cnfStyle w:val="000000010000" w:firstRow="0" w:lastRow="0" w:firstColumn="0" w:lastColumn="0" w:oddVBand="0" w:evenVBand="0" w:oddHBand="0" w:evenHBand="1" w:firstRowFirstColumn="0" w:firstRowLastColumn="0" w:lastRowFirstColumn="0" w:lastRowLastColumn="0"/>
              <w:rPr>
                <w:rFonts w:cs="Tahoma"/>
              </w:rPr>
            </w:pPr>
          </w:p>
        </w:tc>
        <w:tc>
          <w:tcPr>
            <w:tcW w:w="360" w:type="dxa"/>
            <w:gridSpan w:val="5"/>
          </w:tcPr>
          <w:p w14:paraId="2C96698D" w14:textId="77777777" w:rsidR="00824845" w:rsidRPr="006A0040" w:rsidRDefault="00824845" w:rsidP="00824845">
            <w:pPr>
              <w:tabs>
                <w:tab w:val="center" w:pos="3001"/>
              </w:tabs>
              <w:cnfStyle w:val="000000010000" w:firstRow="0" w:lastRow="0" w:firstColumn="0" w:lastColumn="0" w:oddVBand="0" w:evenVBand="0" w:oddHBand="0" w:evenHBand="1" w:firstRowFirstColumn="0" w:firstRowLastColumn="0" w:lastRowFirstColumn="0" w:lastRowLastColumn="0"/>
              <w:rPr>
                <w:rFonts w:cs="Tahoma"/>
              </w:rPr>
            </w:pPr>
          </w:p>
        </w:tc>
        <w:tc>
          <w:tcPr>
            <w:tcW w:w="360" w:type="dxa"/>
            <w:gridSpan w:val="4"/>
          </w:tcPr>
          <w:p w14:paraId="215C07F0" w14:textId="77777777" w:rsidR="00824845" w:rsidRPr="006A0040" w:rsidRDefault="00824845" w:rsidP="00824845">
            <w:pPr>
              <w:tabs>
                <w:tab w:val="center" w:pos="3001"/>
              </w:tabs>
              <w:cnfStyle w:val="000000010000" w:firstRow="0" w:lastRow="0" w:firstColumn="0" w:lastColumn="0" w:oddVBand="0" w:evenVBand="0" w:oddHBand="0" w:evenHBand="1" w:firstRowFirstColumn="0" w:firstRowLastColumn="0" w:lastRowFirstColumn="0" w:lastRowLastColumn="0"/>
              <w:rPr>
                <w:rFonts w:cs="Tahoma"/>
              </w:rPr>
            </w:pPr>
          </w:p>
        </w:tc>
        <w:tc>
          <w:tcPr>
            <w:tcW w:w="4733" w:type="dxa"/>
            <w:gridSpan w:val="3"/>
          </w:tcPr>
          <w:p w14:paraId="62A94120" w14:textId="68369299" w:rsidR="00824845" w:rsidRPr="006A0040" w:rsidRDefault="00824845" w:rsidP="00824845">
            <w:pPr>
              <w:tabs>
                <w:tab w:val="center" w:pos="3001"/>
              </w:tabs>
              <w:cnfStyle w:val="000000010000" w:firstRow="0" w:lastRow="0" w:firstColumn="0" w:lastColumn="0" w:oddVBand="0" w:evenVBand="0" w:oddHBand="0" w:evenHBand="1" w:firstRowFirstColumn="0" w:firstRowLastColumn="0" w:lastRowFirstColumn="0" w:lastRowLastColumn="0"/>
              <w:rPr>
                <w:rFonts w:cs="Tahoma"/>
              </w:rPr>
            </w:pPr>
            <w:r w:rsidRPr="00504D2F">
              <w:rPr>
                <w:rFonts w:cs="Tahoma"/>
              </w:rPr>
              <w:t>Country</w:t>
            </w:r>
            <w:r>
              <w:rPr>
                <w:rFonts w:cs="Tahoma"/>
              </w:rPr>
              <w:t xml:space="preserve"> </w:t>
            </w:r>
            <w:r w:rsidRPr="00504D2F">
              <w:rPr>
                <w:rFonts w:cs="Tahoma"/>
              </w:rPr>
              <w:t>Of</w:t>
            </w:r>
            <w:r>
              <w:rPr>
                <w:rFonts w:cs="Tahoma"/>
              </w:rPr>
              <w:t xml:space="preserve"> </w:t>
            </w:r>
            <w:r w:rsidRPr="00504D2F">
              <w:rPr>
                <w:rFonts w:cs="Tahoma"/>
              </w:rPr>
              <w:t>Birth</w:t>
            </w:r>
          </w:p>
        </w:tc>
        <w:tc>
          <w:tcPr>
            <w:tcW w:w="2513" w:type="dxa"/>
          </w:tcPr>
          <w:p w14:paraId="123458A5" w14:textId="10A2EDD2" w:rsidR="00824845" w:rsidRPr="006A0040" w:rsidRDefault="00824845" w:rsidP="00824845">
            <w:pPr>
              <w:tabs>
                <w:tab w:val="left" w:pos="464"/>
              </w:tabs>
              <w:cnfStyle w:val="000000010000" w:firstRow="0" w:lastRow="0" w:firstColumn="0" w:lastColumn="0" w:oddVBand="0" w:evenVBand="0" w:oddHBand="0" w:evenHBand="1" w:firstRowFirstColumn="0" w:firstRowLastColumn="0" w:lastRowFirstColumn="0" w:lastRowLastColumn="0"/>
              <w:rPr>
                <w:rFonts w:cs="Tahoma"/>
              </w:rPr>
            </w:pPr>
            <w:r w:rsidRPr="00504D2F">
              <w:rPr>
                <w:rFonts w:cs="Tahoma"/>
              </w:rPr>
              <w:t>&lt;CtryOfBirth&gt;</w:t>
            </w:r>
          </w:p>
        </w:tc>
        <w:tc>
          <w:tcPr>
            <w:tcW w:w="1151" w:type="dxa"/>
          </w:tcPr>
          <w:p w14:paraId="7D397A9E" w14:textId="558A5CE4" w:rsidR="00824845"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r>
              <w:rPr>
                <w:rFonts w:cs="Tahoma"/>
              </w:rPr>
              <w:t>[1..1]</w:t>
            </w:r>
          </w:p>
        </w:tc>
        <w:tc>
          <w:tcPr>
            <w:tcW w:w="2113" w:type="dxa"/>
          </w:tcPr>
          <w:p w14:paraId="212206F2" w14:textId="77777777" w:rsidR="00824845"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r>
      <w:tr w:rsidR="00824845" w:rsidRPr="007542B8" w14:paraId="7049E06F" w14:textId="77777777" w:rsidTr="000D7EC2">
        <w:tc>
          <w:tcPr>
            <w:cnfStyle w:val="001000000000" w:firstRow="0" w:lastRow="0" w:firstColumn="1" w:lastColumn="0" w:oddVBand="0" w:evenVBand="0" w:oddHBand="0" w:evenHBand="0" w:firstRowFirstColumn="0" w:firstRowLastColumn="0" w:lastRowFirstColumn="0" w:lastRowLastColumn="0"/>
            <w:tcW w:w="625" w:type="dxa"/>
          </w:tcPr>
          <w:p w14:paraId="14FB401F" w14:textId="77777777" w:rsidR="00824845" w:rsidRPr="007542B8" w:rsidRDefault="00824845" w:rsidP="00824845">
            <w:pPr>
              <w:numPr>
                <w:ilvl w:val="0"/>
                <w:numId w:val="13"/>
              </w:numPr>
              <w:spacing w:before="40"/>
              <w:contextualSpacing/>
            </w:pPr>
          </w:p>
        </w:tc>
        <w:tc>
          <w:tcPr>
            <w:tcW w:w="526" w:type="dxa"/>
          </w:tcPr>
          <w:p w14:paraId="05D7B0AE"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283" w:type="dxa"/>
          </w:tcPr>
          <w:p w14:paraId="3EA1C303"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365" w:type="dxa"/>
            <w:gridSpan w:val="3"/>
          </w:tcPr>
          <w:p w14:paraId="5EC32A55" w14:textId="77777777" w:rsidR="00824845" w:rsidRPr="00E03717" w:rsidRDefault="00824845" w:rsidP="00824845">
            <w:pPr>
              <w:tabs>
                <w:tab w:val="center" w:pos="3001"/>
              </w:tabs>
              <w:cnfStyle w:val="000000000000" w:firstRow="0" w:lastRow="0" w:firstColumn="0" w:lastColumn="0" w:oddVBand="0" w:evenVBand="0" w:oddHBand="0" w:evenHBand="0" w:firstRowFirstColumn="0" w:firstRowLastColumn="0" w:lastRowFirstColumn="0" w:lastRowLastColumn="0"/>
              <w:rPr>
                <w:rFonts w:cs="Tahoma"/>
              </w:rPr>
            </w:pPr>
          </w:p>
        </w:tc>
        <w:tc>
          <w:tcPr>
            <w:tcW w:w="360" w:type="dxa"/>
            <w:gridSpan w:val="5"/>
          </w:tcPr>
          <w:p w14:paraId="003BF81E" w14:textId="77777777" w:rsidR="00824845" w:rsidRPr="00F85EE6" w:rsidRDefault="00824845" w:rsidP="00824845">
            <w:pPr>
              <w:tabs>
                <w:tab w:val="center" w:pos="3001"/>
              </w:tabs>
              <w:cnfStyle w:val="000000000000" w:firstRow="0" w:lastRow="0" w:firstColumn="0" w:lastColumn="0" w:oddVBand="0" w:evenVBand="0" w:oddHBand="0" w:evenHBand="0" w:firstRowFirstColumn="0" w:firstRowLastColumn="0" w:lastRowFirstColumn="0" w:lastRowLastColumn="0"/>
              <w:rPr>
                <w:rFonts w:cs="Tahoma"/>
              </w:rPr>
            </w:pPr>
          </w:p>
        </w:tc>
        <w:tc>
          <w:tcPr>
            <w:tcW w:w="5093" w:type="dxa"/>
            <w:gridSpan w:val="7"/>
          </w:tcPr>
          <w:p w14:paraId="7A58DD87" w14:textId="6D5FC778" w:rsidR="00824845" w:rsidRPr="00F85EE6" w:rsidRDefault="00824845" w:rsidP="00824845">
            <w:pPr>
              <w:tabs>
                <w:tab w:val="center" w:pos="3001"/>
              </w:tabs>
              <w:cnfStyle w:val="000000000000" w:firstRow="0" w:lastRow="0" w:firstColumn="0" w:lastColumn="0" w:oddVBand="0" w:evenVBand="0" w:oddHBand="0" w:evenHBand="0" w:firstRowFirstColumn="0" w:firstRowLastColumn="0" w:lastRowFirstColumn="0" w:lastRowLastColumn="0"/>
              <w:rPr>
                <w:rFonts w:cs="Tahoma"/>
              </w:rPr>
            </w:pPr>
            <w:r w:rsidRPr="006A0040">
              <w:rPr>
                <w:rFonts w:cs="Tahoma"/>
              </w:rPr>
              <w:t>Other</w:t>
            </w:r>
          </w:p>
        </w:tc>
        <w:tc>
          <w:tcPr>
            <w:tcW w:w="2513" w:type="dxa"/>
          </w:tcPr>
          <w:p w14:paraId="3E378A85" w14:textId="0E742D66" w:rsidR="00824845" w:rsidRPr="00F85EE6" w:rsidRDefault="00824845" w:rsidP="00824845">
            <w:pPr>
              <w:tabs>
                <w:tab w:val="left" w:pos="464"/>
              </w:tabs>
              <w:cnfStyle w:val="000000000000" w:firstRow="0" w:lastRow="0" w:firstColumn="0" w:lastColumn="0" w:oddVBand="0" w:evenVBand="0" w:oddHBand="0" w:evenHBand="0" w:firstRowFirstColumn="0" w:firstRowLastColumn="0" w:lastRowFirstColumn="0" w:lastRowLastColumn="0"/>
              <w:rPr>
                <w:rFonts w:cs="Tahoma"/>
              </w:rPr>
            </w:pPr>
            <w:r w:rsidRPr="006A0040">
              <w:rPr>
                <w:rFonts w:cs="Tahoma"/>
              </w:rPr>
              <w:t>&lt;Othr&gt;</w:t>
            </w:r>
          </w:p>
        </w:tc>
        <w:tc>
          <w:tcPr>
            <w:tcW w:w="1151" w:type="dxa"/>
          </w:tcPr>
          <w:p w14:paraId="73C9F3BE" w14:textId="19FE5DA0" w:rsidR="00824845"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Pr>
                <w:rFonts w:cs="Tahoma"/>
              </w:rPr>
              <w:t>[0..*]</w:t>
            </w:r>
          </w:p>
        </w:tc>
        <w:tc>
          <w:tcPr>
            <w:tcW w:w="2113" w:type="dxa"/>
          </w:tcPr>
          <w:p w14:paraId="2598C1A7"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r>
      <w:tr w:rsidR="00824845" w:rsidRPr="007542B8" w14:paraId="307056FE" w14:textId="77777777" w:rsidTr="000D7E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5D33E813" w14:textId="77777777" w:rsidR="00824845" w:rsidRPr="007542B8" w:rsidRDefault="00824845" w:rsidP="00824845">
            <w:pPr>
              <w:numPr>
                <w:ilvl w:val="0"/>
                <w:numId w:val="13"/>
              </w:numPr>
              <w:spacing w:before="40"/>
              <w:contextualSpacing/>
            </w:pPr>
          </w:p>
        </w:tc>
        <w:tc>
          <w:tcPr>
            <w:tcW w:w="526" w:type="dxa"/>
          </w:tcPr>
          <w:p w14:paraId="2B5B1485"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283" w:type="dxa"/>
          </w:tcPr>
          <w:p w14:paraId="602EF035"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365" w:type="dxa"/>
            <w:gridSpan w:val="3"/>
          </w:tcPr>
          <w:p w14:paraId="03C1FC72" w14:textId="77777777" w:rsidR="00824845" w:rsidRPr="00E03717" w:rsidRDefault="00824845" w:rsidP="00824845">
            <w:pPr>
              <w:tabs>
                <w:tab w:val="center" w:pos="3001"/>
              </w:tabs>
              <w:cnfStyle w:val="000000010000" w:firstRow="0" w:lastRow="0" w:firstColumn="0" w:lastColumn="0" w:oddVBand="0" w:evenVBand="0" w:oddHBand="0" w:evenHBand="1" w:firstRowFirstColumn="0" w:firstRowLastColumn="0" w:lastRowFirstColumn="0" w:lastRowLastColumn="0"/>
              <w:rPr>
                <w:rFonts w:cs="Tahoma"/>
              </w:rPr>
            </w:pPr>
          </w:p>
        </w:tc>
        <w:tc>
          <w:tcPr>
            <w:tcW w:w="360" w:type="dxa"/>
            <w:gridSpan w:val="5"/>
          </w:tcPr>
          <w:p w14:paraId="43FE5710" w14:textId="77777777" w:rsidR="00824845" w:rsidRPr="00F85EE6" w:rsidRDefault="00824845" w:rsidP="00824845">
            <w:pPr>
              <w:tabs>
                <w:tab w:val="center" w:pos="3001"/>
              </w:tabs>
              <w:cnfStyle w:val="000000010000" w:firstRow="0" w:lastRow="0" w:firstColumn="0" w:lastColumn="0" w:oddVBand="0" w:evenVBand="0" w:oddHBand="0" w:evenHBand="1" w:firstRowFirstColumn="0" w:firstRowLastColumn="0" w:lastRowFirstColumn="0" w:lastRowLastColumn="0"/>
              <w:rPr>
                <w:rFonts w:cs="Tahoma"/>
              </w:rPr>
            </w:pPr>
          </w:p>
        </w:tc>
        <w:tc>
          <w:tcPr>
            <w:tcW w:w="360" w:type="dxa"/>
            <w:gridSpan w:val="4"/>
          </w:tcPr>
          <w:p w14:paraId="0F5EDCC1" w14:textId="77777777" w:rsidR="00824845" w:rsidRPr="00F85EE6" w:rsidRDefault="00824845" w:rsidP="00824845">
            <w:pPr>
              <w:tabs>
                <w:tab w:val="center" w:pos="3001"/>
              </w:tabs>
              <w:cnfStyle w:val="000000010000" w:firstRow="0" w:lastRow="0" w:firstColumn="0" w:lastColumn="0" w:oddVBand="0" w:evenVBand="0" w:oddHBand="0" w:evenHBand="1" w:firstRowFirstColumn="0" w:firstRowLastColumn="0" w:lastRowFirstColumn="0" w:lastRowLastColumn="0"/>
              <w:rPr>
                <w:rFonts w:cs="Tahoma"/>
              </w:rPr>
            </w:pPr>
          </w:p>
        </w:tc>
        <w:tc>
          <w:tcPr>
            <w:tcW w:w="4733" w:type="dxa"/>
            <w:gridSpan w:val="3"/>
          </w:tcPr>
          <w:p w14:paraId="5E45BA1A" w14:textId="77777777" w:rsidR="00824845"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r w:rsidRPr="0088720C">
              <w:rPr>
                <w:rFonts w:cs="Tahoma"/>
              </w:rPr>
              <w:t>Identification</w:t>
            </w:r>
            <w:r>
              <w:rPr>
                <w:rFonts w:cs="Tahoma"/>
              </w:rPr>
              <w:t xml:space="preserve"> </w:t>
            </w:r>
          </w:p>
          <w:p w14:paraId="34014D77" w14:textId="5F61D1CA" w:rsidR="00824845" w:rsidRDefault="00824845" w:rsidP="00824845">
            <w:pPr>
              <w:pStyle w:val="ListParagraph"/>
              <w:numPr>
                <w:ilvl w:val="0"/>
                <w:numId w:val="18"/>
              </w:numPr>
              <w:cnfStyle w:val="000000010000" w:firstRow="0" w:lastRow="0" w:firstColumn="0" w:lastColumn="0" w:oddVBand="0" w:evenVBand="0" w:oddHBand="0" w:evenHBand="1" w:firstRowFirstColumn="0" w:firstRowLastColumn="0" w:lastRowFirstColumn="0" w:lastRowLastColumn="0"/>
              <w:rPr>
                <w:rFonts w:cs="Tahoma"/>
              </w:rPr>
            </w:pPr>
            <w:r>
              <w:rPr>
                <w:rFonts w:cs="Tahoma"/>
              </w:rPr>
              <w:t>Beneficiary Tax</w:t>
            </w:r>
            <w:r w:rsidRPr="00C544D9">
              <w:rPr>
                <w:rFonts w:cs="Tahoma"/>
              </w:rPr>
              <w:t xml:space="preserve"> </w:t>
            </w:r>
            <w:r>
              <w:rPr>
                <w:rFonts w:cs="Tahoma"/>
              </w:rPr>
              <w:t xml:space="preserve">Payee </w:t>
            </w:r>
            <w:r w:rsidRPr="00C544D9">
              <w:rPr>
                <w:rFonts w:cs="Tahoma"/>
              </w:rPr>
              <w:t>TIN</w:t>
            </w:r>
          </w:p>
          <w:p w14:paraId="310595CA" w14:textId="615AC50B" w:rsidR="00824845" w:rsidRDefault="00824845" w:rsidP="00824845">
            <w:pPr>
              <w:pStyle w:val="ListParagraph"/>
              <w:numPr>
                <w:ilvl w:val="0"/>
                <w:numId w:val="18"/>
              </w:numPr>
              <w:cnfStyle w:val="000000010000" w:firstRow="0" w:lastRow="0" w:firstColumn="0" w:lastColumn="0" w:oddVBand="0" w:evenVBand="0" w:oddHBand="0" w:evenHBand="1" w:firstRowFirstColumn="0" w:firstRowLastColumn="0" w:lastRowFirstColumn="0" w:lastRowLastColumn="0"/>
              <w:rPr>
                <w:rFonts w:cs="Tahoma"/>
              </w:rPr>
            </w:pPr>
            <w:r w:rsidRPr="002917F0">
              <w:rPr>
                <w:rFonts w:cs="Tahoma"/>
              </w:rPr>
              <w:t>Paye</w:t>
            </w:r>
            <w:r>
              <w:rPr>
                <w:rFonts w:cs="Tahoma"/>
              </w:rPr>
              <w:t>e</w:t>
            </w:r>
            <w:r w:rsidRPr="002917F0">
              <w:rPr>
                <w:rFonts w:cs="Tahoma"/>
              </w:rPr>
              <w:t xml:space="preserve"> </w:t>
            </w:r>
            <w:r>
              <w:rPr>
                <w:rFonts w:cs="Tahoma"/>
              </w:rPr>
              <w:t>S</w:t>
            </w:r>
            <w:r w:rsidRPr="002917F0">
              <w:rPr>
                <w:rFonts w:cs="Tahoma"/>
              </w:rPr>
              <w:t xml:space="preserve">pecific </w:t>
            </w:r>
            <w:r>
              <w:rPr>
                <w:rFonts w:cs="Tahoma"/>
              </w:rPr>
              <w:t>I</w:t>
            </w:r>
            <w:r w:rsidRPr="002917F0">
              <w:rPr>
                <w:rFonts w:cs="Tahoma"/>
              </w:rPr>
              <w:t>dentifier</w:t>
            </w:r>
          </w:p>
          <w:p w14:paraId="3E502BC4" w14:textId="77777777" w:rsidR="00824845" w:rsidRDefault="00824845" w:rsidP="00824845">
            <w:pPr>
              <w:tabs>
                <w:tab w:val="center" w:pos="3001"/>
              </w:tabs>
              <w:spacing w:before="40"/>
              <w:ind w:left="360"/>
              <w:contextualSpacing/>
              <w:cnfStyle w:val="000000010000" w:firstRow="0" w:lastRow="0" w:firstColumn="0" w:lastColumn="0" w:oddVBand="0" w:evenVBand="0" w:oddHBand="0" w:evenHBand="1" w:firstRowFirstColumn="0" w:firstRowLastColumn="0" w:lastRowFirstColumn="0" w:lastRowLastColumn="0"/>
              <w:rPr>
                <w:rFonts w:cs="Tahoma"/>
                <w:i/>
                <w:iCs/>
              </w:rPr>
            </w:pPr>
          </w:p>
          <w:p w14:paraId="454786B8" w14:textId="24ABDFB0" w:rsidR="00824845" w:rsidRPr="00F85EE6" w:rsidRDefault="00824845" w:rsidP="00824845">
            <w:pPr>
              <w:spacing w:before="40"/>
              <w:contextualSpacing/>
              <w:cnfStyle w:val="000000010000" w:firstRow="0" w:lastRow="0" w:firstColumn="0" w:lastColumn="0" w:oddVBand="0" w:evenVBand="0" w:oddHBand="0" w:evenHBand="1" w:firstRowFirstColumn="0" w:firstRowLastColumn="0" w:lastRowFirstColumn="0" w:lastRowLastColumn="0"/>
              <w:rPr>
                <w:rFonts w:cs="Tahoma"/>
              </w:rPr>
            </w:pPr>
            <w:r w:rsidRPr="00C544D9">
              <w:rPr>
                <w:rFonts w:cs="Tahoma"/>
                <w:i/>
                <w:iCs/>
              </w:rPr>
              <w:t>Unique and unambiguous identification of a person, for example passport.</w:t>
            </w:r>
          </w:p>
        </w:tc>
        <w:tc>
          <w:tcPr>
            <w:tcW w:w="2513" w:type="dxa"/>
          </w:tcPr>
          <w:p w14:paraId="640819EE" w14:textId="4E40FD28" w:rsidR="00824845" w:rsidRPr="00F85EE6" w:rsidRDefault="00824845" w:rsidP="00824845">
            <w:pPr>
              <w:tabs>
                <w:tab w:val="left" w:pos="464"/>
              </w:tabs>
              <w:cnfStyle w:val="000000010000" w:firstRow="0" w:lastRow="0" w:firstColumn="0" w:lastColumn="0" w:oddVBand="0" w:evenVBand="0" w:oddHBand="0" w:evenHBand="1" w:firstRowFirstColumn="0" w:firstRowLastColumn="0" w:lastRowFirstColumn="0" w:lastRowLastColumn="0"/>
              <w:rPr>
                <w:rFonts w:cs="Tahoma"/>
              </w:rPr>
            </w:pPr>
            <w:r w:rsidRPr="006A0040">
              <w:rPr>
                <w:rFonts w:cs="Tahoma"/>
              </w:rPr>
              <w:lastRenderedPageBreak/>
              <w:t>&lt;Id&gt;</w:t>
            </w:r>
          </w:p>
        </w:tc>
        <w:tc>
          <w:tcPr>
            <w:tcW w:w="1151" w:type="dxa"/>
          </w:tcPr>
          <w:p w14:paraId="25D7BE8B" w14:textId="2E3CB696" w:rsidR="00824845"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r>
              <w:rPr>
                <w:rFonts w:cs="Tahoma"/>
              </w:rPr>
              <w:t>[1..1]</w:t>
            </w:r>
          </w:p>
        </w:tc>
        <w:tc>
          <w:tcPr>
            <w:tcW w:w="2113" w:type="dxa"/>
          </w:tcPr>
          <w:p w14:paraId="60B5905E"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r>
      <w:tr w:rsidR="00824845" w:rsidRPr="007542B8" w14:paraId="65CA77D8" w14:textId="77777777" w:rsidTr="000D7EC2">
        <w:tc>
          <w:tcPr>
            <w:cnfStyle w:val="001000000000" w:firstRow="0" w:lastRow="0" w:firstColumn="1" w:lastColumn="0" w:oddVBand="0" w:evenVBand="0" w:oddHBand="0" w:evenHBand="0" w:firstRowFirstColumn="0" w:firstRowLastColumn="0" w:lastRowFirstColumn="0" w:lastRowLastColumn="0"/>
            <w:tcW w:w="625" w:type="dxa"/>
          </w:tcPr>
          <w:p w14:paraId="2E3CA143" w14:textId="77777777" w:rsidR="00824845" w:rsidRPr="007542B8" w:rsidRDefault="00824845" w:rsidP="00824845">
            <w:pPr>
              <w:numPr>
                <w:ilvl w:val="0"/>
                <w:numId w:val="13"/>
              </w:numPr>
              <w:spacing w:before="40"/>
              <w:contextualSpacing/>
            </w:pPr>
          </w:p>
        </w:tc>
        <w:tc>
          <w:tcPr>
            <w:tcW w:w="526" w:type="dxa"/>
          </w:tcPr>
          <w:p w14:paraId="6703575C"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6101" w:type="dxa"/>
            <w:gridSpan w:val="16"/>
          </w:tcPr>
          <w:p w14:paraId="063B6454"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rPr>
              <w:t>Creditor Account</w:t>
            </w:r>
          </w:p>
        </w:tc>
        <w:tc>
          <w:tcPr>
            <w:tcW w:w="2513" w:type="dxa"/>
          </w:tcPr>
          <w:p w14:paraId="2F84A051" w14:textId="77777777" w:rsidR="00824845" w:rsidRPr="007542B8" w:rsidRDefault="00824845" w:rsidP="00824845">
            <w:pPr>
              <w:tabs>
                <w:tab w:val="left" w:pos="464"/>
              </w:tabs>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rPr>
              <w:t>&lt;CdtrAcct&gt;</w:t>
            </w:r>
          </w:p>
        </w:tc>
        <w:tc>
          <w:tcPr>
            <w:tcW w:w="1151" w:type="dxa"/>
          </w:tcPr>
          <w:p w14:paraId="0E0706F1"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rPr>
              <w:t>[1..1]</w:t>
            </w:r>
          </w:p>
        </w:tc>
        <w:tc>
          <w:tcPr>
            <w:tcW w:w="2113" w:type="dxa"/>
          </w:tcPr>
          <w:p w14:paraId="3EA1F1EA"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r>
      <w:tr w:rsidR="00824845" w:rsidRPr="007542B8" w14:paraId="2A82F5FE" w14:textId="77777777" w:rsidTr="000D7E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23649182" w14:textId="77777777" w:rsidR="00824845" w:rsidRPr="007542B8" w:rsidRDefault="00824845" w:rsidP="00824845">
            <w:pPr>
              <w:numPr>
                <w:ilvl w:val="0"/>
                <w:numId w:val="13"/>
              </w:numPr>
              <w:spacing w:before="40"/>
              <w:contextualSpacing/>
            </w:pPr>
          </w:p>
        </w:tc>
        <w:tc>
          <w:tcPr>
            <w:tcW w:w="526" w:type="dxa"/>
          </w:tcPr>
          <w:p w14:paraId="642EDB40"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283" w:type="dxa"/>
          </w:tcPr>
          <w:p w14:paraId="749E1AD6"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5818" w:type="dxa"/>
            <w:gridSpan w:val="15"/>
          </w:tcPr>
          <w:p w14:paraId="707875DB"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Identification</w:t>
            </w:r>
          </w:p>
        </w:tc>
        <w:tc>
          <w:tcPr>
            <w:tcW w:w="2513" w:type="dxa"/>
          </w:tcPr>
          <w:p w14:paraId="584E44F9" w14:textId="77777777" w:rsidR="00824845" w:rsidRPr="007542B8" w:rsidRDefault="00824845" w:rsidP="00824845">
            <w:pPr>
              <w:tabs>
                <w:tab w:val="left" w:pos="464"/>
              </w:tabs>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&lt;Id&gt;</w:t>
            </w:r>
          </w:p>
        </w:tc>
        <w:tc>
          <w:tcPr>
            <w:tcW w:w="1151" w:type="dxa"/>
          </w:tcPr>
          <w:p w14:paraId="4DB8EC62"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[1..1]</w:t>
            </w:r>
          </w:p>
        </w:tc>
        <w:tc>
          <w:tcPr>
            <w:tcW w:w="2113" w:type="dxa"/>
          </w:tcPr>
          <w:p w14:paraId="4A5142F8"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r>
      <w:tr w:rsidR="00824845" w:rsidRPr="007542B8" w14:paraId="6460FBC5" w14:textId="77777777" w:rsidTr="000D7EC2">
        <w:tc>
          <w:tcPr>
            <w:cnfStyle w:val="001000000000" w:firstRow="0" w:lastRow="0" w:firstColumn="1" w:lastColumn="0" w:oddVBand="0" w:evenVBand="0" w:oddHBand="0" w:evenHBand="0" w:firstRowFirstColumn="0" w:firstRowLastColumn="0" w:lastRowFirstColumn="0" w:lastRowLastColumn="0"/>
            <w:tcW w:w="625" w:type="dxa"/>
          </w:tcPr>
          <w:p w14:paraId="0F771FA3" w14:textId="77777777" w:rsidR="00824845" w:rsidRPr="007542B8" w:rsidRDefault="00824845" w:rsidP="00824845">
            <w:pPr>
              <w:numPr>
                <w:ilvl w:val="0"/>
                <w:numId w:val="13"/>
              </w:numPr>
              <w:spacing w:before="40"/>
              <w:contextualSpacing/>
            </w:pPr>
          </w:p>
        </w:tc>
        <w:tc>
          <w:tcPr>
            <w:tcW w:w="526" w:type="dxa"/>
          </w:tcPr>
          <w:p w14:paraId="680560EB"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283" w:type="dxa"/>
          </w:tcPr>
          <w:p w14:paraId="3163F3C2"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280" w:type="dxa"/>
            <w:gridSpan w:val="2"/>
          </w:tcPr>
          <w:p w14:paraId="628B31E4"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5538" w:type="dxa"/>
            <w:gridSpan w:val="13"/>
          </w:tcPr>
          <w:p w14:paraId="0230C590" w14:textId="77777777" w:rsidR="00824845" w:rsidRPr="00FE7730"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sidRPr="00FE7730">
              <w:rPr>
                <w:rFonts w:cs="Tahoma"/>
              </w:rPr>
              <w:t>IBAN</w:t>
            </w:r>
          </w:p>
          <w:p w14:paraId="1105DE8F" w14:textId="11E2C2F2" w:rsidR="00824845" w:rsidRDefault="00824845" w:rsidP="00824845">
            <w:pPr>
              <w:numPr>
                <w:ilvl w:val="0"/>
                <w:numId w:val="17"/>
              </w:numPr>
              <w:spacing w:before="40"/>
              <w:contextualSpacing/>
              <w:cnfStyle w:val="000000000000" w:firstRow="0" w:lastRow="0" w:firstColumn="0" w:lastColumn="0" w:oddVBand="0" w:evenVBand="0" w:oddHBand="0" w:evenHBand="0" w:firstRowFirstColumn="0" w:firstRowLastColumn="0" w:lastRowFirstColumn="0" w:lastRowLastColumn="0"/>
              <w:rPr>
                <w:rFonts w:cs="Tahoma"/>
              </w:rPr>
            </w:pPr>
            <w:r w:rsidRPr="00FE7730">
              <w:rPr>
                <w:color w:val="000000"/>
              </w:rPr>
              <w:t xml:space="preserve">Beneficiary </w:t>
            </w:r>
            <w:r>
              <w:rPr>
                <w:color w:val="000000"/>
              </w:rPr>
              <w:t>C</w:t>
            </w:r>
            <w:r w:rsidRPr="00FE7730">
              <w:rPr>
                <w:color w:val="000000"/>
              </w:rPr>
              <w:t xml:space="preserve">ustomer </w:t>
            </w:r>
            <w:r>
              <w:rPr>
                <w:color w:val="000000"/>
              </w:rPr>
              <w:t>A</w:t>
            </w:r>
            <w:r w:rsidRPr="00FE7730">
              <w:rPr>
                <w:color w:val="000000"/>
              </w:rPr>
              <w:t xml:space="preserve">ccount </w:t>
            </w:r>
            <w:r>
              <w:rPr>
                <w:color w:val="000000"/>
              </w:rPr>
              <w:t>N</w:t>
            </w:r>
            <w:r w:rsidRPr="00FE7730">
              <w:rPr>
                <w:color w:val="000000"/>
              </w:rPr>
              <w:t>umber</w:t>
            </w:r>
          </w:p>
        </w:tc>
        <w:tc>
          <w:tcPr>
            <w:tcW w:w="2513" w:type="dxa"/>
          </w:tcPr>
          <w:p w14:paraId="2937C88D" w14:textId="0D72CB3B" w:rsidR="00824845" w:rsidRPr="007542B8" w:rsidRDefault="00824845" w:rsidP="00824845">
            <w:pPr>
              <w:tabs>
                <w:tab w:val="left" w:pos="464"/>
              </w:tabs>
              <w:cnfStyle w:val="000000000000" w:firstRow="0" w:lastRow="0" w:firstColumn="0" w:lastColumn="0" w:oddVBand="0" w:evenVBand="0" w:oddHBand="0" w:evenHBand="0" w:firstRowFirstColumn="0" w:firstRowLastColumn="0" w:lastRowFirstColumn="0" w:lastRowLastColumn="0"/>
              <w:rPr>
                <w:rFonts w:cs="Tahoma"/>
              </w:rPr>
            </w:pPr>
            <w:r>
              <w:rPr>
                <w:rFonts w:cs="Tahoma"/>
              </w:rPr>
              <w:t>&lt;IBAN&gt;</w:t>
            </w:r>
          </w:p>
        </w:tc>
        <w:tc>
          <w:tcPr>
            <w:tcW w:w="1151" w:type="dxa"/>
          </w:tcPr>
          <w:p w14:paraId="5C159054" w14:textId="4EACBB1D"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Pr>
                <w:rFonts w:cs="Tahoma"/>
              </w:rPr>
              <w:t>[0..1]</w:t>
            </w:r>
          </w:p>
        </w:tc>
        <w:tc>
          <w:tcPr>
            <w:tcW w:w="2113" w:type="dxa"/>
          </w:tcPr>
          <w:p w14:paraId="424ECED1" w14:textId="322033E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Pr>
                <w:rFonts w:cs="Tahoma"/>
              </w:rPr>
              <w:t>{OR</w:t>
            </w:r>
          </w:p>
        </w:tc>
      </w:tr>
      <w:tr w:rsidR="00824845" w:rsidRPr="007542B8" w14:paraId="6C715049" w14:textId="77777777" w:rsidTr="000D7E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7D23D934" w14:textId="77777777" w:rsidR="00824845" w:rsidRPr="007542B8" w:rsidRDefault="00824845" w:rsidP="00824845">
            <w:pPr>
              <w:numPr>
                <w:ilvl w:val="0"/>
                <w:numId w:val="13"/>
              </w:numPr>
              <w:spacing w:before="40"/>
              <w:contextualSpacing/>
            </w:pPr>
          </w:p>
        </w:tc>
        <w:tc>
          <w:tcPr>
            <w:tcW w:w="526" w:type="dxa"/>
          </w:tcPr>
          <w:p w14:paraId="6350881D"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283" w:type="dxa"/>
          </w:tcPr>
          <w:p w14:paraId="2382B3DA"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280" w:type="dxa"/>
            <w:gridSpan w:val="2"/>
          </w:tcPr>
          <w:p w14:paraId="683A7A93"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5538" w:type="dxa"/>
            <w:gridSpan w:val="13"/>
          </w:tcPr>
          <w:p w14:paraId="267D4514" w14:textId="50AB0D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r>
              <w:rPr>
                <w:rFonts w:cs="Tahoma"/>
              </w:rPr>
              <w:t>Other</w:t>
            </w:r>
          </w:p>
        </w:tc>
        <w:tc>
          <w:tcPr>
            <w:tcW w:w="2513" w:type="dxa"/>
          </w:tcPr>
          <w:p w14:paraId="2ECFC46B" w14:textId="77777777" w:rsidR="00824845" w:rsidRPr="007542B8" w:rsidRDefault="00824845" w:rsidP="00824845">
            <w:pPr>
              <w:tabs>
                <w:tab w:val="left" w:pos="464"/>
              </w:tabs>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&lt;Othr&gt;</w:t>
            </w:r>
          </w:p>
        </w:tc>
        <w:tc>
          <w:tcPr>
            <w:tcW w:w="1151" w:type="dxa"/>
          </w:tcPr>
          <w:p w14:paraId="73AF0087" w14:textId="35E41029"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w:t>
            </w:r>
            <w:r>
              <w:rPr>
                <w:rFonts w:cs="Tahoma"/>
              </w:rPr>
              <w:t>0</w:t>
            </w:r>
            <w:r w:rsidRPr="007542B8">
              <w:rPr>
                <w:rFonts w:cs="Tahoma"/>
              </w:rPr>
              <w:t>..1]</w:t>
            </w:r>
          </w:p>
        </w:tc>
        <w:tc>
          <w:tcPr>
            <w:tcW w:w="2113" w:type="dxa"/>
          </w:tcPr>
          <w:p w14:paraId="1BB43C12"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r>
      <w:tr w:rsidR="00824845" w:rsidRPr="007542B8" w14:paraId="5548EFF0" w14:textId="77777777" w:rsidTr="000D7EC2">
        <w:tc>
          <w:tcPr>
            <w:cnfStyle w:val="001000000000" w:firstRow="0" w:lastRow="0" w:firstColumn="1" w:lastColumn="0" w:oddVBand="0" w:evenVBand="0" w:oddHBand="0" w:evenHBand="0" w:firstRowFirstColumn="0" w:firstRowLastColumn="0" w:lastRowFirstColumn="0" w:lastRowLastColumn="0"/>
            <w:tcW w:w="625" w:type="dxa"/>
          </w:tcPr>
          <w:p w14:paraId="5221E0E0" w14:textId="77777777" w:rsidR="00824845" w:rsidRPr="007542B8" w:rsidRDefault="00824845" w:rsidP="00824845">
            <w:pPr>
              <w:numPr>
                <w:ilvl w:val="0"/>
                <w:numId w:val="13"/>
              </w:numPr>
              <w:spacing w:before="40"/>
              <w:contextualSpacing/>
            </w:pPr>
          </w:p>
        </w:tc>
        <w:tc>
          <w:tcPr>
            <w:tcW w:w="526" w:type="dxa"/>
          </w:tcPr>
          <w:p w14:paraId="78BCE1FD"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283" w:type="dxa"/>
          </w:tcPr>
          <w:p w14:paraId="0136A757"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280" w:type="dxa"/>
            <w:gridSpan w:val="2"/>
          </w:tcPr>
          <w:p w14:paraId="28BE74F8"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298" w:type="dxa"/>
            <w:gridSpan w:val="3"/>
          </w:tcPr>
          <w:p w14:paraId="2D9A290F"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5240" w:type="dxa"/>
            <w:gridSpan w:val="10"/>
          </w:tcPr>
          <w:p w14:paraId="24D1CF1E" w14:textId="77777777" w:rsidR="00824845"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rPr>
              <w:t>Identification</w:t>
            </w:r>
          </w:p>
          <w:p w14:paraId="0E25F710" w14:textId="4F6A0FBE" w:rsidR="00824845" w:rsidRPr="007542B8" w:rsidRDefault="00824845" w:rsidP="00824845">
            <w:pPr>
              <w:numPr>
                <w:ilvl w:val="0"/>
                <w:numId w:val="17"/>
              </w:numPr>
              <w:spacing w:before="40"/>
              <w:contextualSpacing/>
              <w:cnfStyle w:val="000000000000" w:firstRow="0" w:lastRow="0" w:firstColumn="0" w:lastColumn="0" w:oddVBand="0" w:evenVBand="0" w:oddHBand="0" w:evenHBand="0" w:firstRowFirstColumn="0" w:firstRowLastColumn="0" w:lastRowFirstColumn="0" w:lastRowLastColumn="0"/>
              <w:rPr>
                <w:rFonts w:cs="Tahoma"/>
              </w:rPr>
            </w:pPr>
            <w:r w:rsidRPr="00FE7730">
              <w:rPr>
                <w:color w:val="000000"/>
              </w:rPr>
              <w:t>Treasury Code</w:t>
            </w:r>
          </w:p>
        </w:tc>
        <w:tc>
          <w:tcPr>
            <w:tcW w:w="2513" w:type="dxa"/>
          </w:tcPr>
          <w:p w14:paraId="6183CB08" w14:textId="77777777" w:rsidR="00824845" w:rsidRPr="007542B8" w:rsidRDefault="00824845" w:rsidP="00824845">
            <w:pPr>
              <w:tabs>
                <w:tab w:val="left" w:pos="464"/>
              </w:tabs>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rPr>
              <w:t>&lt;Id&gt;</w:t>
            </w:r>
          </w:p>
        </w:tc>
        <w:tc>
          <w:tcPr>
            <w:tcW w:w="1151" w:type="dxa"/>
          </w:tcPr>
          <w:p w14:paraId="1810EC87"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rPr>
              <w:t>[1..1]</w:t>
            </w:r>
          </w:p>
        </w:tc>
        <w:tc>
          <w:tcPr>
            <w:tcW w:w="2113" w:type="dxa"/>
          </w:tcPr>
          <w:p w14:paraId="5C4EC784" w14:textId="25F33A26"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Pr>
                <w:rFonts w:cs="Tahoma"/>
              </w:rPr>
              <w:t>OR}</w:t>
            </w:r>
          </w:p>
        </w:tc>
      </w:tr>
      <w:tr w:rsidR="00824845" w:rsidRPr="007542B8" w14:paraId="6AEB8F36" w14:textId="77777777" w:rsidTr="000D7E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4A203DFB" w14:textId="77777777" w:rsidR="00824845" w:rsidRPr="007542B8" w:rsidRDefault="00824845" w:rsidP="00824845">
            <w:pPr>
              <w:numPr>
                <w:ilvl w:val="0"/>
                <w:numId w:val="13"/>
              </w:numPr>
              <w:spacing w:before="40"/>
              <w:contextualSpacing/>
            </w:pPr>
          </w:p>
        </w:tc>
        <w:tc>
          <w:tcPr>
            <w:tcW w:w="526" w:type="dxa"/>
          </w:tcPr>
          <w:p w14:paraId="51F6A438"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6101" w:type="dxa"/>
            <w:gridSpan w:val="16"/>
          </w:tcPr>
          <w:p w14:paraId="7E06D09B" w14:textId="375BA8BB"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lang w:val="en-GB"/>
              </w:rPr>
            </w:pPr>
            <w:r>
              <w:rPr>
                <w:rFonts w:cs="Tahoma"/>
                <w:lang w:val="en-GB"/>
              </w:rPr>
              <w:t>Ultimate Creditor</w:t>
            </w:r>
          </w:p>
        </w:tc>
        <w:tc>
          <w:tcPr>
            <w:tcW w:w="2513" w:type="dxa"/>
          </w:tcPr>
          <w:p w14:paraId="667DC976" w14:textId="48BB6785" w:rsidR="00824845" w:rsidRPr="007542B8" w:rsidRDefault="00824845" w:rsidP="00824845">
            <w:pPr>
              <w:tabs>
                <w:tab w:val="left" w:pos="464"/>
              </w:tabs>
              <w:cnfStyle w:val="000000010000" w:firstRow="0" w:lastRow="0" w:firstColumn="0" w:lastColumn="0" w:oddVBand="0" w:evenVBand="0" w:oddHBand="0" w:evenHBand="1" w:firstRowFirstColumn="0" w:firstRowLastColumn="0" w:lastRowFirstColumn="0" w:lastRowLastColumn="0"/>
              <w:rPr>
                <w:rFonts w:cs="Tahoma"/>
              </w:rPr>
            </w:pPr>
            <w:r w:rsidRPr="00D138FE">
              <w:rPr>
                <w:rFonts w:cs="Tahoma"/>
              </w:rPr>
              <w:t>&lt;UltmtCdtr&gt;</w:t>
            </w:r>
          </w:p>
        </w:tc>
        <w:tc>
          <w:tcPr>
            <w:tcW w:w="1151" w:type="dxa"/>
          </w:tcPr>
          <w:p w14:paraId="02A69727" w14:textId="46EB0DB6"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r>
              <w:rPr>
                <w:rFonts w:cs="Tahoma"/>
              </w:rPr>
              <w:t>[0..1]</w:t>
            </w:r>
          </w:p>
        </w:tc>
        <w:tc>
          <w:tcPr>
            <w:tcW w:w="2113" w:type="dxa"/>
          </w:tcPr>
          <w:p w14:paraId="4C015A21"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r>
      <w:tr w:rsidR="00824845" w:rsidRPr="007542B8" w14:paraId="74A2A7ED" w14:textId="77777777" w:rsidTr="000D7EC2">
        <w:tc>
          <w:tcPr>
            <w:cnfStyle w:val="001000000000" w:firstRow="0" w:lastRow="0" w:firstColumn="1" w:lastColumn="0" w:oddVBand="0" w:evenVBand="0" w:oddHBand="0" w:evenHBand="0" w:firstRowFirstColumn="0" w:firstRowLastColumn="0" w:lastRowFirstColumn="0" w:lastRowLastColumn="0"/>
            <w:tcW w:w="625" w:type="dxa"/>
          </w:tcPr>
          <w:p w14:paraId="242B1A9E" w14:textId="77777777" w:rsidR="00824845" w:rsidRPr="007542B8" w:rsidRDefault="00824845" w:rsidP="00824845">
            <w:pPr>
              <w:numPr>
                <w:ilvl w:val="0"/>
                <w:numId w:val="13"/>
              </w:numPr>
              <w:spacing w:before="40"/>
              <w:contextualSpacing/>
            </w:pPr>
          </w:p>
        </w:tc>
        <w:tc>
          <w:tcPr>
            <w:tcW w:w="526" w:type="dxa"/>
          </w:tcPr>
          <w:p w14:paraId="24A8F50B"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283" w:type="dxa"/>
          </w:tcPr>
          <w:p w14:paraId="16F1B290" w14:textId="77777777" w:rsidR="00824845" w:rsidRDefault="00824845" w:rsidP="00824845">
            <w:pPr>
              <w:cnfStyle w:val="000000000000" w:firstRow="0" w:lastRow="0" w:firstColumn="0" w:lastColumn="0" w:oddVBand="0" w:evenVBand="0" w:oddHBand="0" w:evenHBand="0" w:firstRowFirstColumn="0" w:firstRowLastColumn="0" w:lastRowFirstColumn="0" w:lastRowLastColumn="0"/>
              <w:rPr>
                <w:rFonts w:cs="Tahoma"/>
                <w:lang w:val="en-GB"/>
              </w:rPr>
            </w:pPr>
          </w:p>
        </w:tc>
        <w:tc>
          <w:tcPr>
            <w:tcW w:w="5818" w:type="dxa"/>
            <w:gridSpan w:val="15"/>
          </w:tcPr>
          <w:p w14:paraId="385D83DA" w14:textId="77777777" w:rsidR="00824845"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sidRPr="00CD4441">
              <w:rPr>
                <w:rFonts w:cs="Tahoma"/>
              </w:rPr>
              <w:t>Name</w:t>
            </w:r>
            <w:r>
              <w:rPr>
                <w:rFonts w:cs="Tahoma"/>
              </w:rPr>
              <w:t xml:space="preserve"> </w:t>
            </w:r>
          </w:p>
          <w:p w14:paraId="4607E4F7" w14:textId="13570D12" w:rsidR="00824845" w:rsidRPr="005E0EBB" w:rsidRDefault="00824845" w:rsidP="00824845">
            <w:pPr>
              <w:numPr>
                <w:ilvl w:val="0"/>
                <w:numId w:val="17"/>
              </w:numPr>
              <w:tabs>
                <w:tab w:val="center" w:pos="3001"/>
              </w:tabs>
              <w:spacing w:before="40"/>
              <w:contextualSpacing/>
              <w:cnfStyle w:val="000000000000" w:firstRow="0" w:lastRow="0" w:firstColumn="0" w:lastColumn="0" w:oddVBand="0" w:evenVBand="0" w:oddHBand="0" w:evenHBand="0" w:firstRowFirstColumn="0" w:firstRowLastColumn="0" w:lastRowFirstColumn="0" w:lastRowLastColumn="0"/>
              <w:rPr>
                <w:rFonts w:cs="Tahoma"/>
              </w:rPr>
            </w:pPr>
            <w:r>
              <w:rPr>
                <w:color w:val="000000"/>
              </w:rPr>
              <w:t>Third Party Beneficiary Customer Name</w:t>
            </w:r>
          </w:p>
          <w:p w14:paraId="37E7B3D1" w14:textId="77777777" w:rsidR="00824845" w:rsidRDefault="00824845" w:rsidP="00824845">
            <w:pPr>
              <w:tabs>
                <w:tab w:val="center" w:pos="3001"/>
              </w:tabs>
              <w:spacing w:before="40"/>
              <w:contextualSpacing/>
              <w:cnfStyle w:val="000000000000" w:firstRow="0" w:lastRow="0" w:firstColumn="0" w:lastColumn="0" w:oddVBand="0" w:evenVBand="0" w:oddHBand="0" w:evenHBand="0" w:firstRowFirstColumn="0" w:firstRowLastColumn="0" w:lastRowFirstColumn="0" w:lastRowLastColumn="0"/>
              <w:rPr>
                <w:rFonts w:cs="Tahoma"/>
              </w:rPr>
            </w:pPr>
          </w:p>
          <w:p w14:paraId="00CD7214" w14:textId="4EEA3BD5" w:rsidR="00824845" w:rsidRDefault="00824845" w:rsidP="00824845">
            <w:pPr>
              <w:spacing w:before="40"/>
              <w:contextualSpacing/>
              <w:cnfStyle w:val="000000000000" w:firstRow="0" w:lastRow="0" w:firstColumn="0" w:lastColumn="0" w:oddVBand="0" w:evenVBand="0" w:oddHBand="0" w:evenHBand="0" w:firstRowFirstColumn="0" w:firstRowLastColumn="0" w:lastRowFirstColumn="0" w:lastRowLastColumn="0"/>
              <w:rPr>
                <w:rFonts w:cs="Tahoma"/>
                <w:lang w:val="en-GB"/>
              </w:rPr>
            </w:pPr>
            <w:r w:rsidRPr="00C544D9">
              <w:rPr>
                <w:i/>
                <w:iCs/>
                <w:color w:val="000000"/>
              </w:rPr>
              <w:t>Third Party Name by which a party is known and which is usually used to identify that party.</w:t>
            </w:r>
          </w:p>
        </w:tc>
        <w:tc>
          <w:tcPr>
            <w:tcW w:w="2513" w:type="dxa"/>
          </w:tcPr>
          <w:p w14:paraId="649E1CE4" w14:textId="3D89A5E7" w:rsidR="00824845" w:rsidRPr="00D138FE" w:rsidRDefault="00824845" w:rsidP="00824845">
            <w:pPr>
              <w:tabs>
                <w:tab w:val="left" w:pos="464"/>
              </w:tabs>
              <w:cnfStyle w:val="000000000000" w:firstRow="0" w:lastRow="0" w:firstColumn="0" w:lastColumn="0" w:oddVBand="0" w:evenVBand="0" w:oddHBand="0" w:evenHBand="0" w:firstRowFirstColumn="0" w:firstRowLastColumn="0" w:lastRowFirstColumn="0" w:lastRowLastColumn="0"/>
              <w:rPr>
                <w:rFonts w:cs="Tahoma"/>
              </w:rPr>
            </w:pPr>
            <w:r w:rsidRPr="00CD4441">
              <w:rPr>
                <w:rFonts w:cs="Tahoma"/>
              </w:rPr>
              <w:t>&lt;Nm&gt;</w:t>
            </w:r>
          </w:p>
        </w:tc>
        <w:tc>
          <w:tcPr>
            <w:tcW w:w="1151" w:type="dxa"/>
          </w:tcPr>
          <w:p w14:paraId="20C73671" w14:textId="64AE6EAD" w:rsidR="00824845"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Pr>
                <w:rFonts w:cs="Tahoma"/>
              </w:rPr>
              <w:t>[0..1]</w:t>
            </w:r>
          </w:p>
        </w:tc>
        <w:tc>
          <w:tcPr>
            <w:tcW w:w="2113" w:type="dxa"/>
          </w:tcPr>
          <w:p w14:paraId="1580434D"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r>
      <w:tr w:rsidR="00824845" w:rsidRPr="007542B8" w14:paraId="4AA6BD09" w14:textId="77777777" w:rsidTr="000D7E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15CAA65E" w14:textId="77777777" w:rsidR="00824845" w:rsidRPr="007542B8" w:rsidRDefault="00824845" w:rsidP="00824845">
            <w:pPr>
              <w:numPr>
                <w:ilvl w:val="0"/>
                <w:numId w:val="13"/>
              </w:numPr>
              <w:spacing w:before="40"/>
              <w:contextualSpacing/>
            </w:pPr>
          </w:p>
        </w:tc>
        <w:tc>
          <w:tcPr>
            <w:tcW w:w="526" w:type="dxa"/>
          </w:tcPr>
          <w:p w14:paraId="1A5D1C0C"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283" w:type="dxa"/>
          </w:tcPr>
          <w:p w14:paraId="0109BF2C" w14:textId="77777777" w:rsidR="00824845" w:rsidRDefault="00824845" w:rsidP="00824845">
            <w:pPr>
              <w:cnfStyle w:val="000000010000" w:firstRow="0" w:lastRow="0" w:firstColumn="0" w:lastColumn="0" w:oddVBand="0" w:evenVBand="0" w:oddHBand="0" w:evenHBand="1" w:firstRowFirstColumn="0" w:firstRowLastColumn="0" w:lastRowFirstColumn="0" w:lastRowLastColumn="0"/>
              <w:rPr>
                <w:rFonts w:cs="Tahoma"/>
                <w:lang w:val="en-GB"/>
              </w:rPr>
            </w:pPr>
          </w:p>
        </w:tc>
        <w:tc>
          <w:tcPr>
            <w:tcW w:w="5818" w:type="dxa"/>
            <w:gridSpan w:val="15"/>
          </w:tcPr>
          <w:p w14:paraId="6DF7A10C" w14:textId="6EDC20A7" w:rsidR="00824845" w:rsidRPr="00CD4441"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r w:rsidRPr="005E0EBB">
              <w:rPr>
                <w:rFonts w:cs="Tahoma"/>
              </w:rPr>
              <w:t>Identification</w:t>
            </w:r>
          </w:p>
        </w:tc>
        <w:tc>
          <w:tcPr>
            <w:tcW w:w="2513" w:type="dxa"/>
          </w:tcPr>
          <w:p w14:paraId="4FEA2DB0" w14:textId="2BD2BDEC" w:rsidR="00824845" w:rsidRPr="00CD4441" w:rsidRDefault="00824845" w:rsidP="00824845">
            <w:pPr>
              <w:tabs>
                <w:tab w:val="left" w:pos="464"/>
              </w:tabs>
              <w:cnfStyle w:val="000000010000" w:firstRow="0" w:lastRow="0" w:firstColumn="0" w:lastColumn="0" w:oddVBand="0" w:evenVBand="0" w:oddHBand="0" w:evenHBand="1" w:firstRowFirstColumn="0" w:firstRowLastColumn="0" w:lastRowFirstColumn="0" w:lastRowLastColumn="0"/>
              <w:rPr>
                <w:rFonts w:cs="Tahoma"/>
              </w:rPr>
            </w:pPr>
            <w:r>
              <w:rPr>
                <w:rFonts w:cs="Tahoma"/>
              </w:rPr>
              <w:t>&lt;Id&gt;</w:t>
            </w:r>
          </w:p>
        </w:tc>
        <w:tc>
          <w:tcPr>
            <w:tcW w:w="1151" w:type="dxa"/>
          </w:tcPr>
          <w:p w14:paraId="65E7A6B5" w14:textId="0639F74E" w:rsidR="00824845"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r>
              <w:rPr>
                <w:rFonts w:cs="Tahoma"/>
              </w:rPr>
              <w:t>[0..1]</w:t>
            </w:r>
          </w:p>
        </w:tc>
        <w:tc>
          <w:tcPr>
            <w:tcW w:w="2113" w:type="dxa"/>
          </w:tcPr>
          <w:p w14:paraId="02F34B91"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r>
      <w:tr w:rsidR="00824845" w:rsidRPr="007542B8" w14:paraId="5B325D36" w14:textId="77777777" w:rsidTr="000D7EC2">
        <w:tc>
          <w:tcPr>
            <w:cnfStyle w:val="001000000000" w:firstRow="0" w:lastRow="0" w:firstColumn="1" w:lastColumn="0" w:oddVBand="0" w:evenVBand="0" w:oddHBand="0" w:evenHBand="0" w:firstRowFirstColumn="0" w:firstRowLastColumn="0" w:lastRowFirstColumn="0" w:lastRowLastColumn="0"/>
            <w:tcW w:w="625" w:type="dxa"/>
          </w:tcPr>
          <w:p w14:paraId="59836B39" w14:textId="77777777" w:rsidR="00824845" w:rsidRPr="007542B8" w:rsidRDefault="00824845" w:rsidP="00824845">
            <w:pPr>
              <w:numPr>
                <w:ilvl w:val="0"/>
                <w:numId w:val="13"/>
              </w:numPr>
              <w:spacing w:before="40"/>
              <w:contextualSpacing/>
            </w:pPr>
          </w:p>
        </w:tc>
        <w:tc>
          <w:tcPr>
            <w:tcW w:w="526" w:type="dxa"/>
          </w:tcPr>
          <w:p w14:paraId="21B541C0"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283" w:type="dxa"/>
          </w:tcPr>
          <w:p w14:paraId="41A826A3" w14:textId="77777777" w:rsidR="00824845" w:rsidRDefault="00824845" w:rsidP="00824845">
            <w:pPr>
              <w:cnfStyle w:val="000000000000" w:firstRow="0" w:lastRow="0" w:firstColumn="0" w:lastColumn="0" w:oddVBand="0" w:evenVBand="0" w:oddHBand="0" w:evenHBand="0" w:firstRowFirstColumn="0" w:firstRowLastColumn="0" w:lastRowFirstColumn="0" w:lastRowLastColumn="0"/>
              <w:rPr>
                <w:rFonts w:cs="Tahoma"/>
                <w:lang w:val="en-GB"/>
              </w:rPr>
            </w:pPr>
          </w:p>
        </w:tc>
        <w:tc>
          <w:tcPr>
            <w:tcW w:w="280" w:type="dxa"/>
            <w:gridSpan w:val="2"/>
          </w:tcPr>
          <w:p w14:paraId="796F3DBE" w14:textId="77777777" w:rsidR="00824845" w:rsidRPr="005E0EBB"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5538" w:type="dxa"/>
            <w:gridSpan w:val="13"/>
          </w:tcPr>
          <w:p w14:paraId="6ADF046B" w14:textId="40ED525E" w:rsidR="00824845" w:rsidRPr="005E0EBB"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sidRPr="005E0EBB">
              <w:rPr>
                <w:rFonts w:cs="Tahoma"/>
              </w:rPr>
              <w:t>Organisation Identification</w:t>
            </w:r>
          </w:p>
        </w:tc>
        <w:tc>
          <w:tcPr>
            <w:tcW w:w="2513" w:type="dxa"/>
          </w:tcPr>
          <w:p w14:paraId="08B96879" w14:textId="4BC77C60" w:rsidR="00824845" w:rsidRDefault="00824845" w:rsidP="00824845">
            <w:pPr>
              <w:tabs>
                <w:tab w:val="left" w:pos="464"/>
              </w:tabs>
              <w:cnfStyle w:val="000000000000" w:firstRow="0" w:lastRow="0" w:firstColumn="0" w:lastColumn="0" w:oddVBand="0" w:evenVBand="0" w:oddHBand="0" w:evenHBand="0" w:firstRowFirstColumn="0" w:firstRowLastColumn="0" w:lastRowFirstColumn="0" w:lastRowLastColumn="0"/>
              <w:rPr>
                <w:rFonts w:cs="Tahoma"/>
              </w:rPr>
            </w:pPr>
            <w:r>
              <w:rPr>
                <w:rFonts w:cs="Tahoma"/>
              </w:rPr>
              <w:t>&lt;OrgId&gt;</w:t>
            </w:r>
          </w:p>
        </w:tc>
        <w:tc>
          <w:tcPr>
            <w:tcW w:w="1151" w:type="dxa"/>
          </w:tcPr>
          <w:p w14:paraId="4BE99723" w14:textId="2B11824B" w:rsidR="00824845"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Pr>
                <w:rFonts w:cs="Tahoma"/>
              </w:rPr>
              <w:t>[1..1]</w:t>
            </w:r>
          </w:p>
        </w:tc>
        <w:tc>
          <w:tcPr>
            <w:tcW w:w="2113" w:type="dxa"/>
          </w:tcPr>
          <w:p w14:paraId="5B5807DC" w14:textId="364F98C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Pr>
                <w:rFonts w:cs="Tahoma"/>
              </w:rPr>
              <w:t>{OR</w:t>
            </w:r>
          </w:p>
        </w:tc>
      </w:tr>
      <w:tr w:rsidR="00824845" w:rsidRPr="007542B8" w14:paraId="56D4FEF9" w14:textId="77777777" w:rsidTr="000D7E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312B2297" w14:textId="77777777" w:rsidR="00824845" w:rsidRPr="007542B8" w:rsidRDefault="00824845" w:rsidP="00824845">
            <w:pPr>
              <w:numPr>
                <w:ilvl w:val="0"/>
                <w:numId w:val="13"/>
              </w:numPr>
              <w:spacing w:before="40"/>
              <w:contextualSpacing/>
            </w:pPr>
          </w:p>
        </w:tc>
        <w:tc>
          <w:tcPr>
            <w:tcW w:w="526" w:type="dxa"/>
          </w:tcPr>
          <w:p w14:paraId="5EDAC3E9"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283" w:type="dxa"/>
          </w:tcPr>
          <w:p w14:paraId="099A9F4F" w14:textId="77777777" w:rsidR="00824845" w:rsidRDefault="00824845" w:rsidP="00824845">
            <w:pPr>
              <w:cnfStyle w:val="000000010000" w:firstRow="0" w:lastRow="0" w:firstColumn="0" w:lastColumn="0" w:oddVBand="0" w:evenVBand="0" w:oddHBand="0" w:evenHBand="1" w:firstRowFirstColumn="0" w:firstRowLastColumn="0" w:lastRowFirstColumn="0" w:lastRowLastColumn="0"/>
              <w:rPr>
                <w:rFonts w:cs="Tahoma"/>
                <w:lang w:val="en-GB"/>
              </w:rPr>
            </w:pPr>
          </w:p>
        </w:tc>
        <w:tc>
          <w:tcPr>
            <w:tcW w:w="280" w:type="dxa"/>
            <w:gridSpan w:val="2"/>
          </w:tcPr>
          <w:p w14:paraId="0BDE4F20" w14:textId="77777777" w:rsidR="00824845" w:rsidRPr="005E0EBB"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351" w:type="dxa"/>
            <w:gridSpan w:val="4"/>
          </w:tcPr>
          <w:p w14:paraId="26F93147" w14:textId="77777777" w:rsidR="00824845" w:rsidRPr="005E0EBB"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5187" w:type="dxa"/>
            <w:gridSpan w:val="9"/>
          </w:tcPr>
          <w:p w14:paraId="6A8E45A8" w14:textId="146501E0" w:rsidR="00824845" w:rsidRPr="005E0EBB"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r>
              <w:rPr>
                <w:rFonts w:cs="Tahoma"/>
              </w:rPr>
              <w:t>Other</w:t>
            </w:r>
          </w:p>
        </w:tc>
        <w:tc>
          <w:tcPr>
            <w:tcW w:w="2513" w:type="dxa"/>
          </w:tcPr>
          <w:p w14:paraId="6F131F5C" w14:textId="3F270FC9" w:rsidR="00824845" w:rsidRDefault="00824845" w:rsidP="00824845">
            <w:pPr>
              <w:tabs>
                <w:tab w:val="left" w:pos="464"/>
              </w:tabs>
              <w:cnfStyle w:val="000000010000" w:firstRow="0" w:lastRow="0" w:firstColumn="0" w:lastColumn="0" w:oddVBand="0" w:evenVBand="0" w:oddHBand="0" w:evenHBand="1" w:firstRowFirstColumn="0" w:firstRowLastColumn="0" w:lastRowFirstColumn="0" w:lastRowLastColumn="0"/>
              <w:rPr>
                <w:rFonts w:cs="Tahoma"/>
              </w:rPr>
            </w:pPr>
            <w:r>
              <w:rPr>
                <w:rFonts w:cs="Tahoma"/>
              </w:rPr>
              <w:t>&lt;Othr&gt;</w:t>
            </w:r>
          </w:p>
        </w:tc>
        <w:tc>
          <w:tcPr>
            <w:tcW w:w="1151" w:type="dxa"/>
          </w:tcPr>
          <w:p w14:paraId="4BA70AC0" w14:textId="672A6DD7" w:rsidR="00824845"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r>
              <w:rPr>
                <w:rFonts w:cs="Tahoma"/>
              </w:rPr>
              <w:t>[0..1]</w:t>
            </w:r>
          </w:p>
        </w:tc>
        <w:tc>
          <w:tcPr>
            <w:tcW w:w="2113" w:type="dxa"/>
          </w:tcPr>
          <w:p w14:paraId="62544B2E"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r>
      <w:tr w:rsidR="00824845" w:rsidRPr="007542B8" w14:paraId="18F2796E" w14:textId="77777777" w:rsidTr="000D7EC2">
        <w:tc>
          <w:tcPr>
            <w:cnfStyle w:val="001000000000" w:firstRow="0" w:lastRow="0" w:firstColumn="1" w:lastColumn="0" w:oddVBand="0" w:evenVBand="0" w:oddHBand="0" w:evenHBand="0" w:firstRowFirstColumn="0" w:firstRowLastColumn="0" w:lastRowFirstColumn="0" w:lastRowLastColumn="0"/>
            <w:tcW w:w="625" w:type="dxa"/>
          </w:tcPr>
          <w:p w14:paraId="0C040134" w14:textId="77777777" w:rsidR="00824845" w:rsidRPr="007542B8" w:rsidRDefault="00824845" w:rsidP="00824845">
            <w:pPr>
              <w:numPr>
                <w:ilvl w:val="0"/>
                <w:numId w:val="13"/>
              </w:numPr>
              <w:spacing w:before="40"/>
              <w:contextualSpacing/>
            </w:pPr>
          </w:p>
        </w:tc>
        <w:tc>
          <w:tcPr>
            <w:tcW w:w="526" w:type="dxa"/>
          </w:tcPr>
          <w:p w14:paraId="10AEE52F"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283" w:type="dxa"/>
          </w:tcPr>
          <w:p w14:paraId="209B05E1" w14:textId="77777777" w:rsidR="00824845" w:rsidRDefault="00824845" w:rsidP="00824845">
            <w:pPr>
              <w:cnfStyle w:val="000000000000" w:firstRow="0" w:lastRow="0" w:firstColumn="0" w:lastColumn="0" w:oddVBand="0" w:evenVBand="0" w:oddHBand="0" w:evenHBand="0" w:firstRowFirstColumn="0" w:firstRowLastColumn="0" w:lastRowFirstColumn="0" w:lastRowLastColumn="0"/>
              <w:rPr>
                <w:rFonts w:cs="Tahoma"/>
                <w:lang w:val="en-GB"/>
              </w:rPr>
            </w:pPr>
          </w:p>
        </w:tc>
        <w:tc>
          <w:tcPr>
            <w:tcW w:w="280" w:type="dxa"/>
            <w:gridSpan w:val="2"/>
          </w:tcPr>
          <w:p w14:paraId="763D5F5A" w14:textId="77777777" w:rsidR="00824845" w:rsidRPr="005E0EBB"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351" w:type="dxa"/>
            <w:gridSpan w:val="4"/>
          </w:tcPr>
          <w:p w14:paraId="2B7FFF00" w14:textId="77777777" w:rsidR="00824845" w:rsidRPr="005E0EBB"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360" w:type="dxa"/>
            <w:gridSpan w:val="5"/>
          </w:tcPr>
          <w:p w14:paraId="622063F7" w14:textId="77777777" w:rsidR="00824845"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4827" w:type="dxa"/>
            <w:gridSpan w:val="4"/>
          </w:tcPr>
          <w:p w14:paraId="176146CB" w14:textId="3923AEFF" w:rsidR="00824845"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sidRPr="005E0EBB">
              <w:rPr>
                <w:rFonts w:cs="Tahoma"/>
              </w:rPr>
              <w:t>Identification</w:t>
            </w:r>
          </w:p>
          <w:p w14:paraId="77D4E870" w14:textId="667F500D" w:rsidR="00824845" w:rsidRPr="00A17546" w:rsidRDefault="00824845" w:rsidP="00824845">
            <w:pPr>
              <w:numPr>
                <w:ilvl w:val="0"/>
                <w:numId w:val="17"/>
              </w:numPr>
              <w:tabs>
                <w:tab w:val="center" w:pos="3001"/>
              </w:tabs>
              <w:spacing w:before="40"/>
              <w:contextualSpacing/>
              <w:cnfStyle w:val="000000000000" w:firstRow="0" w:lastRow="0" w:firstColumn="0" w:lastColumn="0" w:oddVBand="0" w:evenVBand="0" w:oddHBand="0" w:evenHBand="0" w:firstRowFirstColumn="0" w:firstRowLastColumn="0" w:lastRowFirstColumn="0" w:lastRowLastColumn="0"/>
              <w:rPr>
                <w:rFonts w:cs="Tahoma"/>
              </w:rPr>
            </w:pPr>
            <w:r w:rsidRPr="005E0EBB">
              <w:rPr>
                <w:rFonts w:cs="Tahoma"/>
              </w:rPr>
              <w:t xml:space="preserve">Third Party </w:t>
            </w:r>
            <w:r w:rsidRPr="00F85EE6">
              <w:rPr>
                <w:color w:val="000000"/>
              </w:rPr>
              <w:t xml:space="preserve">Beneficiary </w:t>
            </w:r>
            <w:r w:rsidRPr="0088720C">
              <w:rPr>
                <w:color w:val="000000"/>
              </w:rPr>
              <w:t>Tax</w:t>
            </w:r>
            <w:r>
              <w:rPr>
                <w:color w:val="000000"/>
              </w:rPr>
              <w:t xml:space="preserve"> P</w:t>
            </w:r>
            <w:r w:rsidRPr="0088720C">
              <w:rPr>
                <w:color w:val="000000"/>
              </w:rPr>
              <w:t>ay</w:t>
            </w:r>
            <w:r>
              <w:rPr>
                <w:color w:val="000000"/>
              </w:rPr>
              <w:t>ee</w:t>
            </w:r>
            <w:r w:rsidRPr="0088720C">
              <w:rPr>
                <w:color w:val="000000"/>
              </w:rPr>
              <w:t xml:space="preserve"> Agent</w:t>
            </w:r>
            <w:r>
              <w:rPr>
                <w:rFonts w:cs="Tahoma"/>
              </w:rPr>
              <w:t xml:space="preserve"> TIN</w:t>
            </w:r>
          </w:p>
          <w:p w14:paraId="1E95D7A2" w14:textId="77777777" w:rsidR="00824845"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p w14:paraId="68666DDA" w14:textId="003223D8" w:rsidR="00824845" w:rsidRPr="005E0EBB" w:rsidRDefault="00824845" w:rsidP="00824845">
            <w:pPr>
              <w:cnfStyle w:val="000000000000" w:firstRow="0" w:lastRow="0" w:firstColumn="0" w:lastColumn="0" w:oddVBand="0" w:evenVBand="0" w:oddHBand="0" w:evenHBand="0" w:firstRowFirstColumn="0" w:firstRowLastColumn="0" w:lastRowFirstColumn="0" w:lastRowLastColumn="0"/>
              <w:rPr>
                <w:rFonts w:cs="Tahoma"/>
                <w:i/>
                <w:iCs/>
              </w:rPr>
            </w:pPr>
            <w:r w:rsidRPr="005E0EBB">
              <w:rPr>
                <w:rFonts w:cs="Tahoma"/>
                <w:i/>
                <w:iCs/>
              </w:rPr>
              <w:t>Unique and unambiguous way to identify a Third Party organization.</w:t>
            </w:r>
          </w:p>
        </w:tc>
        <w:tc>
          <w:tcPr>
            <w:tcW w:w="2513" w:type="dxa"/>
          </w:tcPr>
          <w:p w14:paraId="3C912FA5" w14:textId="3B26BE3C" w:rsidR="00824845" w:rsidRDefault="00824845" w:rsidP="00824845">
            <w:pPr>
              <w:tabs>
                <w:tab w:val="left" w:pos="464"/>
              </w:tabs>
              <w:cnfStyle w:val="000000000000" w:firstRow="0" w:lastRow="0" w:firstColumn="0" w:lastColumn="0" w:oddVBand="0" w:evenVBand="0" w:oddHBand="0" w:evenHBand="0" w:firstRowFirstColumn="0" w:firstRowLastColumn="0" w:lastRowFirstColumn="0" w:lastRowLastColumn="0"/>
              <w:rPr>
                <w:rFonts w:cs="Tahoma"/>
              </w:rPr>
            </w:pPr>
            <w:r>
              <w:rPr>
                <w:rFonts w:cs="Tahoma"/>
              </w:rPr>
              <w:t>&lt;Id&gt;</w:t>
            </w:r>
          </w:p>
        </w:tc>
        <w:tc>
          <w:tcPr>
            <w:tcW w:w="1151" w:type="dxa"/>
          </w:tcPr>
          <w:p w14:paraId="28DD928D" w14:textId="7A12A91F" w:rsidR="00824845"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Pr>
                <w:rFonts w:cs="Tahoma"/>
              </w:rPr>
              <w:t>[1..1]</w:t>
            </w:r>
          </w:p>
        </w:tc>
        <w:tc>
          <w:tcPr>
            <w:tcW w:w="2113" w:type="dxa"/>
          </w:tcPr>
          <w:p w14:paraId="574BFB3F"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r>
      <w:tr w:rsidR="00824845" w:rsidRPr="007542B8" w14:paraId="70F39FD4" w14:textId="77777777" w:rsidTr="000D7E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50E084AF" w14:textId="77777777" w:rsidR="00824845" w:rsidRPr="007542B8" w:rsidRDefault="00824845" w:rsidP="00824845">
            <w:pPr>
              <w:numPr>
                <w:ilvl w:val="0"/>
                <w:numId w:val="13"/>
              </w:numPr>
              <w:spacing w:before="40"/>
              <w:contextualSpacing/>
            </w:pPr>
          </w:p>
        </w:tc>
        <w:tc>
          <w:tcPr>
            <w:tcW w:w="526" w:type="dxa"/>
          </w:tcPr>
          <w:p w14:paraId="504F0B3C"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283" w:type="dxa"/>
          </w:tcPr>
          <w:p w14:paraId="036ED897" w14:textId="77777777" w:rsidR="00824845" w:rsidRDefault="00824845" w:rsidP="00824845">
            <w:pPr>
              <w:cnfStyle w:val="000000010000" w:firstRow="0" w:lastRow="0" w:firstColumn="0" w:lastColumn="0" w:oddVBand="0" w:evenVBand="0" w:oddHBand="0" w:evenHBand="1" w:firstRowFirstColumn="0" w:firstRowLastColumn="0" w:lastRowFirstColumn="0" w:lastRowLastColumn="0"/>
              <w:rPr>
                <w:rFonts w:cs="Tahoma"/>
                <w:lang w:val="en-GB"/>
              </w:rPr>
            </w:pPr>
          </w:p>
        </w:tc>
        <w:tc>
          <w:tcPr>
            <w:tcW w:w="280" w:type="dxa"/>
            <w:gridSpan w:val="2"/>
          </w:tcPr>
          <w:p w14:paraId="4E77B986" w14:textId="77777777" w:rsidR="00824845" w:rsidRPr="005E0EBB"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5538" w:type="dxa"/>
            <w:gridSpan w:val="13"/>
          </w:tcPr>
          <w:p w14:paraId="2062FE5E" w14:textId="382E013D" w:rsidR="00824845" w:rsidRPr="005E0EBB"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r w:rsidRPr="005E0EBB">
              <w:rPr>
                <w:rFonts w:cs="Tahoma"/>
              </w:rPr>
              <w:t>Private Identification</w:t>
            </w:r>
          </w:p>
        </w:tc>
        <w:tc>
          <w:tcPr>
            <w:tcW w:w="2513" w:type="dxa"/>
          </w:tcPr>
          <w:p w14:paraId="10C5297A" w14:textId="212BCD1B" w:rsidR="00824845" w:rsidRDefault="00824845" w:rsidP="00824845">
            <w:pPr>
              <w:tabs>
                <w:tab w:val="left" w:pos="464"/>
              </w:tabs>
              <w:cnfStyle w:val="000000010000" w:firstRow="0" w:lastRow="0" w:firstColumn="0" w:lastColumn="0" w:oddVBand="0" w:evenVBand="0" w:oddHBand="0" w:evenHBand="1" w:firstRowFirstColumn="0" w:firstRowLastColumn="0" w:lastRowFirstColumn="0" w:lastRowLastColumn="0"/>
              <w:rPr>
                <w:rFonts w:cs="Tahoma"/>
              </w:rPr>
            </w:pPr>
            <w:r>
              <w:rPr>
                <w:rFonts w:cs="Tahoma"/>
              </w:rPr>
              <w:t>&lt;</w:t>
            </w:r>
            <w:r w:rsidRPr="005E0EBB">
              <w:rPr>
                <w:rFonts w:cs="Tahoma"/>
              </w:rPr>
              <w:t>PrvtId</w:t>
            </w:r>
            <w:r>
              <w:rPr>
                <w:rFonts w:cs="Tahoma"/>
              </w:rPr>
              <w:t>&gt;</w:t>
            </w:r>
          </w:p>
        </w:tc>
        <w:tc>
          <w:tcPr>
            <w:tcW w:w="1151" w:type="dxa"/>
          </w:tcPr>
          <w:p w14:paraId="76D4F22D" w14:textId="4EB5C945" w:rsidR="00824845"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r>
              <w:rPr>
                <w:rFonts w:cs="Tahoma"/>
              </w:rPr>
              <w:t>[1..1]</w:t>
            </w:r>
          </w:p>
        </w:tc>
        <w:tc>
          <w:tcPr>
            <w:tcW w:w="2113" w:type="dxa"/>
          </w:tcPr>
          <w:p w14:paraId="625BA5C7" w14:textId="1EE533DA"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r>
              <w:rPr>
                <w:rFonts w:cs="Tahoma"/>
              </w:rPr>
              <w:t>OR}</w:t>
            </w:r>
          </w:p>
        </w:tc>
      </w:tr>
      <w:tr w:rsidR="00824845" w:rsidRPr="007542B8" w14:paraId="4D20B7CB" w14:textId="77777777" w:rsidTr="000D7EC2">
        <w:tc>
          <w:tcPr>
            <w:cnfStyle w:val="001000000000" w:firstRow="0" w:lastRow="0" w:firstColumn="1" w:lastColumn="0" w:oddVBand="0" w:evenVBand="0" w:oddHBand="0" w:evenHBand="0" w:firstRowFirstColumn="0" w:firstRowLastColumn="0" w:lastRowFirstColumn="0" w:lastRowLastColumn="0"/>
            <w:tcW w:w="625" w:type="dxa"/>
          </w:tcPr>
          <w:p w14:paraId="4D476E5E" w14:textId="77777777" w:rsidR="00824845" w:rsidRPr="007542B8" w:rsidRDefault="00824845" w:rsidP="00824845">
            <w:pPr>
              <w:numPr>
                <w:ilvl w:val="0"/>
                <w:numId w:val="13"/>
              </w:numPr>
              <w:spacing w:before="40"/>
              <w:contextualSpacing/>
            </w:pPr>
          </w:p>
        </w:tc>
        <w:tc>
          <w:tcPr>
            <w:tcW w:w="526" w:type="dxa"/>
          </w:tcPr>
          <w:p w14:paraId="4861EAC8"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283" w:type="dxa"/>
          </w:tcPr>
          <w:p w14:paraId="6F78E44D" w14:textId="77777777" w:rsidR="00824845" w:rsidRDefault="00824845" w:rsidP="00824845">
            <w:pPr>
              <w:cnfStyle w:val="000000000000" w:firstRow="0" w:lastRow="0" w:firstColumn="0" w:lastColumn="0" w:oddVBand="0" w:evenVBand="0" w:oddHBand="0" w:evenHBand="0" w:firstRowFirstColumn="0" w:firstRowLastColumn="0" w:lastRowFirstColumn="0" w:lastRowLastColumn="0"/>
              <w:rPr>
                <w:rFonts w:cs="Tahoma"/>
                <w:lang w:val="en-GB"/>
              </w:rPr>
            </w:pPr>
          </w:p>
        </w:tc>
        <w:tc>
          <w:tcPr>
            <w:tcW w:w="280" w:type="dxa"/>
            <w:gridSpan w:val="2"/>
          </w:tcPr>
          <w:p w14:paraId="0BDB6286" w14:textId="77777777" w:rsidR="00824845" w:rsidRPr="005E0EBB"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351" w:type="dxa"/>
            <w:gridSpan w:val="4"/>
          </w:tcPr>
          <w:p w14:paraId="7A5F6E97" w14:textId="77777777" w:rsidR="00824845" w:rsidRPr="005E0EBB"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5187" w:type="dxa"/>
            <w:gridSpan w:val="9"/>
          </w:tcPr>
          <w:p w14:paraId="5BB0D021" w14:textId="76E1C371" w:rsidR="00824845" w:rsidRPr="005E0EBB"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Pr>
                <w:rFonts w:cs="Tahoma"/>
              </w:rPr>
              <w:t>Other</w:t>
            </w:r>
          </w:p>
        </w:tc>
        <w:tc>
          <w:tcPr>
            <w:tcW w:w="2513" w:type="dxa"/>
          </w:tcPr>
          <w:p w14:paraId="292D680B" w14:textId="1DC28838" w:rsidR="00824845" w:rsidRDefault="00824845" w:rsidP="00824845">
            <w:pPr>
              <w:tabs>
                <w:tab w:val="left" w:pos="464"/>
              </w:tabs>
              <w:cnfStyle w:val="000000000000" w:firstRow="0" w:lastRow="0" w:firstColumn="0" w:lastColumn="0" w:oddVBand="0" w:evenVBand="0" w:oddHBand="0" w:evenHBand="0" w:firstRowFirstColumn="0" w:firstRowLastColumn="0" w:lastRowFirstColumn="0" w:lastRowLastColumn="0"/>
              <w:rPr>
                <w:rFonts w:cs="Tahoma"/>
              </w:rPr>
            </w:pPr>
            <w:r>
              <w:rPr>
                <w:rFonts w:cs="Tahoma"/>
              </w:rPr>
              <w:t>&lt;Othr&gt;</w:t>
            </w:r>
          </w:p>
        </w:tc>
        <w:tc>
          <w:tcPr>
            <w:tcW w:w="1151" w:type="dxa"/>
          </w:tcPr>
          <w:p w14:paraId="4DFD309B" w14:textId="4A3E3016" w:rsidR="00824845"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Pr>
                <w:rFonts w:cs="Tahoma"/>
              </w:rPr>
              <w:t>[0..1]</w:t>
            </w:r>
          </w:p>
        </w:tc>
        <w:tc>
          <w:tcPr>
            <w:tcW w:w="2113" w:type="dxa"/>
          </w:tcPr>
          <w:p w14:paraId="053E9682"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r>
      <w:tr w:rsidR="00824845" w:rsidRPr="007542B8" w14:paraId="1CD6CE46" w14:textId="77777777" w:rsidTr="000D7E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7B37B3EB" w14:textId="77777777" w:rsidR="00824845" w:rsidRPr="007542B8" w:rsidRDefault="00824845" w:rsidP="00824845">
            <w:pPr>
              <w:numPr>
                <w:ilvl w:val="0"/>
                <w:numId w:val="13"/>
              </w:numPr>
              <w:spacing w:before="40"/>
              <w:contextualSpacing/>
            </w:pPr>
          </w:p>
        </w:tc>
        <w:tc>
          <w:tcPr>
            <w:tcW w:w="526" w:type="dxa"/>
          </w:tcPr>
          <w:p w14:paraId="22FE4206"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283" w:type="dxa"/>
          </w:tcPr>
          <w:p w14:paraId="0F379934" w14:textId="77777777" w:rsidR="00824845" w:rsidRDefault="00824845" w:rsidP="00824845">
            <w:pPr>
              <w:cnfStyle w:val="000000010000" w:firstRow="0" w:lastRow="0" w:firstColumn="0" w:lastColumn="0" w:oddVBand="0" w:evenVBand="0" w:oddHBand="0" w:evenHBand="1" w:firstRowFirstColumn="0" w:firstRowLastColumn="0" w:lastRowFirstColumn="0" w:lastRowLastColumn="0"/>
              <w:rPr>
                <w:rFonts w:cs="Tahoma"/>
                <w:lang w:val="en-GB"/>
              </w:rPr>
            </w:pPr>
          </w:p>
        </w:tc>
        <w:tc>
          <w:tcPr>
            <w:tcW w:w="280" w:type="dxa"/>
            <w:gridSpan w:val="2"/>
          </w:tcPr>
          <w:p w14:paraId="62FD1C22" w14:textId="77777777" w:rsidR="00824845" w:rsidRPr="005E0EBB"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351" w:type="dxa"/>
            <w:gridSpan w:val="4"/>
          </w:tcPr>
          <w:p w14:paraId="232D1FB1" w14:textId="77777777" w:rsidR="00824845" w:rsidRPr="005E0EBB"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360" w:type="dxa"/>
            <w:gridSpan w:val="5"/>
          </w:tcPr>
          <w:p w14:paraId="15258CE4" w14:textId="77777777" w:rsidR="00824845"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4827" w:type="dxa"/>
            <w:gridSpan w:val="4"/>
          </w:tcPr>
          <w:p w14:paraId="14E06B42" w14:textId="38D047AD" w:rsidR="00824845"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r w:rsidRPr="005E0EBB">
              <w:rPr>
                <w:rFonts w:cs="Tahoma"/>
              </w:rPr>
              <w:t>Identification</w:t>
            </w:r>
          </w:p>
          <w:p w14:paraId="1192F75A" w14:textId="3A20B232" w:rsidR="00824845" w:rsidRPr="005E0EBB" w:rsidRDefault="00824845" w:rsidP="00824845">
            <w:pPr>
              <w:pStyle w:val="ListParagraph"/>
              <w:numPr>
                <w:ilvl w:val="0"/>
                <w:numId w:val="39"/>
              </w:numPr>
              <w:cnfStyle w:val="000000010000" w:firstRow="0" w:lastRow="0" w:firstColumn="0" w:lastColumn="0" w:oddVBand="0" w:evenVBand="0" w:oddHBand="0" w:evenHBand="1" w:firstRowFirstColumn="0" w:firstRowLastColumn="0" w:lastRowFirstColumn="0" w:lastRowLastColumn="0"/>
              <w:rPr>
                <w:rFonts w:cs="Tahoma"/>
              </w:rPr>
            </w:pPr>
            <w:r w:rsidRPr="005E0EBB">
              <w:rPr>
                <w:rFonts w:cs="Tahoma"/>
              </w:rPr>
              <w:t xml:space="preserve">Third Party </w:t>
            </w:r>
            <w:r w:rsidRPr="008C5387">
              <w:rPr>
                <w:rFonts w:cs="Tahoma"/>
              </w:rPr>
              <w:t>Beneficiary Tax</w:t>
            </w:r>
            <w:r>
              <w:rPr>
                <w:rFonts w:cs="Tahoma"/>
              </w:rPr>
              <w:t xml:space="preserve"> Payee</w:t>
            </w:r>
            <w:r w:rsidRPr="008C5387">
              <w:rPr>
                <w:rFonts w:cs="Tahoma"/>
              </w:rPr>
              <w:t xml:space="preserve"> TIN</w:t>
            </w:r>
          </w:p>
          <w:p w14:paraId="4E27F151" w14:textId="13A7A103" w:rsidR="00824845" w:rsidRDefault="00824845" w:rsidP="00824845">
            <w:pPr>
              <w:pStyle w:val="ListParagraph"/>
              <w:numPr>
                <w:ilvl w:val="0"/>
                <w:numId w:val="39"/>
              </w:numPr>
              <w:cnfStyle w:val="000000010000" w:firstRow="0" w:lastRow="0" w:firstColumn="0" w:lastColumn="0" w:oddVBand="0" w:evenVBand="0" w:oddHBand="0" w:evenHBand="1" w:firstRowFirstColumn="0" w:firstRowLastColumn="0" w:lastRowFirstColumn="0" w:lastRowLastColumn="0"/>
              <w:rPr>
                <w:rFonts w:cs="Tahoma"/>
              </w:rPr>
            </w:pPr>
            <w:r w:rsidRPr="005E0EBB">
              <w:rPr>
                <w:rFonts w:cs="Tahoma"/>
              </w:rPr>
              <w:t>Third Party Paye</w:t>
            </w:r>
            <w:r>
              <w:rPr>
                <w:rFonts w:cs="Tahoma"/>
              </w:rPr>
              <w:t>e</w:t>
            </w:r>
            <w:r w:rsidRPr="005E0EBB">
              <w:rPr>
                <w:rFonts w:cs="Tahoma"/>
              </w:rPr>
              <w:t xml:space="preserve"> Specific Identifier</w:t>
            </w:r>
          </w:p>
          <w:p w14:paraId="0EA88B4F" w14:textId="77777777" w:rsidR="00824845" w:rsidRPr="005E0EBB" w:rsidRDefault="00824845" w:rsidP="00824845">
            <w:pPr>
              <w:pStyle w:val="ListParagraph"/>
              <w:ind w:left="720" w:firstLine="0"/>
              <w:cnfStyle w:val="000000010000" w:firstRow="0" w:lastRow="0" w:firstColumn="0" w:lastColumn="0" w:oddVBand="0" w:evenVBand="0" w:oddHBand="0" w:evenHBand="1" w:firstRowFirstColumn="0" w:firstRowLastColumn="0" w:lastRowFirstColumn="0" w:lastRowLastColumn="0"/>
              <w:rPr>
                <w:rFonts w:cs="Tahoma"/>
              </w:rPr>
            </w:pPr>
          </w:p>
          <w:p w14:paraId="5C9AB429" w14:textId="6D617E0D" w:rsidR="00824845" w:rsidRPr="005E0EBB" w:rsidRDefault="00824845" w:rsidP="00824845">
            <w:pPr>
              <w:cnfStyle w:val="000000010000" w:firstRow="0" w:lastRow="0" w:firstColumn="0" w:lastColumn="0" w:oddVBand="0" w:evenVBand="0" w:oddHBand="0" w:evenHBand="1" w:firstRowFirstColumn="0" w:firstRowLastColumn="0" w:lastRowFirstColumn="0" w:lastRowLastColumn="0"/>
              <w:rPr>
                <w:rFonts w:cs="Tahoma"/>
                <w:i/>
                <w:iCs/>
              </w:rPr>
            </w:pPr>
            <w:r w:rsidRPr="005E0EBB">
              <w:rPr>
                <w:rFonts w:cs="Tahoma"/>
                <w:i/>
                <w:iCs/>
              </w:rPr>
              <w:t>Unique and unambiguous identification of a Third Party person, for example passport</w:t>
            </w:r>
          </w:p>
        </w:tc>
        <w:tc>
          <w:tcPr>
            <w:tcW w:w="2513" w:type="dxa"/>
          </w:tcPr>
          <w:p w14:paraId="35FE5E9D" w14:textId="56319097" w:rsidR="00824845" w:rsidRDefault="00824845" w:rsidP="00824845">
            <w:pPr>
              <w:tabs>
                <w:tab w:val="left" w:pos="464"/>
              </w:tabs>
              <w:cnfStyle w:val="000000010000" w:firstRow="0" w:lastRow="0" w:firstColumn="0" w:lastColumn="0" w:oddVBand="0" w:evenVBand="0" w:oddHBand="0" w:evenHBand="1" w:firstRowFirstColumn="0" w:firstRowLastColumn="0" w:lastRowFirstColumn="0" w:lastRowLastColumn="0"/>
              <w:rPr>
                <w:rFonts w:cs="Tahoma"/>
              </w:rPr>
            </w:pPr>
            <w:r>
              <w:rPr>
                <w:rFonts w:cs="Tahoma"/>
              </w:rPr>
              <w:t>&lt;Id&gt;</w:t>
            </w:r>
          </w:p>
        </w:tc>
        <w:tc>
          <w:tcPr>
            <w:tcW w:w="1151" w:type="dxa"/>
          </w:tcPr>
          <w:p w14:paraId="7A807F14" w14:textId="572C4733" w:rsidR="00824845"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r>
              <w:rPr>
                <w:rFonts w:cs="Tahoma"/>
              </w:rPr>
              <w:t>[1..1</w:t>
            </w:r>
          </w:p>
        </w:tc>
        <w:tc>
          <w:tcPr>
            <w:tcW w:w="2113" w:type="dxa"/>
          </w:tcPr>
          <w:p w14:paraId="2E981E80"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r>
      <w:tr w:rsidR="000D7EC2" w:rsidRPr="007542B8" w14:paraId="1A810524" w14:textId="77777777" w:rsidTr="000D7EC2">
        <w:tc>
          <w:tcPr>
            <w:cnfStyle w:val="001000000000" w:firstRow="0" w:lastRow="0" w:firstColumn="1" w:lastColumn="0" w:oddVBand="0" w:evenVBand="0" w:oddHBand="0" w:evenHBand="0" w:firstRowFirstColumn="0" w:firstRowLastColumn="0" w:lastRowFirstColumn="0" w:lastRowLastColumn="0"/>
            <w:tcW w:w="625" w:type="dxa"/>
          </w:tcPr>
          <w:p w14:paraId="07443CBD" w14:textId="77777777" w:rsidR="000D7EC2" w:rsidRPr="007542B8" w:rsidRDefault="000D7EC2" w:rsidP="00824845">
            <w:pPr>
              <w:numPr>
                <w:ilvl w:val="0"/>
                <w:numId w:val="13"/>
              </w:numPr>
              <w:spacing w:before="40"/>
              <w:contextualSpacing/>
            </w:pPr>
          </w:p>
        </w:tc>
        <w:tc>
          <w:tcPr>
            <w:tcW w:w="526" w:type="dxa"/>
          </w:tcPr>
          <w:p w14:paraId="5FDACA57" w14:textId="77777777" w:rsidR="000D7EC2" w:rsidRPr="007542B8" w:rsidRDefault="000D7EC2"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6101" w:type="dxa"/>
            <w:gridSpan w:val="16"/>
          </w:tcPr>
          <w:p w14:paraId="679167D6" w14:textId="663D16C0" w:rsidR="000D7EC2" w:rsidRPr="00EE154D" w:rsidRDefault="000D7EC2" w:rsidP="00824845">
            <w:pPr>
              <w:cnfStyle w:val="000000000000" w:firstRow="0" w:lastRow="0" w:firstColumn="0" w:lastColumn="0" w:oddVBand="0" w:evenVBand="0" w:oddHBand="0" w:evenHBand="0" w:firstRowFirstColumn="0" w:firstRowLastColumn="0" w:lastRowFirstColumn="0" w:lastRowLastColumn="0"/>
              <w:rPr>
                <w:rFonts w:cs="Tahoma"/>
                <w:lang w:val="en-GB"/>
              </w:rPr>
            </w:pPr>
            <w:r w:rsidRPr="000D7EC2">
              <w:rPr>
                <w:rFonts w:cs="Tahoma"/>
                <w:lang w:val="en-GB"/>
              </w:rPr>
              <w:t>Regulatory</w:t>
            </w:r>
            <w:r>
              <w:rPr>
                <w:rFonts w:cs="Tahoma"/>
                <w:lang w:val="en-GB"/>
              </w:rPr>
              <w:t xml:space="preserve"> </w:t>
            </w:r>
            <w:r w:rsidRPr="000D7EC2">
              <w:rPr>
                <w:rFonts w:cs="Tahoma"/>
                <w:lang w:val="en-GB"/>
              </w:rPr>
              <w:t>Reporting</w:t>
            </w:r>
          </w:p>
        </w:tc>
        <w:tc>
          <w:tcPr>
            <w:tcW w:w="2513" w:type="dxa"/>
          </w:tcPr>
          <w:p w14:paraId="50495CBA" w14:textId="20EDEAFB" w:rsidR="000D7EC2" w:rsidRPr="00EE154D" w:rsidRDefault="000D7EC2" w:rsidP="00824845">
            <w:pPr>
              <w:tabs>
                <w:tab w:val="left" w:pos="464"/>
              </w:tabs>
              <w:cnfStyle w:val="000000000000" w:firstRow="0" w:lastRow="0" w:firstColumn="0" w:lastColumn="0" w:oddVBand="0" w:evenVBand="0" w:oddHBand="0" w:evenHBand="0" w:firstRowFirstColumn="0" w:firstRowLastColumn="0" w:lastRowFirstColumn="0" w:lastRowLastColumn="0"/>
              <w:rPr>
                <w:rFonts w:cs="Tahoma"/>
              </w:rPr>
            </w:pPr>
            <w:r>
              <w:rPr>
                <w:rFonts w:cs="Tahoma"/>
              </w:rPr>
              <w:t>&lt;</w:t>
            </w:r>
            <w:ins w:id="66" w:author="Rares Galan" w:date="2025-11-10T14:51:00Z">
              <w:r w:rsidRPr="000D7EC2">
                <w:rPr>
                  <w:rFonts w:cs="Tahoma"/>
                </w:rPr>
                <w:t>RgltryRptg</w:t>
              </w:r>
            </w:ins>
            <w:del w:id="67" w:author="Rares Galan" w:date="2025-11-10T14:51:00Z" w16du:dateUtc="2025-11-10T12:51:00Z">
              <w:r w:rsidRPr="000D7EC2" w:rsidDel="000D7EC2">
                <w:rPr>
                  <w:rFonts w:cs="Tahoma"/>
                </w:rPr>
                <w:delText>RegulatoryReporting</w:delText>
              </w:r>
            </w:del>
            <w:r>
              <w:rPr>
                <w:rFonts w:cs="Tahoma"/>
              </w:rPr>
              <w:t>&gt;</w:t>
            </w:r>
          </w:p>
        </w:tc>
        <w:tc>
          <w:tcPr>
            <w:tcW w:w="1151" w:type="dxa"/>
          </w:tcPr>
          <w:p w14:paraId="29771933" w14:textId="3DD0773D" w:rsidR="000D7EC2" w:rsidRDefault="000D7EC2" w:rsidP="00824845">
            <w:pPr>
              <w:cnfStyle w:val="000000000000" w:firstRow="0" w:lastRow="0" w:firstColumn="0" w:lastColumn="0" w:oddVBand="0" w:evenVBand="0" w:oddHBand="0" w:evenHBand="0" w:firstRowFirstColumn="0" w:firstRowLastColumn="0" w:lastRowFirstColumn="0" w:lastRowLastColumn="0"/>
              <w:rPr>
                <w:rFonts w:cs="Tahoma"/>
              </w:rPr>
            </w:pPr>
            <w:r>
              <w:rPr>
                <w:rFonts w:cs="Tahoma"/>
              </w:rPr>
              <w:t>[0..10]</w:t>
            </w:r>
          </w:p>
        </w:tc>
        <w:tc>
          <w:tcPr>
            <w:tcW w:w="2113" w:type="dxa"/>
          </w:tcPr>
          <w:p w14:paraId="590E73E5" w14:textId="77777777" w:rsidR="000D7EC2" w:rsidRPr="007542B8" w:rsidRDefault="000D7EC2" w:rsidP="00824845">
            <w:pPr>
              <w:cnfStyle w:val="000000000000" w:firstRow="0" w:lastRow="0" w:firstColumn="0" w:lastColumn="0" w:oddVBand="0" w:evenVBand="0" w:oddHBand="0" w:evenHBand="0" w:firstRowFirstColumn="0" w:firstRowLastColumn="0" w:lastRowFirstColumn="0" w:lastRowLastColumn="0"/>
              <w:rPr>
                <w:rFonts w:cs="Tahoma"/>
              </w:rPr>
            </w:pPr>
          </w:p>
        </w:tc>
      </w:tr>
      <w:tr w:rsidR="000D7EC2" w:rsidRPr="007542B8" w14:paraId="26371328" w14:textId="77777777" w:rsidTr="000D7E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6C8C4C3C" w14:textId="77777777" w:rsidR="000D7EC2" w:rsidRPr="007542B8" w:rsidRDefault="000D7EC2" w:rsidP="00824845">
            <w:pPr>
              <w:numPr>
                <w:ilvl w:val="0"/>
                <w:numId w:val="13"/>
              </w:numPr>
              <w:spacing w:before="40"/>
              <w:contextualSpacing/>
            </w:pPr>
          </w:p>
        </w:tc>
        <w:tc>
          <w:tcPr>
            <w:tcW w:w="526" w:type="dxa"/>
          </w:tcPr>
          <w:p w14:paraId="5D558E29" w14:textId="77777777" w:rsidR="000D7EC2" w:rsidRPr="007542B8" w:rsidRDefault="000D7EC2"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283" w:type="dxa"/>
          </w:tcPr>
          <w:p w14:paraId="00476C1F" w14:textId="77777777" w:rsidR="000D7EC2" w:rsidRPr="00EE154D" w:rsidRDefault="000D7EC2" w:rsidP="00824845">
            <w:pPr>
              <w:cnfStyle w:val="000000010000" w:firstRow="0" w:lastRow="0" w:firstColumn="0" w:lastColumn="0" w:oddVBand="0" w:evenVBand="0" w:oddHBand="0" w:evenHBand="1" w:firstRowFirstColumn="0" w:firstRowLastColumn="0" w:lastRowFirstColumn="0" w:lastRowLastColumn="0"/>
              <w:rPr>
                <w:rFonts w:cs="Tahoma"/>
                <w:lang w:val="en-GB"/>
              </w:rPr>
            </w:pPr>
          </w:p>
        </w:tc>
        <w:tc>
          <w:tcPr>
            <w:tcW w:w="5818" w:type="dxa"/>
            <w:gridSpan w:val="15"/>
          </w:tcPr>
          <w:p w14:paraId="363B982E" w14:textId="138C0D83" w:rsidR="000D7EC2" w:rsidRPr="00EE154D" w:rsidRDefault="000D7EC2" w:rsidP="00824845">
            <w:pPr>
              <w:cnfStyle w:val="000000010000" w:firstRow="0" w:lastRow="0" w:firstColumn="0" w:lastColumn="0" w:oddVBand="0" w:evenVBand="0" w:oddHBand="0" w:evenHBand="1" w:firstRowFirstColumn="0" w:firstRowLastColumn="0" w:lastRowFirstColumn="0" w:lastRowLastColumn="0"/>
              <w:rPr>
                <w:rFonts w:cs="Tahoma"/>
                <w:lang w:val="en-GB"/>
              </w:rPr>
            </w:pPr>
            <w:ins w:id="68" w:author="Rares Galan" w:date="2025-11-10T14:48:00Z" w16du:dateUtc="2025-11-10T12:48:00Z">
              <w:r w:rsidRPr="000D7EC2">
                <w:rPr>
                  <w:rFonts w:cs="Tahoma"/>
                  <w:lang w:val="en-GB"/>
                </w:rPr>
                <w:t>Details</w:t>
              </w:r>
            </w:ins>
          </w:p>
        </w:tc>
        <w:tc>
          <w:tcPr>
            <w:tcW w:w="2513" w:type="dxa"/>
          </w:tcPr>
          <w:p w14:paraId="2749FC06" w14:textId="0FEB75B6" w:rsidR="000D7EC2" w:rsidRPr="00EE154D" w:rsidRDefault="000D7EC2" w:rsidP="00824845">
            <w:pPr>
              <w:tabs>
                <w:tab w:val="left" w:pos="464"/>
              </w:tabs>
              <w:cnfStyle w:val="000000010000" w:firstRow="0" w:lastRow="0" w:firstColumn="0" w:lastColumn="0" w:oddVBand="0" w:evenVBand="0" w:oddHBand="0" w:evenHBand="1" w:firstRowFirstColumn="0" w:firstRowLastColumn="0" w:lastRowFirstColumn="0" w:lastRowLastColumn="0"/>
              <w:rPr>
                <w:rFonts w:cs="Tahoma"/>
              </w:rPr>
            </w:pPr>
            <w:ins w:id="69" w:author="Rares Galan" w:date="2025-11-10T14:48:00Z" w16du:dateUtc="2025-11-10T12:48:00Z">
              <w:r>
                <w:rPr>
                  <w:rFonts w:cs="Tahoma"/>
                </w:rPr>
                <w:t>&lt;</w:t>
              </w:r>
            </w:ins>
            <w:ins w:id="70" w:author="Rares Galan" w:date="2025-11-10T14:49:00Z" w16du:dateUtc="2025-11-10T12:49:00Z">
              <w:r w:rsidRPr="000D7EC2">
                <w:rPr>
                  <w:rFonts w:cs="Tahoma"/>
                </w:rPr>
                <w:t>Dtls&gt;</w:t>
              </w:r>
            </w:ins>
          </w:p>
        </w:tc>
        <w:tc>
          <w:tcPr>
            <w:tcW w:w="1151" w:type="dxa"/>
          </w:tcPr>
          <w:p w14:paraId="5C562774" w14:textId="3F3D289C" w:rsidR="000D7EC2" w:rsidRDefault="000D7EC2" w:rsidP="00824845">
            <w:pPr>
              <w:cnfStyle w:val="000000010000" w:firstRow="0" w:lastRow="0" w:firstColumn="0" w:lastColumn="0" w:oddVBand="0" w:evenVBand="0" w:oddHBand="0" w:evenHBand="1" w:firstRowFirstColumn="0" w:firstRowLastColumn="0" w:lastRowFirstColumn="0" w:lastRowLastColumn="0"/>
              <w:rPr>
                <w:rFonts w:cs="Tahoma"/>
              </w:rPr>
            </w:pPr>
            <w:ins w:id="71" w:author="Rares Galan" w:date="2025-11-10T14:49:00Z" w16du:dateUtc="2025-11-10T12:49:00Z">
              <w:r>
                <w:rPr>
                  <w:rFonts w:cs="Tahoma"/>
                </w:rPr>
                <w:t>[0..*]</w:t>
              </w:r>
            </w:ins>
          </w:p>
        </w:tc>
        <w:tc>
          <w:tcPr>
            <w:tcW w:w="2113" w:type="dxa"/>
          </w:tcPr>
          <w:p w14:paraId="70346C99" w14:textId="77777777" w:rsidR="000D7EC2" w:rsidRPr="007542B8" w:rsidRDefault="000D7EC2" w:rsidP="00824845">
            <w:pPr>
              <w:cnfStyle w:val="000000010000" w:firstRow="0" w:lastRow="0" w:firstColumn="0" w:lastColumn="0" w:oddVBand="0" w:evenVBand="0" w:oddHBand="0" w:evenHBand="1" w:firstRowFirstColumn="0" w:firstRowLastColumn="0" w:lastRowFirstColumn="0" w:lastRowLastColumn="0"/>
              <w:rPr>
                <w:rFonts w:cs="Tahoma"/>
              </w:rPr>
            </w:pPr>
          </w:p>
        </w:tc>
      </w:tr>
      <w:tr w:rsidR="000D7EC2" w:rsidRPr="007542B8" w14:paraId="6EC09274" w14:textId="77777777" w:rsidTr="000D7EC2">
        <w:tc>
          <w:tcPr>
            <w:cnfStyle w:val="001000000000" w:firstRow="0" w:lastRow="0" w:firstColumn="1" w:lastColumn="0" w:oddVBand="0" w:evenVBand="0" w:oddHBand="0" w:evenHBand="0" w:firstRowFirstColumn="0" w:firstRowLastColumn="0" w:lastRowFirstColumn="0" w:lastRowLastColumn="0"/>
            <w:tcW w:w="625" w:type="dxa"/>
          </w:tcPr>
          <w:p w14:paraId="787D04C0" w14:textId="77777777" w:rsidR="000D7EC2" w:rsidRPr="007542B8" w:rsidRDefault="000D7EC2" w:rsidP="00824845">
            <w:pPr>
              <w:numPr>
                <w:ilvl w:val="0"/>
                <w:numId w:val="13"/>
              </w:numPr>
              <w:spacing w:before="40"/>
              <w:contextualSpacing/>
            </w:pPr>
          </w:p>
        </w:tc>
        <w:tc>
          <w:tcPr>
            <w:tcW w:w="526" w:type="dxa"/>
          </w:tcPr>
          <w:p w14:paraId="6F2C3D65" w14:textId="77777777" w:rsidR="000D7EC2" w:rsidRPr="007542B8" w:rsidRDefault="000D7EC2"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283" w:type="dxa"/>
          </w:tcPr>
          <w:p w14:paraId="0F3C5171" w14:textId="77777777" w:rsidR="000D7EC2" w:rsidRPr="00EE154D" w:rsidRDefault="000D7EC2" w:rsidP="00824845">
            <w:pPr>
              <w:cnfStyle w:val="000000000000" w:firstRow="0" w:lastRow="0" w:firstColumn="0" w:lastColumn="0" w:oddVBand="0" w:evenVBand="0" w:oddHBand="0" w:evenHBand="0" w:firstRowFirstColumn="0" w:firstRowLastColumn="0" w:lastRowFirstColumn="0" w:lastRowLastColumn="0"/>
              <w:rPr>
                <w:rFonts w:cs="Tahoma"/>
                <w:lang w:val="en-GB"/>
              </w:rPr>
            </w:pPr>
          </w:p>
        </w:tc>
        <w:tc>
          <w:tcPr>
            <w:tcW w:w="271" w:type="dxa"/>
          </w:tcPr>
          <w:p w14:paraId="3DC8154A" w14:textId="77777777" w:rsidR="000D7EC2" w:rsidRPr="000D7EC2" w:rsidRDefault="000D7EC2" w:rsidP="00824845">
            <w:pPr>
              <w:cnfStyle w:val="000000000000" w:firstRow="0" w:lastRow="0" w:firstColumn="0" w:lastColumn="0" w:oddVBand="0" w:evenVBand="0" w:oddHBand="0" w:evenHBand="0" w:firstRowFirstColumn="0" w:firstRowLastColumn="0" w:lastRowFirstColumn="0" w:lastRowLastColumn="0"/>
              <w:rPr>
                <w:rFonts w:cs="Tahoma"/>
                <w:lang w:val="en-GB"/>
              </w:rPr>
            </w:pPr>
          </w:p>
        </w:tc>
        <w:tc>
          <w:tcPr>
            <w:tcW w:w="5547" w:type="dxa"/>
            <w:gridSpan w:val="14"/>
          </w:tcPr>
          <w:p w14:paraId="2560F04B" w14:textId="77777777" w:rsidR="000D7EC2" w:rsidRDefault="000D7EC2" w:rsidP="00824845">
            <w:pPr>
              <w:cnfStyle w:val="000000000000" w:firstRow="0" w:lastRow="0" w:firstColumn="0" w:lastColumn="0" w:oddVBand="0" w:evenVBand="0" w:oddHBand="0" w:evenHBand="0" w:firstRowFirstColumn="0" w:firstRowLastColumn="0" w:lastRowFirstColumn="0" w:lastRowLastColumn="0"/>
              <w:rPr>
                <w:ins w:id="72" w:author="Rares Galan" w:date="2025-11-10T14:51:00Z" w16du:dateUtc="2025-11-10T12:51:00Z"/>
                <w:rFonts w:cs="Tahoma"/>
                <w:lang w:val="en-GB"/>
              </w:rPr>
            </w:pPr>
            <w:ins w:id="73" w:author="Rares Galan" w:date="2025-11-10T14:50:00Z" w16du:dateUtc="2025-11-10T12:50:00Z">
              <w:r w:rsidRPr="000D7EC2">
                <w:rPr>
                  <w:rFonts w:cs="Tahoma"/>
                  <w:lang w:val="en-GB"/>
                </w:rPr>
                <w:t>Code</w:t>
              </w:r>
            </w:ins>
          </w:p>
          <w:p w14:paraId="180D185F" w14:textId="2F81BD32" w:rsidR="000D7EC2" w:rsidRPr="000D7EC2" w:rsidRDefault="000D7EC2">
            <w:pPr>
              <w:numPr>
                <w:ilvl w:val="0"/>
                <w:numId w:val="17"/>
              </w:numPr>
              <w:spacing w:before="40"/>
              <w:contextualSpacing/>
              <w:cnfStyle w:val="000000000000" w:firstRow="0" w:lastRow="0" w:firstColumn="0" w:lastColumn="0" w:oddVBand="0" w:evenVBand="0" w:oddHBand="0" w:evenHBand="0" w:firstRowFirstColumn="0" w:firstRowLastColumn="0" w:lastRowFirstColumn="0" w:lastRowLastColumn="0"/>
              <w:rPr>
                <w:rFonts w:cs="Tahoma"/>
                <w:lang w:val="en-GB"/>
              </w:rPr>
              <w:pPrChange w:id="74" w:author="Rares Galan" w:date="2025-11-10T14:52:00Z" w16du:dateUtc="2025-11-10T12:52:00Z">
                <w:pPr>
                  <w:cnfStyle w:val="000000000000" w:firstRow="0" w:lastRow="0" w:firstColumn="0" w:lastColumn="0" w:oddVBand="0" w:evenVBand="0" w:oddHBand="0" w:evenHBand="0" w:firstRowFirstColumn="0" w:firstRowLastColumn="0" w:lastRowFirstColumn="0" w:lastRowLastColumn="0"/>
                </w:pPr>
              </w:pPrChange>
            </w:pPr>
            <w:ins w:id="75" w:author="Rares Galan" w:date="2025-11-10T14:51:00Z" w16du:dateUtc="2025-11-10T12:51:00Z">
              <w:r w:rsidRPr="00EE154D">
                <w:rPr>
                  <w:color w:val="000000"/>
                </w:rPr>
                <w:t>Payment initiation channel (payment with QR code/proxy/IBAN/NFC/other)</w:t>
              </w:r>
            </w:ins>
          </w:p>
        </w:tc>
        <w:tc>
          <w:tcPr>
            <w:tcW w:w="2513" w:type="dxa"/>
          </w:tcPr>
          <w:p w14:paraId="496CB074" w14:textId="395063F0" w:rsidR="000D7EC2" w:rsidRDefault="000D7EC2" w:rsidP="00824845">
            <w:pPr>
              <w:tabs>
                <w:tab w:val="left" w:pos="464"/>
              </w:tabs>
              <w:cnfStyle w:val="000000000000" w:firstRow="0" w:lastRow="0" w:firstColumn="0" w:lastColumn="0" w:oddVBand="0" w:evenVBand="0" w:oddHBand="0" w:evenHBand="0" w:firstRowFirstColumn="0" w:firstRowLastColumn="0" w:lastRowFirstColumn="0" w:lastRowLastColumn="0"/>
              <w:rPr>
                <w:rFonts w:cs="Tahoma"/>
              </w:rPr>
            </w:pPr>
            <w:ins w:id="76" w:author="Rares Galan" w:date="2025-11-10T14:50:00Z" w16du:dateUtc="2025-11-10T12:50:00Z">
              <w:r>
                <w:rPr>
                  <w:rFonts w:cs="Tahoma"/>
                </w:rPr>
                <w:t>&lt;Cd&gt;</w:t>
              </w:r>
            </w:ins>
          </w:p>
        </w:tc>
        <w:tc>
          <w:tcPr>
            <w:tcW w:w="1151" w:type="dxa"/>
          </w:tcPr>
          <w:p w14:paraId="69BA37F7" w14:textId="6A247227" w:rsidR="000D7EC2" w:rsidRDefault="000D7EC2" w:rsidP="00824845">
            <w:pPr>
              <w:cnfStyle w:val="000000000000" w:firstRow="0" w:lastRow="0" w:firstColumn="0" w:lastColumn="0" w:oddVBand="0" w:evenVBand="0" w:oddHBand="0" w:evenHBand="0" w:firstRowFirstColumn="0" w:firstRowLastColumn="0" w:lastRowFirstColumn="0" w:lastRowLastColumn="0"/>
              <w:rPr>
                <w:rFonts w:cs="Tahoma"/>
              </w:rPr>
            </w:pPr>
            <w:ins w:id="77" w:author="Rares Galan" w:date="2025-11-10T14:50:00Z" w16du:dateUtc="2025-11-10T12:50:00Z">
              <w:r>
                <w:rPr>
                  <w:rFonts w:cs="Tahoma"/>
                </w:rPr>
                <w:t>[0..1]</w:t>
              </w:r>
            </w:ins>
          </w:p>
        </w:tc>
        <w:tc>
          <w:tcPr>
            <w:tcW w:w="2113" w:type="dxa"/>
          </w:tcPr>
          <w:p w14:paraId="2801F92A" w14:textId="383603E2" w:rsidR="000D7EC2" w:rsidRPr="007542B8" w:rsidRDefault="00F979A5" w:rsidP="00824845">
            <w:pPr>
              <w:cnfStyle w:val="000000000000" w:firstRow="0" w:lastRow="0" w:firstColumn="0" w:lastColumn="0" w:oddVBand="0" w:evenVBand="0" w:oddHBand="0" w:evenHBand="0" w:firstRowFirstColumn="0" w:firstRowLastColumn="0" w:lastRowFirstColumn="0" w:lastRowLastColumn="0"/>
              <w:rPr>
                <w:rFonts w:cs="Tahoma"/>
              </w:rPr>
            </w:pPr>
            <w:ins w:id="78" w:author="Rares Galan" w:date="2025-11-10T14:57:00Z" w16du:dateUtc="2025-11-10T12:57:00Z">
              <w:r>
                <w:rPr>
                  <w:rFonts w:cs="Tahoma"/>
                </w:rPr>
                <w:t>Text</w:t>
              </w:r>
            </w:ins>
          </w:p>
        </w:tc>
      </w:tr>
      <w:tr w:rsidR="000D7EC2" w:rsidRPr="007542B8" w14:paraId="7C15DA9A" w14:textId="77777777" w:rsidTr="000D7EC2">
        <w:trPr>
          <w:cnfStyle w:val="000000010000" w:firstRow="0" w:lastRow="0" w:firstColumn="0" w:lastColumn="0" w:oddVBand="0" w:evenVBand="0" w:oddHBand="0" w:evenHBand="1" w:firstRowFirstColumn="0" w:firstRowLastColumn="0" w:lastRowFirstColumn="0" w:lastRowLastColumn="0"/>
          <w:ins w:id="79" w:author="Rares Galan" w:date="2025-11-10T14:50:00Z"/>
        </w:trPr>
        <w:tc>
          <w:tcPr>
            <w:cnfStyle w:val="001000000000" w:firstRow="0" w:lastRow="0" w:firstColumn="1" w:lastColumn="0" w:oddVBand="0" w:evenVBand="0" w:oddHBand="0" w:evenHBand="0" w:firstRowFirstColumn="0" w:firstRowLastColumn="0" w:lastRowFirstColumn="0" w:lastRowLastColumn="0"/>
            <w:tcW w:w="625" w:type="dxa"/>
          </w:tcPr>
          <w:p w14:paraId="4114C3B8" w14:textId="77777777" w:rsidR="000D7EC2" w:rsidRPr="007542B8" w:rsidRDefault="000D7EC2" w:rsidP="00824845">
            <w:pPr>
              <w:numPr>
                <w:ilvl w:val="0"/>
                <w:numId w:val="13"/>
              </w:numPr>
              <w:spacing w:before="40"/>
              <w:contextualSpacing/>
              <w:rPr>
                <w:ins w:id="80" w:author="Rares Galan" w:date="2025-11-10T14:50:00Z" w16du:dateUtc="2025-11-10T12:50:00Z"/>
              </w:rPr>
            </w:pPr>
          </w:p>
        </w:tc>
        <w:tc>
          <w:tcPr>
            <w:tcW w:w="526" w:type="dxa"/>
          </w:tcPr>
          <w:p w14:paraId="54A53F09" w14:textId="77777777" w:rsidR="000D7EC2" w:rsidRPr="007542B8" w:rsidRDefault="000D7EC2" w:rsidP="00824845">
            <w:pPr>
              <w:cnfStyle w:val="000000010000" w:firstRow="0" w:lastRow="0" w:firstColumn="0" w:lastColumn="0" w:oddVBand="0" w:evenVBand="0" w:oddHBand="0" w:evenHBand="1" w:firstRowFirstColumn="0" w:firstRowLastColumn="0" w:lastRowFirstColumn="0" w:lastRowLastColumn="0"/>
              <w:rPr>
                <w:ins w:id="81" w:author="Rares Galan" w:date="2025-11-10T14:50:00Z" w16du:dateUtc="2025-11-10T12:50:00Z"/>
                <w:rFonts w:cs="Tahoma"/>
              </w:rPr>
            </w:pPr>
          </w:p>
        </w:tc>
        <w:tc>
          <w:tcPr>
            <w:tcW w:w="283" w:type="dxa"/>
          </w:tcPr>
          <w:p w14:paraId="62702A43" w14:textId="77777777" w:rsidR="000D7EC2" w:rsidRPr="00EE154D" w:rsidRDefault="000D7EC2" w:rsidP="00824845">
            <w:pPr>
              <w:cnfStyle w:val="000000010000" w:firstRow="0" w:lastRow="0" w:firstColumn="0" w:lastColumn="0" w:oddVBand="0" w:evenVBand="0" w:oddHBand="0" w:evenHBand="1" w:firstRowFirstColumn="0" w:firstRowLastColumn="0" w:lastRowFirstColumn="0" w:lastRowLastColumn="0"/>
              <w:rPr>
                <w:ins w:id="82" w:author="Rares Galan" w:date="2025-11-10T14:50:00Z" w16du:dateUtc="2025-11-10T12:50:00Z"/>
                <w:rFonts w:cs="Tahoma"/>
                <w:lang w:val="en-GB"/>
              </w:rPr>
            </w:pPr>
          </w:p>
        </w:tc>
        <w:tc>
          <w:tcPr>
            <w:tcW w:w="271" w:type="dxa"/>
          </w:tcPr>
          <w:p w14:paraId="04123F0F" w14:textId="77777777" w:rsidR="000D7EC2" w:rsidRPr="000D7EC2" w:rsidRDefault="000D7EC2" w:rsidP="00824845">
            <w:pPr>
              <w:cnfStyle w:val="000000010000" w:firstRow="0" w:lastRow="0" w:firstColumn="0" w:lastColumn="0" w:oddVBand="0" w:evenVBand="0" w:oddHBand="0" w:evenHBand="1" w:firstRowFirstColumn="0" w:firstRowLastColumn="0" w:lastRowFirstColumn="0" w:lastRowLastColumn="0"/>
              <w:rPr>
                <w:ins w:id="83" w:author="Rares Galan" w:date="2025-11-10T14:50:00Z" w16du:dateUtc="2025-11-10T12:50:00Z"/>
                <w:rFonts w:cs="Tahoma"/>
                <w:lang w:val="en-GB"/>
              </w:rPr>
            </w:pPr>
          </w:p>
        </w:tc>
        <w:tc>
          <w:tcPr>
            <w:tcW w:w="5547" w:type="dxa"/>
            <w:gridSpan w:val="14"/>
          </w:tcPr>
          <w:p w14:paraId="5692946D" w14:textId="77777777" w:rsidR="000D7EC2" w:rsidRDefault="000D7EC2" w:rsidP="00824845">
            <w:pPr>
              <w:cnfStyle w:val="000000010000" w:firstRow="0" w:lastRow="0" w:firstColumn="0" w:lastColumn="0" w:oddVBand="0" w:evenVBand="0" w:oddHBand="0" w:evenHBand="1" w:firstRowFirstColumn="0" w:firstRowLastColumn="0" w:lastRowFirstColumn="0" w:lastRowLastColumn="0"/>
              <w:rPr>
                <w:ins w:id="84" w:author="Rares Galan" w:date="2025-11-10T14:54:00Z" w16du:dateUtc="2025-11-10T12:54:00Z"/>
                <w:rFonts w:cs="Tahoma"/>
                <w:lang w:val="en-GB"/>
              </w:rPr>
            </w:pPr>
            <w:ins w:id="85" w:author="Rares Galan" w:date="2025-11-10T14:50:00Z" w16du:dateUtc="2025-11-10T12:50:00Z">
              <w:r w:rsidRPr="000D7EC2">
                <w:rPr>
                  <w:rFonts w:cs="Tahoma"/>
                  <w:lang w:val="en-GB"/>
                </w:rPr>
                <w:t>Information</w:t>
              </w:r>
            </w:ins>
          </w:p>
          <w:p w14:paraId="4B09D972" w14:textId="70B5E261" w:rsidR="002E54EA" w:rsidRPr="000D7EC2" w:rsidRDefault="002E54EA">
            <w:pPr>
              <w:pStyle w:val="ListParagraph"/>
              <w:numPr>
                <w:ilvl w:val="0"/>
                <w:numId w:val="42"/>
              </w:numPr>
              <w:cnfStyle w:val="000000010000" w:firstRow="0" w:lastRow="0" w:firstColumn="0" w:lastColumn="0" w:oddVBand="0" w:evenVBand="0" w:oddHBand="0" w:evenHBand="1" w:firstRowFirstColumn="0" w:firstRowLastColumn="0" w:lastRowFirstColumn="0" w:lastRowLastColumn="0"/>
              <w:rPr>
                <w:ins w:id="86" w:author="Rares Galan" w:date="2025-11-10T14:50:00Z" w16du:dateUtc="2025-11-10T12:50:00Z"/>
                <w:rFonts w:cs="Tahoma"/>
                <w:lang w:val="en-GB"/>
              </w:rPr>
              <w:pPrChange w:id="87" w:author="Rares Galan" w:date="2025-11-10T14:54:00Z" w16du:dateUtc="2025-11-10T12:54:00Z">
                <w:pPr>
                  <w:cnfStyle w:val="000000010000" w:firstRow="0" w:lastRow="0" w:firstColumn="0" w:lastColumn="0" w:oddVBand="0" w:evenVBand="0" w:oddHBand="0" w:evenHBand="1" w:firstRowFirstColumn="0" w:firstRowLastColumn="0" w:lastRowFirstColumn="0" w:lastRowLastColumn="0"/>
                </w:pPr>
              </w:pPrChange>
            </w:pPr>
            <w:ins w:id="88" w:author="Rares Galan" w:date="2025-11-10T14:54:00Z" w16du:dateUtc="2025-11-10T12:54:00Z">
              <w:r>
                <w:rPr>
                  <w:rFonts w:cs="Tahoma"/>
                  <w:lang w:val="en-GB"/>
                </w:rPr>
                <w:t>Payee Address Geolocation</w:t>
              </w:r>
            </w:ins>
          </w:p>
        </w:tc>
        <w:tc>
          <w:tcPr>
            <w:tcW w:w="2513" w:type="dxa"/>
          </w:tcPr>
          <w:p w14:paraId="53E7D0B1" w14:textId="5070E3E1" w:rsidR="000D7EC2" w:rsidRDefault="000D7EC2" w:rsidP="00824845">
            <w:pPr>
              <w:tabs>
                <w:tab w:val="left" w:pos="464"/>
              </w:tabs>
              <w:cnfStyle w:val="000000010000" w:firstRow="0" w:lastRow="0" w:firstColumn="0" w:lastColumn="0" w:oddVBand="0" w:evenVBand="0" w:oddHBand="0" w:evenHBand="1" w:firstRowFirstColumn="0" w:firstRowLastColumn="0" w:lastRowFirstColumn="0" w:lastRowLastColumn="0"/>
              <w:rPr>
                <w:ins w:id="89" w:author="Rares Galan" w:date="2025-11-10T14:50:00Z" w16du:dateUtc="2025-11-10T12:50:00Z"/>
                <w:rFonts w:cs="Tahoma"/>
              </w:rPr>
            </w:pPr>
            <w:ins w:id="90" w:author="Rares Galan" w:date="2025-11-10T14:50:00Z" w16du:dateUtc="2025-11-10T12:50:00Z">
              <w:r>
                <w:rPr>
                  <w:rFonts w:cs="Tahoma"/>
                </w:rPr>
                <w:t>&lt;Inf&gt;</w:t>
              </w:r>
            </w:ins>
          </w:p>
        </w:tc>
        <w:tc>
          <w:tcPr>
            <w:tcW w:w="1151" w:type="dxa"/>
          </w:tcPr>
          <w:p w14:paraId="7F3DEDD0" w14:textId="7705AD9F" w:rsidR="000D7EC2" w:rsidRDefault="000D7EC2" w:rsidP="00824845">
            <w:pPr>
              <w:cnfStyle w:val="000000010000" w:firstRow="0" w:lastRow="0" w:firstColumn="0" w:lastColumn="0" w:oddVBand="0" w:evenVBand="0" w:oddHBand="0" w:evenHBand="1" w:firstRowFirstColumn="0" w:firstRowLastColumn="0" w:lastRowFirstColumn="0" w:lastRowLastColumn="0"/>
              <w:rPr>
                <w:ins w:id="91" w:author="Rares Galan" w:date="2025-11-10T14:50:00Z" w16du:dateUtc="2025-11-10T12:50:00Z"/>
                <w:rFonts w:cs="Tahoma"/>
              </w:rPr>
            </w:pPr>
            <w:ins w:id="92" w:author="Rares Galan" w:date="2025-11-10T14:50:00Z" w16du:dateUtc="2025-11-10T12:50:00Z">
              <w:r>
                <w:rPr>
                  <w:rFonts w:cs="Tahoma"/>
                </w:rPr>
                <w:t>[0..*]</w:t>
              </w:r>
            </w:ins>
          </w:p>
        </w:tc>
        <w:tc>
          <w:tcPr>
            <w:tcW w:w="2113" w:type="dxa"/>
          </w:tcPr>
          <w:p w14:paraId="05D94AC3" w14:textId="2F2C98C3" w:rsidR="000D7EC2" w:rsidRPr="007542B8" w:rsidRDefault="00F979A5" w:rsidP="00824845">
            <w:pPr>
              <w:cnfStyle w:val="000000010000" w:firstRow="0" w:lastRow="0" w:firstColumn="0" w:lastColumn="0" w:oddVBand="0" w:evenVBand="0" w:oddHBand="0" w:evenHBand="1" w:firstRowFirstColumn="0" w:firstRowLastColumn="0" w:lastRowFirstColumn="0" w:lastRowLastColumn="0"/>
              <w:rPr>
                <w:ins w:id="93" w:author="Rares Galan" w:date="2025-11-10T14:50:00Z" w16du:dateUtc="2025-11-10T12:50:00Z"/>
                <w:rFonts w:cs="Tahoma"/>
              </w:rPr>
            </w:pPr>
            <w:ins w:id="94" w:author="Rares Galan" w:date="2025-11-10T14:57:00Z" w16du:dateUtc="2025-11-10T12:57:00Z">
              <w:r>
                <w:rPr>
                  <w:rFonts w:cs="Tahoma"/>
                </w:rPr>
                <w:t>Text</w:t>
              </w:r>
            </w:ins>
          </w:p>
        </w:tc>
      </w:tr>
      <w:tr w:rsidR="00824845" w:rsidRPr="007542B8" w:rsidDel="002E54EA" w14:paraId="308E1BEE" w14:textId="0A4CCFCE" w:rsidTr="000D7EC2">
        <w:trPr>
          <w:del w:id="95" w:author="Rares Galan" w:date="2025-11-10T14:55:00Z"/>
        </w:trPr>
        <w:tc>
          <w:tcPr>
            <w:cnfStyle w:val="001000000000" w:firstRow="0" w:lastRow="0" w:firstColumn="1" w:lastColumn="0" w:oddVBand="0" w:evenVBand="0" w:oddHBand="0" w:evenHBand="0" w:firstRowFirstColumn="0" w:firstRowLastColumn="0" w:lastRowFirstColumn="0" w:lastRowLastColumn="0"/>
            <w:tcW w:w="625" w:type="dxa"/>
          </w:tcPr>
          <w:p w14:paraId="7B6B392C" w14:textId="6BE1251F" w:rsidR="00824845" w:rsidRPr="007542B8" w:rsidDel="002E54EA" w:rsidRDefault="00824845" w:rsidP="00824845">
            <w:pPr>
              <w:numPr>
                <w:ilvl w:val="0"/>
                <w:numId w:val="13"/>
              </w:numPr>
              <w:spacing w:before="40"/>
              <w:contextualSpacing/>
              <w:rPr>
                <w:del w:id="96" w:author="Rares Galan" w:date="2025-11-10T14:55:00Z" w16du:dateUtc="2025-11-10T12:55:00Z"/>
              </w:rPr>
            </w:pPr>
          </w:p>
        </w:tc>
        <w:tc>
          <w:tcPr>
            <w:tcW w:w="526" w:type="dxa"/>
          </w:tcPr>
          <w:p w14:paraId="5B7D3E80" w14:textId="375A11E5" w:rsidR="00824845" w:rsidRPr="007542B8" w:rsidDel="002E54EA" w:rsidRDefault="00824845" w:rsidP="00824845">
            <w:pPr>
              <w:cnfStyle w:val="000000000000" w:firstRow="0" w:lastRow="0" w:firstColumn="0" w:lastColumn="0" w:oddVBand="0" w:evenVBand="0" w:oddHBand="0" w:evenHBand="0" w:firstRowFirstColumn="0" w:firstRowLastColumn="0" w:lastRowFirstColumn="0" w:lastRowLastColumn="0"/>
              <w:rPr>
                <w:del w:id="97" w:author="Rares Galan" w:date="2025-11-10T14:55:00Z" w16du:dateUtc="2025-11-10T12:55:00Z"/>
                <w:rFonts w:cs="Tahoma"/>
              </w:rPr>
            </w:pPr>
          </w:p>
        </w:tc>
        <w:tc>
          <w:tcPr>
            <w:tcW w:w="6101" w:type="dxa"/>
            <w:gridSpan w:val="16"/>
          </w:tcPr>
          <w:p w14:paraId="6ED39588" w14:textId="028DA643" w:rsidR="00824845" w:rsidRPr="007542B8" w:rsidDel="002E54EA" w:rsidRDefault="00824845" w:rsidP="00824845">
            <w:pPr>
              <w:cnfStyle w:val="000000000000" w:firstRow="0" w:lastRow="0" w:firstColumn="0" w:lastColumn="0" w:oddVBand="0" w:evenVBand="0" w:oddHBand="0" w:evenHBand="0" w:firstRowFirstColumn="0" w:firstRowLastColumn="0" w:lastRowFirstColumn="0" w:lastRowLastColumn="0"/>
              <w:rPr>
                <w:del w:id="98" w:author="Rares Galan" w:date="2025-11-10T14:55:00Z" w16du:dateUtc="2025-11-10T12:55:00Z"/>
                <w:rFonts w:cs="Tahoma"/>
                <w:lang w:val="en-GB"/>
              </w:rPr>
            </w:pPr>
            <w:del w:id="99" w:author="Rares Galan" w:date="2025-11-10T14:55:00Z" w16du:dateUtc="2025-11-10T12:55:00Z">
              <w:r w:rsidRPr="00EE154D" w:rsidDel="002E54EA">
                <w:rPr>
                  <w:rFonts w:cs="Tahoma"/>
                  <w:lang w:val="en-GB"/>
                </w:rPr>
                <w:delText>Related</w:delText>
              </w:r>
              <w:r w:rsidDel="002E54EA">
                <w:rPr>
                  <w:rFonts w:cs="Tahoma"/>
                  <w:lang w:val="en-GB"/>
                </w:rPr>
                <w:delText xml:space="preserve"> </w:delText>
              </w:r>
              <w:r w:rsidRPr="00EE154D" w:rsidDel="002E54EA">
                <w:rPr>
                  <w:rFonts w:cs="Tahoma"/>
                  <w:lang w:val="en-GB"/>
                </w:rPr>
                <w:delText>Remittance</w:delText>
              </w:r>
              <w:r w:rsidDel="002E54EA">
                <w:rPr>
                  <w:rFonts w:cs="Tahoma"/>
                  <w:lang w:val="en-GB"/>
                </w:rPr>
                <w:delText xml:space="preserve"> </w:delText>
              </w:r>
              <w:r w:rsidRPr="00EE154D" w:rsidDel="002E54EA">
                <w:rPr>
                  <w:rFonts w:cs="Tahoma"/>
                  <w:lang w:val="en-GB"/>
                </w:rPr>
                <w:delText>Information</w:delText>
              </w:r>
            </w:del>
          </w:p>
        </w:tc>
        <w:tc>
          <w:tcPr>
            <w:tcW w:w="2513" w:type="dxa"/>
          </w:tcPr>
          <w:p w14:paraId="461C64DD" w14:textId="4102E572" w:rsidR="00824845" w:rsidRPr="007542B8" w:rsidDel="002E54EA" w:rsidRDefault="00824845" w:rsidP="00824845">
            <w:pPr>
              <w:tabs>
                <w:tab w:val="left" w:pos="464"/>
              </w:tabs>
              <w:cnfStyle w:val="000000000000" w:firstRow="0" w:lastRow="0" w:firstColumn="0" w:lastColumn="0" w:oddVBand="0" w:evenVBand="0" w:oddHBand="0" w:evenHBand="0" w:firstRowFirstColumn="0" w:firstRowLastColumn="0" w:lastRowFirstColumn="0" w:lastRowLastColumn="0"/>
              <w:rPr>
                <w:del w:id="100" w:author="Rares Galan" w:date="2025-11-10T14:55:00Z" w16du:dateUtc="2025-11-10T12:55:00Z"/>
                <w:rFonts w:cs="Tahoma"/>
              </w:rPr>
            </w:pPr>
            <w:del w:id="101" w:author="Rares Galan" w:date="2025-11-10T14:55:00Z" w16du:dateUtc="2025-11-10T12:55:00Z">
              <w:r w:rsidRPr="00EE154D" w:rsidDel="002E54EA">
                <w:rPr>
                  <w:rFonts w:cs="Tahoma"/>
                </w:rPr>
                <w:delText>&lt;RltdRmtInf&gt;</w:delText>
              </w:r>
            </w:del>
          </w:p>
        </w:tc>
        <w:tc>
          <w:tcPr>
            <w:tcW w:w="1151" w:type="dxa"/>
          </w:tcPr>
          <w:p w14:paraId="4A563FD6" w14:textId="6F7F5284" w:rsidR="00824845" w:rsidRPr="007542B8" w:rsidDel="002E54EA" w:rsidRDefault="00824845" w:rsidP="00824845">
            <w:pPr>
              <w:cnfStyle w:val="000000000000" w:firstRow="0" w:lastRow="0" w:firstColumn="0" w:lastColumn="0" w:oddVBand="0" w:evenVBand="0" w:oddHBand="0" w:evenHBand="0" w:firstRowFirstColumn="0" w:firstRowLastColumn="0" w:lastRowFirstColumn="0" w:lastRowLastColumn="0"/>
              <w:rPr>
                <w:del w:id="102" w:author="Rares Galan" w:date="2025-11-10T14:55:00Z" w16du:dateUtc="2025-11-10T12:55:00Z"/>
                <w:rFonts w:cs="Tahoma"/>
              </w:rPr>
            </w:pPr>
            <w:del w:id="103" w:author="Rares Galan" w:date="2025-11-10T14:55:00Z" w16du:dateUtc="2025-11-10T12:55:00Z">
              <w:r w:rsidDel="002E54EA">
                <w:rPr>
                  <w:rFonts w:cs="Tahoma"/>
                </w:rPr>
                <w:delText>[0..10]</w:delText>
              </w:r>
            </w:del>
          </w:p>
        </w:tc>
        <w:tc>
          <w:tcPr>
            <w:tcW w:w="2113" w:type="dxa"/>
          </w:tcPr>
          <w:p w14:paraId="69DBCE81" w14:textId="028D85A5" w:rsidR="00824845" w:rsidRPr="007542B8" w:rsidDel="002E54EA" w:rsidRDefault="00824845" w:rsidP="00824845">
            <w:pPr>
              <w:cnfStyle w:val="000000000000" w:firstRow="0" w:lastRow="0" w:firstColumn="0" w:lastColumn="0" w:oddVBand="0" w:evenVBand="0" w:oddHBand="0" w:evenHBand="0" w:firstRowFirstColumn="0" w:firstRowLastColumn="0" w:lastRowFirstColumn="0" w:lastRowLastColumn="0"/>
              <w:rPr>
                <w:del w:id="104" w:author="Rares Galan" w:date="2025-11-10T14:55:00Z" w16du:dateUtc="2025-11-10T12:55:00Z"/>
                <w:rFonts w:cs="Tahoma"/>
              </w:rPr>
            </w:pPr>
          </w:p>
        </w:tc>
      </w:tr>
      <w:tr w:rsidR="00824845" w:rsidRPr="007542B8" w:rsidDel="002E54EA" w14:paraId="76583AD4" w14:textId="0B7629C9" w:rsidTr="000D7EC2">
        <w:trPr>
          <w:cnfStyle w:val="000000010000" w:firstRow="0" w:lastRow="0" w:firstColumn="0" w:lastColumn="0" w:oddVBand="0" w:evenVBand="0" w:oddHBand="0" w:evenHBand="1" w:firstRowFirstColumn="0" w:firstRowLastColumn="0" w:lastRowFirstColumn="0" w:lastRowLastColumn="0"/>
          <w:del w:id="105" w:author="Rares Galan" w:date="2025-11-10T14:54:00Z"/>
        </w:trPr>
        <w:tc>
          <w:tcPr>
            <w:cnfStyle w:val="001000000000" w:firstRow="0" w:lastRow="0" w:firstColumn="1" w:lastColumn="0" w:oddVBand="0" w:evenVBand="0" w:oddHBand="0" w:evenHBand="0" w:firstRowFirstColumn="0" w:firstRowLastColumn="0" w:lastRowFirstColumn="0" w:lastRowLastColumn="0"/>
            <w:tcW w:w="625" w:type="dxa"/>
          </w:tcPr>
          <w:p w14:paraId="4243E286" w14:textId="34CEC6B6" w:rsidR="00824845" w:rsidRPr="007542B8" w:rsidDel="002E54EA" w:rsidRDefault="00824845" w:rsidP="00824845">
            <w:pPr>
              <w:numPr>
                <w:ilvl w:val="0"/>
                <w:numId w:val="13"/>
              </w:numPr>
              <w:spacing w:before="40"/>
              <w:contextualSpacing/>
              <w:rPr>
                <w:del w:id="106" w:author="Rares Galan" w:date="2025-11-10T14:54:00Z" w16du:dateUtc="2025-11-10T12:54:00Z"/>
              </w:rPr>
            </w:pPr>
          </w:p>
        </w:tc>
        <w:tc>
          <w:tcPr>
            <w:tcW w:w="526" w:type="dxa"/>
          </w:tcPr>
          <w:p w14:paraId="415618C7" w14:textId="7BA9F693" w:rsidR="00824845" w:rsidRPr="007542B8" w:rsidDel="002E54EA" w:rsidRDefault="00824845" w:rsidP="00824845">
            <w:pPr>
              <w:cnfStyle w:val="000000010000" w:firstRow="0" w:lastRow="0" w:firstColumn="0" w:lastColumn="0" w:oddVBand="0" w:evenVBand="0" w:oddHBand="0" w:evenHBand="1" w:firstRowFirstColumn="0" w:firstRowLastColumn="0" w:lastRowFirstColumn="0" w:lastRowLastColumn="0"/>
              <w:rPr>
                <w:del w:id="107" w:author="Rares Galan" w:date="2025-11-10T14:54:00Z" w16du:dateUtc="2025-11-10T12:54:00Z"/>
                <w:rFonts w:cs="Tahoma"/>
              </w:rPr>
            </w:pPr>
          </w:p>
        </w:tc>
        <w:tc>
          <w:tcPr>
            <w:tcW w:w="283" w:type="dxa"/>
          </w:tcPr>
          <w:p w14:paraId="48F6B3C6" w14:textId="42656A07" w:rsidR="00824845" w:rsidRPr="00EE154D" w:rsidDel="002E54EA" w:rsidRDefault="00824845" w:rsidP="00824845">
            <w:pPr>
              <w:cnfStyle w:val="000000010000" w:firstRow="0" w:lastRow="0" w:firstColumn="0" w:lastColumn="0" w:oddVBand="0" w:evenVBand="0" w:oddHBand="0" w:evenHBand="1" w:firstRowFirstColumn="0" w:firstRowLastColumn="0" w:lastRowFirstColumn="0" w:lastRowLastColumn="0"/>
              <w:rPr>
                <w:del w:id="108" w:author="Rares Galan" w:date="2025-11-10T14:54:00Z" w16du:dateUtc="2025-11-10T12:54:00Z"/>
                <w:rFonts w:cs="Tahoma"/>
                <w:lang w:val="en-GB"/>
              </w:rPr>
            </w:pPr>
          </w:p>
        </w:tc>
        <w:tc>
          <w:tcPr>
            <w:tcW w:w="5818" w:type="dxa"/>
            <w:gridSpan w:val="15"/>
          </w:tcPr>
          <w:p w14:paraId="0BB640A8" w14:textId="3787E26B" w:rsidR="00824845" w:rsidDel="002E54EA" w:rsidRDefault="00824845" w:rsidP="00824845">
            <w:pPr>
              <w:cnfStyle w:val="000000010000" w:firstRow="0" w:lastRow="0" w:firstColumn="0" w:lastColumn="0" w:oddVBand="0" w:evenVBand="0" w:oddHBand="0" w:evenHBand="1" w:firstRowFirstColumn="0" w:firstRowLastColumn="0" w:lastRowFirstColumn="0" w:lastRowLastColumn="0"/>
              <w:rPr>
                <w:del w:id="109" w:author="Rares Galan" w:date="2025-11-10T14:54:00Z" w16du:dateUtc="2025-11-10T12:54:00Z"/>
                <w:rFonts w:cs="Tahoma"/>
                <w:lang w:val="en-GB"/>
              </w:rPr>
            </w:pPr>
            <w:del w:id="110" w:author="Rares Galan" w:date="2025-11-10T14:54:00Z" w16du:dateUtc="2025-11-10T12:54:00Z">
              <w:r w:rsidRPr="00EE154D" w:rsidDel="002E54EA">
                <w:rPr>
                  <w:rFonts w:cs="Tahoma"/>
                  <w:lang w:val="en-GB"/>
                </w:rPr>
                <w:delText>Remittance</w:delText>
              </w:r>
              <w:r w:rsidDel="002E54EA">
                <w:rPr>
                  <w:rFonts w:cs="Tahoma"/>
                  <w:lang w:val="en-GB"/>
                </w:rPr>
                <w:delText xml:space="preserve"> </w:delText>
              </w:r>
              <w:r w:rsidRPr="00EE154D" w:rsidDel="002E54EA">
                <w:rPr>
                  <w:rFonts w:cs="Tahoma"/>
                  <w:lang w:val="en-GB"/>
                </w:rPr>
                <w:delText>Identification</w:delText>
              </w:r>
            </w:del>
          </w:p>
          <w:p w14:paraId="1F016BED" w14:textId="4663B34F" w:rsidR="00824845" w:rsidRPr="00EE154D" w:rsidDel="002E54EA" w:rsidRDefault="00824845" w:rsidP="00824845">
            <w:pPr>
              <w:numPr>
                <w:ilvl w:val="0"/>
                <w:numId w:val="17"/>
              </w:numPr>
              <w:spacing w:before="40"/>
              <w:contextualSpacing/>
              <w:cnfStyle w:val="000000010000" w:firstRow="0" w:lastRow="0" w:firstColumn="0" w:lastColumn="0" w:oddVBand="0" w:evenVBand="0" w:oddHBand="0" w:evenHBand="1" w:firstRowFirstColumn="0" w:firstRowLastColumn="0" w:lastRowFirstColumn="0" w:lastRowLastColumn="0"/>
              <w:rPr>
                <w:del w:id="111" w:author="Rares Galan" w:date="2025-11-10T14:54:00Z" w16du:dateUtc="2025-11-10T12:54:00Z"/>
                <w:rFonts w:cs="Tahoma"/>
                <w:lang w:val="en-GB"/>
              </w:rPr>
            </w:pPr>
            <w:del w:id="112" w:author="Rares Galan" w:date="2025-11-10T14:54:00Z" w16du:dateUtc="2025-11-10T12:54:00Z">
              <w:r w:rsidRPr="00EE154D" w:rsidDel="002E54EA">
                <w:rPr>
                  <w:color w:val="000000"/>
                </w:rPr>
                <w:delText>Payment initiation channel (payment with QR code/proxy/IBAN/NFC/other)</w:delText>
              </w:r>
            </w:del>
          </w:p>
        </w:tc>
        <w:tc>
          <w:tcPr>
            <w:tcW w:w="2513" w:type="dxa"/>
          </w:tcPr>
          <w:p w14:paraId="14963094" w14:textId="08FB8291" w:rsidR="00824845" w:rsidRPr="00EE154D" w:rsidDel="002E54EA" w:rsidRDefault="00824845" w:rsidP="00824845">
            <w:pPr>
              <w:tabs>
                <w:tab w:val="left" w:pos="464"/>
              </w:tabs>
              <w:cnfStyle w:val="000000010000" w:firstRow="0" w:lastRow="0" w:firstColumn="0" w:lastColumn="0" w:oddVBand="0" w:evenVBand="0" w:oddHBand="0" w:evenHBand="1" w:firstRowFirstColumn="0" w:firstRowLastColumn="0" w:lastRowFirstColumn="0" w:lastRowLastColumn="0"/>
              <w:rPr>
                <w:del w:id="113" w:author="Rares Galan" w:date="2025-11-10T14:54:00Z" w16du:dateUtc="2025-11-10T12:54:00Z"/>
                <w:rFonts w:cs="Tahoma"/>
              </w:rPr>
            </w:pPr>
            <w:del w:id="114" w:author="Rares Galan" w:date="2025-11-10T14:54:00Z" w16du:dateUtc="2025-11-10T12:54:00Z">
              <w:r w:rsidRPr="00EE154D" w:rsidDel="002E54EA">
                <w:rPr>
                  <w:rFonts w:cs="Tahoma"/>
                  <w:lang w:val="en-GB"/>
                </w:rPr>
                <w:delText>&lt;RmtId&gt;</w:delText>
              </w:r>
            </w:del>
          </w:p>
        </w:tc>
        <w:tc>
          <w:tcPr>
            <w:tcW w:w="1151" w:type="dxa"/>
          </w:tcPr>
          <w:p w14:paraId="60D24A32" w14:textId="4FDF94DF" w:rsidR="00824845" w:rsidDel="002E54EA" w:rsidRDefault="00824845" w:rsidP="00824845">
            <w:pPr>
              <w:cnfStyle w:val="000000010000" w:firstRow="0" w:lastRow="0" w:firstColumn="0" w:lastColumn="0" w:oddVBand="0" w:evenVBand="0" w:oddHBand="0" w:evenHBand="1" w:firstRowFirstColumn="0" w:firstRowLastColumn="0" w:lastRowFirstColumn="0" w:lastRowLastColumn="0"/>
              <w:rPr>
                <w:del w:id="115" w:author="Rares Galan" w:date="2025-11-10T14:54:00Z" w16du:dateUtc="2025-11-10T12:54:00Z"/>
                <w:rFonts w:cs="Tahoma"/>
              </w:rPr>
            </w:pPr>
            <w:del w:id="116" w:author="Rares Galan" w:date="2025-11-10T14:54:00Z" w16du:dateUtc="2025-11-10T12:54:00Z">
              <w:r w:rsidDel="002E54EA">
                <w:rPr>
                  <w:rFonts w:cs="Tahoma"/>
                </w:rPr>
                <w:delText>[0..1]</w:delText>
              </w:r>
            </w:del>
          </w:p>
        </w:tc>
        <w:tc>
          <w:tcPr>
            <w:tcW w:w="2113" w:type="dxa"/>
          </w:tcPr>
          <w:p w14:paraId="7E755559" w14:textId="4F5F0601" w:rsidR="00824845" w:rsidRPr="007542B8" w:rsidDel="002E54EA" w:rsidRDefault="00824845" w:rsidP="00824845">
            <w:pPr>
              <w:cnfStyle w:val="000000010000" w:firstRow="0" w:lastRow="0" w:firstColumn="0" w:lastColumn="0" w:oddVBand="0" w:evenVBand="0" w:oddHBand="0" w:evenHBand="1" w:firstRowFirstColumn="0" w:firstRowLastColumn="0" w:lastRowFirstColumn="0" w:lastRowLastColumn="0"/>
              <w:rPr>
                <w:del w:id="117" w:author="Rares Galan" w:date="2025-11-10T14:54:00Z" w16du:dateUtc="2025-11-10T12:54:00Z"/>
                <w:rFonts w:cs="Tahoma"/>
              </w:rPr>
            </w:pPr>
          </w:p>
        </w:tc>
      </w:tr>
      <w:tr w:rsidR="00824845" w:rsidRPr="007542B8" w:rsidDel="002E54EA" w14:paraId="3446FF4A" w14:textId="7AAC0A79" w:rsidTr="000D7EC2">
        <w:trPr>
          <w:del w:id="118" w:author="Rares Galan" w:date="2025-11-10T14:54:00Z"/>
        </w:trPr>
        <w:tc>
          <w:tcPr>
            <w:cnfStyle w:val="001000000000" w:firstRow="0" w:lastRow="0" w:firstColumn="1" w:lastColumn="0" w:oddVBand="0" w:evenVBand="0" w:oddHBand="0" w:evenHBand="0" w:firstRowFirstColumn="0" w:firstRowLastColumn="0" w:lastRowFirstColumn="0" w:lastRowLastColumn="0"/>
            <w:tcW w:w="625" w:type="dxa"/>
          </w:tcPr>
          <w:p w14:paraId="6E69771E" w14:textId="703B5885" w:rsidR="00824845" w:rsidRPr="007542B8" w:rsidDel="002E54EA" w:rsidRDefault="00824845" w:rsidP="00824845">
            <w:pPr>
              <w:numPr>
                <w:ilvl w:val="0"/>
                <w:numId w:val="13"/>
              </w:numPr>
              <w:spacing w:before="40"/>
              <w:contextualSpacing/>
              <w:rPr>
                <w:del w:id="119" w:author="Rares Galan" w:date="2025-11-10T14:54:00Z" w16du:dateUtc="2025-11-10T12:54:00Z"/>
              </w:rPr>
            </w:pPr>
          </w:p>
        </w:tc>
        <w:tc>
          <w:tcPr>
            <w:tcW w:w="526" w:type="dxa"/>
          </w:tcPr>
          <w:p w14:paraId="5F0BAE43" w14:textId="2FBFDD4E" w:rsidR="00824845" w:rsidRPr="007542B8" w:rsidDel="002E54EA" w:rsidRDefault="00824845" w:rsidP="00824845">
            <w:pPr>
              <w:cnfStyle w:val="000000000000" w:firstRow="0" w:lastRow="0" w:firstColumn="0" w:lastColumn="0" w:oddVBand="0" w:evenVBand="0" w:oddHBand="0" w:evenHBand="0" w:firstRowFirstColumn="0" w:firstRowLastColumn="0" w:lastRowFirstColumn="0" w:lastRowLastColumn="0"/>
              <w:rPr>
                <w:del w:id="120" w:author="Rares Galan" w:date="2025-11-10T14:54:00Z" w16du:dateUtc="2025-11-10T12:54:00Z"/>
                <w:rFonts w:cs="Tahoma"/>
              </w:rPr>
            </w:pPr>
          </w:p>
        </w:tc>
        <w:tc>
          <w:tcPr>
            <w:tcW w:w="283" w:type="dxa"/>
          </w:tcPr>
          <w:p w14:paraId="5E291DA0" w14:textId="6E99BDE5" w:rsidR="00824845" w:rsidRPr="00EE154D" w:rsidDel="002E54EA" w:rsidRDefault="00824845" w:rsidP="00824845">
            <w:pPr>
              <w:cnfStyle w:val="000000000000" w:firstRow="0" w:lastRow="0" w:firstColumn="0" w:lastColumn="0" w:oddVBand="0" w:evenVBand="0" w:oddHBand="0" w:evenHBand="0" w:firstRowFirstColumn="0" w:firstRowLastColumn="0" w:lastRowFirstColumn="0" w:lastRowLastColumn="0"/>
              <w:rPr>
                <w:del w:id="121" w:author="Rares Galan" w:date="2025-11-10T14:54:00Z" w16du:dateUtc="2025-11-10T12:54:00Z"/>
                <w:rFonts w:cs="Tahoma"/>
                <w:lang w:val="en-GB"/>
              </w:rPr>
            </w:pPr>
          </w:p>
        </w:tc>
        <w:tc>
          <w:tcPr>
            <w:tcW w:w="5818" w:type="dxa"/>
            <w:gridSpan w:val="15"/>
          </w:tcPr>
          <w:p w14:paraId="6A62626E" w14:textId="090ABA84" w:rsidR="00824845" w:rsidRPr="00EE154D" w:rsidDel="002E54EA" w:rsidRDefault="00824845" w:rsidP="00824845">
            <w:pPr>
              <w:cnfStyle w:val="000000000000" w:firstRow="0" w:lastRow="0" w:firstColumn="0" w:lastColumn="0" w:oddVBand="0" w:evenVBand="0" w:oddHBand="0" w:evenHBand="0" w:firstRowFirstColumn="0" w:firstRowLastColumn="0" w:lastRowFirstColumn="0" w:lastRowLastColumn="0"/>
              <w:rPr>
                <w:del w:id="122" w:author="Rares Galan" w:date="2025-11-10T14:54:00Z" w16du:dateUtc="2025-11-10T12:54:00Z"/>
                <w:rFonts w:cs="Tahoma"/>
                <w:lang w:val="en-GB"/>
              </w:rPr>
            </w:pPr>
            <w:del w:id="123" w:author="Rares Galan" w:date="2025-11-10T14:54:00Z" w16du:dateUtc="2025-11-10T12:54:00Z">
              <w:r w:rsidRPr="00854C06" w:rsidDel="002E54EA">
                <w:rPr>
                  <w:rFonts w:cs="Tahoma"/>
                  <w:lang w:val="en-GB"/>
                </w:rPr>
                <w:delText>Remittance</w:delText>
              </w:r>
              <w:r w:rsidDel="002E54EA">
                <w:rPr>
                  <w:rFonts w:cs="Tahoma"/>
                  <w:lang w:val="en-GB"/>
                </w:rPr>
                <w:delText xml:space="preserve"> </w:delText>
              </w:r>
              <w:r w:rsidRPr="00854C06" w:rsidDel="002E54EA">
                <w:rPr>
                  <w:rFonts w:cs="Tahoma"/>
                  <w:lang w:val="en-GB"/>
                </w:rPr>
                <w:delText>Location</w:delText>
              </w:r>
              <w:r w:rsidDel="002E54EA">
                <w:rPr>
                  <w:rFonts w:cs="Tahoma"/>
                  <w:lang w:val="en-GB"/>
                </w:rPr>
                <w:delText xml:space="preserve"> </w:delText>
              </w:r>
              <w:r w:rsidRPr="00854C06" w:rsidDel="002E54EA">
                <w:rPr>
                  <w:rFonts w:cs="Tahoma"/>
                  <w:lang w:val="en-GB"/>
                </w:rPr>
                <w:delText>Details</w:delText>
              </w:r>
            </w:del>
          </w:p>
        </w:tc>
        <w:tc>
          <w:tcPr>
            <w:tcW w:w="2513" w:type="dxa"/>
          </w:tcPr>
          <w:p w14:paraId="5B6717F6" w14:textId="13B61D74" w:rsidR="00824845" w:rsidRPr="00EE154D" w:rsidDel="002E54EA" w:rsidRDefault="00824845" w:rsidP="00824845">
            <w:pPr>
              <w:tabs>
                <w:tab w:val="left" w:pos="464"/>
              </w:tabs>
              <w:cnfStyle w:val="000000000000" w:firstRow="0" w:lastRow="0" w:firstColumn="0" w:lastColumn="0" w:oddVBand="0" w:evenVBand="0" w:oddHBand="0" w:evenHBand="0" w:firstRowFirstColumn="0" w:firstRowLastColumn="0" w:lastRowFirstColumn="0" w:lastRowLastColumn="0"/>
              <w:rPr>
                <w:del w:id="124" w:author="Rares Galan" w:date="2025-11-10T14:54:00Z" w16du:dateUtc="2025-11-10T12:54:00Z"/>
                <w:rFonts w:cs="Tahoma"/>
                <w:lang w:val="en-GB"/>
              </w:rPr>
            </w:pPr>
            <w:del w:id="125" w:author="Rares Galan" w:date="2025-11-10T14:54:00Z" w16du:dateUtc="2025-11-10T12:54:00Z">
              <w:r w:rsidRPr="00854C06" w:rsidDel="002E54EA">
                <w:rPr>
                  <w:rFonts w:cs="Tahoma"/>
                  <w:lang w:val="en-GB"/>
                </w:rPr>
                <w:delText>&lt;RmtLctnDtls&gt;</w:delText>
              </w:r>
            </w:del>
          </w:p>
        </w:tc>
        <w:tc>
          <w:tcPr>
            <w:tcW w:w="1151" w:type="dxa"/>
          </w:tcPr>
          <w:p w14:paraId="1D0F17D4" w14:textId="7EAC8D03" w:rsidR="00824845" w:rsidDel="002E54EA" w:rsidRDefault="00824845" w:rsidP="00824845">
            <w:pPr>
              <w:cnfStyle w:val="000000000000" w:firstRow="0" w:lastRow="0" w:firstColumn="0" w:lastColumn="0" w:oddVBand="0" w:evenVBand="0" w:oddHBand="0" w:evenHBand="0" w:firstRowFirstColumn="0" w:firstRowLastColumn="0" w:lastRowFirstColumn="0" w:lastRowLastColumn="0"/>
              <w:rPr>
                <w:del w:id="126" w:author="Rares Galan" w:date="2025-11-10T14:54:00Z" w16du:dateUtc="2025-11-10T12:54:00Z"/>
                <w:rFonts w:cs="Tahoma"/>
              </w:rPr>
            </w:pPr>
            <w:del w:id="127" w:author="Rares Galan" w:date="2025-11-10T14:54:00Z" w16du:dateUtc="2025-11-10T12:54:00Z">
              <w:r w:rsidDel="002E54EA">
                <w:rPr>
                  <w:rFonts w:cs="Tahoma"/>
                </w:rPr>
                <w:delText>[0..1]</w:delText>
              </w:r>
            </w:del>
          </w:p>
        </w:tc>
        <w:tc>
          <w:tcPr>
            <w:tcW w:w="2113" w:type="dxa"/>
          </w:tcPr>
          <w:p w14:paraId="6711E339" w14:textId="3CAAAC98" w:rsidR="00824845" w:rsidRPr="007542B8" w:rsidDel="002E54EA" w:rsidRDefault="00824845" w:rsidP="00824845">
            <w:pPr>
              <w:cnfStyle w:val="000000000000" w:firstRow="0" w:lastRow="0" w:firstColumn="0" w:lastColumn="0" w:oddVBand="0" w:evenVBand="0" w:oddHBand="0" w:evenHBand="0" w:firstRowFirstColumn="0" w:firstRowLastColumn="0" w:lastRowFirstColumn="0" w:lastRowLastColumn="0"/>
              <w:rPr>
                <w:del w:id="128" w:author="Rares Galan" w:date="2025-11-10T14:54:00Z" w16du:dateUtc="2025-11-10T12:54:00Z"/>
                <w:rFonts w:cs="Tahoma"/>
              </w:rPr>
            </w:pPr>
          </w:p>
        </w:tc>
      </w:tr>
      <w:tr w:rsidR="00824845" w:rsidRPr="007542B8" w:rsidDel="002E54EA" w14:paraId="1C2977B5" w14:textId="1F93D5A3" w:rsidTr="000D7EC2">
        <w:trPr>
          <w:cnfStyle w:val="000000010000" w:firstRow="0" w:lastRow="0" w:firstColumn="0" w:lastColumn="0" w:oddVBand="0" w:evenVBand="0" w:oddHBand="0" w:evenHBand="1" w:firstRowFirstColumn="0" w:firstRowLastColumn="0" w:lastRowFirstColumn="0" w:lastRowLastColumn="0"/>
          <w:del w:id="129" w:author="Rares Galan" w:date="2025-11-10T14:54:00Z"/>
        </w:trPr>
        <w:tc>
          <w:tcPr>
            <w:cnfStyle w:val="001000000000" w:firstRow="0" w:lastRow="0" w:firstColumn="1" w:lastColumn="0" w:oddVBand="0" w:evenVBand="0" w:oddHBand="0" w:evenHBand="0" w:firstRowFirstColumn="0" w:firstRowLastColumn="0" w:lastRowFirstColumn="0" w:lastRowLastColumn="0"/>
            <w:tcW w:w="625" w:type="dxa"/>
          </w:tcPr>
          <w:p w14:paraId="5FC95CDE" w14:textId="351ABA32" w:rsidR="00824845" w:rsidRPr="007542B8" w:rsidDel="002E54EA" w:rsidRDefault="00824845" w:rsidP="00824845">
            <w:pPr>
              <w:numPr>
                <w:ilvl w:val="0"/>
                <w:numId w:val="13"/>
              </w:numPr>
              <w:spacing w:before="40"/>
              <w:contextualSpacing/>
              <w:rPr>
                <w:del w:id="130" w:author="Rares Galan" w:date="2025-11-10T14:54:00Z" w16du:dateUtc="2025-11-10T12:54:00Z"/>
              </w:rPr>
            </w:pPr>
          </w:p>
        </w:tc>
        <w:tc>
          <w:tcPr>
            <w:tcW w:w="526" w:type="dxa"/>
          </w:tcPr>
          <w:p w14:paraId="4AFC96B3" w14:textId="5D65DBEA" w:rsidR="00824845" w:rsidRPr="007542B8" w:rsidDel="002E54EA" w:rsidRDefault="00824845" w:rsidP="00824845">
            <w:pPr>
              <w:cnfStyle w:val="000000010000" w:firstRow="0" w:lastRow="0" w:firstColumn="0" w:lastColumn="0" w:oddVBand="0" w:evenVBand="0" w:oddHBand="0" w:evenHBand="1" w:firstRowFirstColumn="0" w:firstRowLastColumn="0" w:lastRowFirstColumn="0" w:lastRowLastColumn="0"/>
              <w:rPr>
                <w:del w:id="131" w:author="Rares Galan" w:date="2025-11-10T14:54:00Z" w16du:dateUtc="2025-11-10T12:54:00Z"/>
                <w:rFonts w:cs="Tahoma"/>
              </w:rPr>
            </w:pPr>
          </w:p>
        </w:tc>
        <w:tc>
          <w:tcPr>
            <w:tcW w:w="283" w:type="dxa"/>
          </w:tcPr>
          <w:p w14:paraId="572E3A00" w14:textId="27B2925A" w:rsidR="00824845" w:rsidRPr="00EE154D" w:rsidDel="002E54EA" w:rsidRDefault="00824845" w:rsidP="00824845">
            <w:pPr>
              <w:cnfStyle w:val="000000010000" w:firstRow="0" w:lastRow="0" w:firstColumn="0" w:lastColumn="0" w:oddVBand="0" w:evenVBand="0" w:oddHBand="0" w:evenHBand="1" w:firstRowFirstColumn="0" w:firstRowLastColumn="0" w:lastRowFirstColumn="0" w:lastRowLastColumn="0"/>
              <w:rPr>
                <w:del w:id="132" w:author="Rares Galan" w:date="2025-11-10T14:54:00Z" w16du:dateUtc="2025-11-10T12:54:00Z"/>
                <w:rFonts w:cs="Tahoma"/>
                <w:lang w:val="en-GB"/>
              </w:rPr>
            </w:pPr>
          </w:p>
        </w:tc>
        <w:tc>
          <w:tcPr>
            <w:tcW w:w="365" w:type="dxa"/>
            <w:gridSpan w:val="3"/>
          </w:tcPr>
          <w:p w14:paraId="24A13F03" w14:textId="08A54138" w:rsidR="00824845" w:rsidRPr="00854C06" w:rsidDel="002E54EA" w:rsidRDefault="00824845" w:rsidP="00824845">
            <w:pPr>
              <w:cnfStyle w:val="000000010000" w:firstRow="0" w:lastRow="0" w:firstColumn="0" w:lastColumn="0" w:oddVBand="0" w:evenVBand="0" w:oddHBand="0" w:evenHBand="1" w:firstRowFirstColumn="0" w:firstRowLastColumn="0" w:lastRowFirstColumn="0" w:lastRowLastColumn="0"/>
              <w:rPr>
                <w:del w:id="133" w:author="Rares Galan" w:date="2025-11-10T14:54:00Z" w16du:dateUtc="2025-11-10T12:54:00Z"/>
                <w:rFonts w:cs="Tahoma"/>
                <w:lang w:val="en-GB"/>
              </w:rPr>
            </w:pPr>
          </w:p>
        </w:tc>
        <w:tc>
          <w:tcPr>
            <w:tcW w:w="5453" w:type="dxa"/>
            <w:gridSpan w:val="12"/>
          </w:tcPr>
          <w:p w14:paraId="0625D502" w14:textId="142F954F" w:rsidR="00824845" w:rsidDel="002E54EA" w:rsidRDefault="00824845" w:rsidP="00824845">
            <w:pPr>
              <w:cnfStyle w:val="000000010000" w:firstRow="0" w:lastRow="0" w:firstColumn="0" w:lastColumn="0" w:oddVBand="0" w:evenVBand="0" w:oddHBand="0" w:evenHBand="1" w:firstRowFirstColumn="0" w:firstRowLastColumn="0" w:lastRowFirstColumn="0" w:lastRowLastColumn="0"/>
              <w:rPr>
                <w:del w:id="134" w:author="Rares Galan" w:date="2025-11-10T14:54:00Z" w16du:dateUtc="2025-11-10T12:54:00Z"/>
                <w:rFonts w:cs="Tahoma"/>
                <w:lang w:val="en-GB"/>
              </w:rPr>
            </w:pPr>
            <w:del w:id="135" w:author="Rares Galan" w:date="2025-11-10T14:54:00Z" w16du:dateUtc="2025-11-10T12:54:00Z">
              <w:r w:rsidRPr="00854C06" w:rsidDel="002E54EA">
                <w:rPr>
                  <w:rFonts w:cs="Tahoma"/>
                  <w:lang w:val="en-GB"/>
                </w:rPr>
                <w:delText>Electronic</w:delText>
              </w:r>
              <w:r w:rsidDel="002E54EA">
                <w:rPr>
                  <w:rFonts w:cs="Tahoma"/>
                  <w:lang w:val="en-GB"/>
                </w:rPr>
                <w:delText xml:space="preserve"> </w:delText>
              </w:r>
              <w:r w:rsidRPr="00854C06" w:rsidDel="002E54EA">
                <w:rPr>
                  <w:rFonts w:cs="Tahoma"/>
                  <w:lang w:val="en-GB"/>
                </w:rPr>
                <w:delText>Address</w:delText>
              </w:r>
            </w:del>
          </w:p>
          <w:p w14:paraId="2373FE33" w14:textId="3DB40510" w:rsidR="00824845" w:rsidRPr="00854C06" w:rsidDel="002E54EA" w:rsidRDefault="00824845" w:rsidP="00824845">
            <w:pPr>
              <w:pStyle w:val="ListParagraph"/>
              <w:numPr>
                <w:ilvl w:val="0"/>
                <w:numId w:val="42"/>
              </w:numPr>
              <w:cnfStyle w:val="000000010000" w:firstRow="0" w:lastRow="0" w:firstColumn="0" w:lastColumn="0" w:oddVBand="0" w:evenVBand="0" w:oddHBand="0" w:evenHBand="1" w:firstRowFirstColumn="0" w:firstRowLastColumn="0" w:lastRowFirstColumn="0" w:lastRowLastColumn="0"/>
              <w:rPr>
                <w:del w:id="136" w:author="Rares Galan" w:date="2025-11-10T14:54:00Z" w16du:dateUtc="2025-11-10T12:54:00Z"/>
                <w:rFonts w:cs="Tahoma"/>
                <w:lang w:val="en-GB"/>
              </w:rPr>
            </w:pPr>
            <w:del w:id="137" w:author="Rares Galan" w:date="2025-11-10T14:54:00Z" w16du:dateUtc="2025-11-10T12:54:00Z">
              <w:r w:rsidDel="002E54EA">
                <w:rPr>
                  <w:rFonts w:cs="Tahoma"/>
                  <w:lang w:val="en-GB"/>
                </w:rPr>
                <w:delText>Payee Address Geolocation</w:delText>
              </w:r>
            </w:del>
          </w:p>
        </w:tc>
        <w:tc>
          <w:tcPr>
            <w:tcW w:w="2513" w:type="dxa"/>
          </w:tcPr>
          <w:p w14:paraId="33EBA918" w14:textId="4671E68E" w:rsidR="00824845" w:rsidRPr="00854C06" w:rsidDel="002E54EA" w:rsidRDefault="00824845" w:rsidP="00824845">
            <w:pPr>
              <w:tabs>
                <w:tab w:val="left" w:pos="464"/>
              </w:tabs>
              <w:cnfStyle w:val="000000010000" w:firstRow="0" w:lastRow="0" w:firstColumn="0" w:lastColumn="0" w:oddVBand="0" w:evenVBand="0" w:oddHBand="0" w:evenHBand="1" w:firstRowFirstColumn="0" w:firstRowLastColumn="0" w:lastRowFirstColumn="0" w:lastRowLastColumn="0"/>
              <w:rPr>
                <w:del w:id="138" w:author="Rares Galan" w:date="2025-11-10T14:54:00Z" w16du:dateUtc="2025-11-10T12:54:00Z"/>
                <w:rFonts w:cs="Tahoma"/>
                <w:lang w:val="en-GB"/>
              </w:rPr>
            </w:pPr>
            <w:del w:id="139" w:author="Rares Galan" w:date="2025-11-10T14:54:00Z" w16du:dateUtc="2025-11-10T12:54:00Z">
              <w:r w:rsidRPr="00854C06" w:rsidDel="002E54EA">
                <w:rPr>
                  <w:rFonts w:cs="Tahoma"/>
                  <w:lang w:val="en-GB"/>
                </w:rPr>
                <w:delText>&lt;ElctrncAdr&gt;</w:delText>
              </w:r>
            </w:del>
          </w:p>
        </w:tc>
        <w:tc>
          <w:tcPr>
            <w:tcW w:w="1151" w:type="dxa"/>
          </w:tcPr>
          <w:p w14:paraId="72C2CAE4" w14:textId="09AFE2BC" w:rsidR="00824845" w:rsidDel="002E54EA" w:rsidRDefault="00824845" w:rsidP="00824845">
            <w:pPr>
              <w:cnfStyle w:val="000000010000" w:firstRow="0" w:lastRow="0" w:firstColumn="0" w:lastColumn="0" w:oddVBand="0" w:evenVBand="0" w:oddHBand="0" w:evenHBand="1" w:firstRowFirstColumn="0" w:firstRowLastColumn="0" w:lastRowFirstColumn="0" w:lastRowLastColumn="0"/>
              <w:rPr>
                <w:del w:id="140" w:author="Rares Galan" w:date="2025-11-10T14:54:00Z" w16du:dateUtc="2025-11-10T12:54:00Z"/>
                <w:rFonts w:cs="Tahoma"/>
              </w:rPr>
            </w:pPr>
            <w:del w:id="141" w:author="Rares Galan" w:date="2025-11-10T14:54:00Z" w16du:dateUtc="2025-11-10T12:54:00Z">
              <w:r w:rsidDel="002E54EA">
                <w:rPr>
                  <w:rFonts w:cs="Tahoma"/>
                </w:rPr>
                <w:delText>[0..1]</w:delText>
              </w:r>
            </w:del>
          </w:p>
        </w:tc>
        <w:tc>
          <w:tcPr>
            <w:tcW w:w="2113" w:type="dxa"/>
          </w:tcPr>
          <w:p w14:paraId="35EE907A" w14:textId="3B9A0A8F" w:rsidR="00824845" w:rsidRPr="007542B8" w:rsidDel="002E54EA" w:rsidRDefault="00824845" w:rsidP="00824845">
            <w:pPr>
              <w:cnfStyle w:val="000000010000" w:firstRow="0" w:lastRow="0" w:firstColumn="0" w:lastColumn="0" w:oddVBand="0" w:evenVBand="0" w:oddHBand="0" w:evenHBand="1" w:firstRowFirstColumn="0" w:firstRowLastColumn="0" w:lastRowFirstColumn="0" w:lastRowLastColumn="0"/>
              <w:rPr>
                <w:del w:id="142" w:author="Rares Galan" w:date="2025-11-10T14:54:00Z" w16du:dateUtc="2025-11-10T12:54:00Z"/>
                <w:rFonts w:cs="Tahoma"/>
              </w:rPr>
            </w:pPr>
          </w:p>
        </w:tc>
      </w:tr>
      <w:tr w:rsidR="00824845" w:rsidRPr="007542B8" w14:paraId="13109DD5" w14:textId="77777777" w:rsidTr="000D7EC2">
        <w:tc>
          <w:tcPr>
            <w:cnfStyle w:val="001000000000" w:firstRow="0" w:lastRow="0" w:firstColumn="1" w:lastColumn="0" w:oddVBand="0" w:evenVBand="0" w:oddHBand="0" w:evenHBand="0" w:firstRowFirstColumn="0" w:firstRowLastColumn="0" w:lastRowFirstColumn="0" w:lastRowLastColumn="0"/>
            <w:tcW w:w="625" w:type="dxa"/>
          </w:tcPr>
          <w:p w14:paraId="6A29B3FC" w14:textId="77777777" w:rsidR="00824845" w:rsidRPr="007542B8" w:rsidRDefault="00824845" w:rsidP="00824845">
            <w:pPr>
              <w:numPr>
                <w:ilvl w:val="0"/>
                <w:numId w:val="13"/>
              </w:numPr>
              <w:spacing w:before="40"/>
              <w:contextualSpacing/>
            </w:pPr>
          </w:p>
        </w:tc>
        <w:tc>
          <w:tcPr>
            <w:tcW w:w="526" w:type="dxa"/>
          </w:tcPr>
          <w:p w14:paraId="5CEAB6AB"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6101" w:type="dxa"/>
            <w:gridSpan w:val="16"/>
          </w:tcPr>
          <w:p w14:paraId="336E9C15"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lang w:val="en-GB"/>
              </w:rPr>
              <w:t>Remittance Information</w:t>
            </w:r>
          </w:p>
        </w:tc>
        <w:tc>
          <w:tcPr>
            <w:tcW w:w="2513" w:type="dxa"/>
          </w:tcPr>
          <w:p w14:paraId="3566A2ED" w14:textId="77777777" w:rsidR="00824845" w:rsidRPr="007542B8" w:rsidRDefault="00824845" w:rsidP="00824845">
            <w:pPr>
              <w:tabs>
                <w:tab w:val="left" w:pos="464"/>
              </w:tabs>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rPr>
              <w:t>&lt;RmtInf&gt;</w:t>
            </w:r>
          </w:p>
        </w:tc>
        <w:tc>
          <w:tcPr>
            <w:tcW w:w="1151" w:type="dxa"/>
          </w:tcPr>
          <w:p w14:paraId="3D853B02"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rPr>
              <w:t>[0..1]</w:t>
            </w:r>
          </w:p>
        </w:tc>
        <w:tc>
          <w:tcPr>
            <w:tcW w:w="2113" w:type="dxa"/>
          </w:tcPr>
          <w:p w14:paraId="3B359E8F"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r>
      <w:tr w:rsidR="00824845" w:rsidRPr="007542B8" w14:paraId="074B018E" w14:textId="77777777" w:rsidTr="000D7E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7F83AB99" w14:textId="77777777" w:rsidR="00824845" w:rsidRPr="007542B8" w:rsidRDefault="00824845" w:rsidP="00824845">
            <w:pPr>
              <w:numPr>
                <w:ilvl w:val="0"/>
                <w:numId w:val="13"/>
              </w:numPr>
              <w:spacing w:before="40"/>
              <w:contextualSpacing/>
            </w:pPr>
          </w:p>
        </w:tc>
        <w:tc>
          <w:tcPr>
            <w:tcW w:w="526" w:type="dxa"/>
          </w:tcPr>
          <w:p w14:paraId="795B07C3"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283" w:type="dxa"/>
          </w:tcPr>
          <w:p w14:paraId="3445B55B"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5818" w:type="dxa"/>
            <w:gridSpan w:val="15"/>
          </w:tcPr>
          <w:p w14:paraId="3ABED06A" w14:textId="41BB894A" w:rsidR="00824845"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Unstructured</w:t>
            </w:r>
            <w:r>
              <w:rPr>
                <w:rFonts w:cs="Tahoma"/>
              </w:rPr>
              <w:t xml:space="preserve"> </w:t>
            </w:r>
          </w:p>
          <w:p w14:paraId="0ECB351B" w14:textId="77777777" w:rsidR="00824845" w:rsidRDefault="00824845" w:rsidP="00824845">
            <w:pPr>
              <w:pStyle w:val="ListParagraph"/>
              <w:numPr>
                <w:ilvl w:val="0"/>
                <w:numId w:val="36"/>
              </w:numPr>
              <w:cnfStyle w:val="000000010000" w:firstRow="0" w:lastRow="0" w:firstColumn="0" w:lastColumn="0" w:oddVBand="0" w:evenVBand="0" w:oddHBand="0" w:evenHBand="1" w:firstRowFirstColumn="0" w:firstRowLastColumn="0" w:lastRowFirstColumn="0" w:lastRowLastColumn="0"/>
              <w:rPr>
                <w:rFonts w:cs="Tahoma"/>
              </w:rPr>
            </w:pPr>
            <w:r w:rsidRPr="00662FA7">
              <w:rPr>
                <w:rFonts w:cs="Tahoma"/>
              </w:rPr>
              <w:t>Purpose of the Payment</w:t>
            </w:r>
          </w:p>
          <w:p w14:paraId="59AF0A40" w14:textId="77777777" w:rsidR="00824845"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p w14:paraId="5D9CAA1D" w14:textId="5944794B" w:rsidR="00824845" w:rsidRPr="006203A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r>
              <w:rPr>
                <w:rFonts w:cs="Tahoma"/>
              </w:rPr>
              <w:t xml:space="preserve">Can hold additional information by using </w:t>
            </w:r>
            <w:r w:rsidRPr="00283DFB">
              <w:rPr>
                <w:rFonts w:cs="Tahoma"/>
              </w:rPr>
              <w:t>Additional purpose of payment</w:t>
            </w:r>
            <w:r>
              <w:rPr>
                <w:rFonts w:cs="Tahoma"/>
              </w:rPr>
              <w:t xml:space="preserve"> </w:t>
            </w:r>
            <w:r w:rsidRPr="00283DFB">
              <w:rPr>
                <w:rFonts w:cs="Tahoma"/>
              </w:rPr>
              <w:t xml:space="preserve">CdtTrfTxInf/RmtInf/Strd/AddtlRmtInf </w:t>
            </w:r>
          </w:p>
        </w:tc>
        <w:tc>
          <w:tcPr>
            <w:tcW w:w="2513" w:type="dxa"/>
          </w:tcPr>
          <w:p w14:paraId="5E36F45F" w14:textId="77777777" w:rsidR="00824845" w:rsidRPr="007542B8" w:rsidRDefault="00824845" w:rsidP="00824845">
            <w:pPr>
              <w:tabs>
                <w:tab w:val="left" w:pos="464"/>
              </w:tabs>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&lt;Ustrd&gt;</w:t>
            </w:r>
          </w:p>
        </w:tc>
        <w:tc>
          <w:tcPr>
            <w:tcW w:w="1151" w:type="dxa"/>
          </w:tcPr>
          <w:p w14:paraId="7D49D88B"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 xml:space="preserve">[0..*] </w:t>
            </w:r>
          </w:p>
        </w:tc>
        <w:tc>
          <w:tcPr>
            <w:tcW w:w="2113" w:type="dxa"/>
          </w:tcPr>
          <w:p w14:paraId="15054C40"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Max140Text</w:t>
            </w:r>
          </w:p>
        </w:tc>
      </w:tr>
      <w:tr w:rsidR="00824845" w:rsidRPr="007542B8" w14:paraId="0E15F830" w14:textId="77777777" w:rsidTr="000D7EC2">
        <w:tc>
          <w:tcPr>
            <w:cnfStyle w:val="001000000000" w:firstRow="0" w:lastRow="0" w:firstColumn="1" w:lastColumn="0" w:oddVBand="0" w:evenVBand="0" w:oddHBand="0" w:evenHBand="0" w:firstRowFirstColumn="0" w:firstRowLastColumn="0" w:lastRowFirstColumn="0" w:lastRowLastColumn="0"/>
            <w:tcW w:w="625" w:type="dxa"/>
          </w:tcPr>
          <w:p w14:paraId="67C8CE3B" w14:textId="77777777" w:rsidR="00824845" w:rsidRPr="007542B8" w:rsidRDefault="00824845" w:rsidP="00824845">
            <w:pPr>
              <w:numPr>
                <w:ilvl w:val="0"/>
                <w:numId w:val="13"/>
              </w:numPr>
              <w:spacing w:before="40"/>
              <w:contextualSpacing/>
            </w:pPr>
          </w:p>
        </w:tc>
        <w:tc>
          <w:tcPr>
            <w:tcW w:w="526" w:type="dxa"/>
          </w:tcPr>
          <w:p w14:paraId="1D9C93F0"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283" w:type="dxa"/>
          </w:tcPr>
          <w:p w14:paraId="1AE4243F"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5818" w:type="dxa"/>
            <w:gridSpan w:val="15"/>
          </w:tcPr>
          <w:p w14:paraId="3D4F585B" w14:textId="1E596E31"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sidRPr="00E03717">
              <w:rPr>
                <w:rFonts w:cs="Tahoma"/>
              </w:rPr>
              <w:t>Structured</w:t>
            </w:r>
          </w:p>
        </w:tc>
        <w:tc>
          <w:tcPr>
            <w:tcW w:w="2513" w:type="dxa"/>
          </w:tcPr>
          <w:p w14:paraId="27FD823D" w14:textId="3795C95B" w:rsidR="00824845" w:rsidRPr="007542B8" w:rsidRDefault="00824845" w:rsidP="00824845">
            <w:pPr>
              <w:tabs>
                <w:tab w:val="left" w:pos="464"/>
              </w:tabs>
              <w:cnfStyle w:val="000000000000" w:firstRow="0" w:lastRow="0" w:firstColumn="0" w:lastColumn="0" w:oddVBand="0" w:evenVBand="0" w:oddHBand="0" w:evenHBand="0" w:firstRowFirstColumn="0" w:firstRowLastColumn="0" w:lastRowFirstColumn="0" w:lastRowLastColumn="0"/>
              <w:rPr>
                <w:rFonts w:cs="Tahoma"/>
              </w:rPr>
            </w:pPr>
            <w:r>
              <w:rPr>
                <w:rFonts w:cs="Tahoma"/>
              </w:rPr>
              <w:t>&lt;</w:t>
            </w:r>
            <w:r w:rsidRPr="00E03717">
              <w:rPr>
                <w:rFonts w:cs="Tahoma"/>
              </w:rPr>
              <w:t>Strd</w:t>
            </w:r>
            <w:r>
              <w:rPr>
                <w:rFonts w:cs="Tahoma"/>
              </w:rPr>
              <w:t>&gt;</w:t>
            </w:r>
          </w:p>
        </w:tc>
        <w:tc>
          <w:tcPr>
            <w:tcW w:w="1151" w:type="dxa"/>
          </w:tcPr>
          <w:p w14:paraId="437A1635" w14:textId="05E3B17E"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Pr>
                <w:rFonts w:cs="Tahoma"/>
              </w:rPr>
              <w:t>[0..*]</w:t>
            </w:r>
          </w:p>
        </w:tc>
        <w:tc>
          <w:tcPr>
            <w:tcW w:w="2113" w:type="dxa"/>
          </w:tcPr>
          <w:p w14:paraId="3DB2C400"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r>
      <w:tr w:rsidR="00824845" w:rsidRPr="007542B8" w14:paraId="65362659" w14:textId="77777777" w:rsidTr="000D7E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26F1B2BA" w14:textId="77777777" w:rsidR="00824845" w:rsidRPr="007542B8" w:rsidRDefault="00824845" w:rsidP="00824845">
            <w:pPr>
              <w:numPr>
                <w:ilvl w:val="0"/>
                <w:numId w:val="13"/>
              </w:numPr>
              <w:spacing w:before="40"/>
              <w:contextualSpacing/>
            </w:pPr>
          </w:p>
        </w:tc>
        <w:tc>
          <w:tcPr>
            <w:tcW w:w="526" w:type="dxa"/>
          </w:tcPr>
          <w:p w14:paraId="21625660"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283" w:type="dxa"/>
          </w:tcPr>
          <w:p w14:paraId="54985B51"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280" w:type="dxa"/>
            <w:gridSpan w:val="2"/>
          </w:tcPr>
          <w:p w14:paraId="3938C0E9" w14:textId="77777777" w:rsidR="00824845" w:rsidRPr="00E03717"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5538" w:type="dxa"/>
            <w:gridSpan w:val="13"/>
          </w:tcPr>
          <w:p w14:paraId="73F42656" w14:textId="1190598E" w:rsidR="00824845" w:rsidRPr="00E03717"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r w:rsidRPr="00E03717">
              <w:rPr>
                <w:rFonts w:cs="Tahoma"/>
              </w:rPr>
              <w:t>Referred</w:t>
            </w:r>
            <w:r>
              <w:rPr>
                <w:rFonts w:cs="Tahoma"/>
              </w:rPr>
              <w:t xml:space="preserve"> </w:t>
            </w:r>
            <w:r w:rsidRPr="00E03717">
              <w:rPr>
                <w:rFonts w:cs="Tahoma"/>
              </w:rPr>
              <w:t>Document</w:t>
            </w:r>
            <w:r>
              <w:rPr>
                <w:rFonts w:cs="Tahoma"/>
              </w:rPr>
              <w:t xml:space="preserve"> </w:t>
            </w:r>
            <w:r w:rsidRPr="00E03717">
              <w:rPr>
                <w:rFonts w:cs="Tahoma"/>
              </w:rPr>
              <w:t>Information</w:t>
            </w:r>
          </w:p>
        </w:tc>
        <w:tc>
          <w:tcPr>
            <w:tcW w:w="2513" w:type="dxa"/>
          </w:tcPr>
          <w:p w14:paraId="786FB15E" w14:textId="64CAD84D" w:rsidR="00824845" w:rsidRDefault="00824845" w:rsidP="00824845">
            <w:pPr>
              <w:tabs>
                <w:tab w:val="left" w:pos="464"/>
              </w:tabs>
              <w:cnfStyle w:val="000000010000" w:firstRow="0" w:lastRow="0" w:firstColumn="0" w:lastColumn="0" w:oddVBand="0" w:evenVBand="0" w:oddHBand="0" w:evenHBand="1" w:firstRowFirstColumn="0" w:firstRowLastColumn="0" w:lastRowFirstColumn="0" w:lastRowLastColumn="0"/>
              <w:rPr>
                <w:rFonts w:cs="Tahoma"/>
              </w:rPr>
            </w:pPr>
            <w:r>
              <w:rPr>
                <w:rFonts w:cs="Tahoma"/>
              </w:rPr>
              <w:t>&lt;</w:t>
            </w:r>
            <w:r w:rsidRPr="00E03717">
              <w:rPr>
                <w:rFonts w:cs="Tahoma"/>
              </w:rPr>
              <w:t>RfrdDocInf</w:t>
            </w:r>
            <w:r>
              <w:rPr>
                <w:rFonts w:cs="Tahoma"/>
              </w:rPr>
              <w:t>&gt;</w:t>
            </w:r>
          </w:p>
        </w:tc>
        <w:tc>
          <w:tcPr>
            <w:tcW w:w="1151" w:type="dxa"/>
          </w:tcPr>
          <w:p w14:paraId="6FF4545D" w14:textId="1B005BC0" w:rsidR="00824845"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r>
              <w:rPr>
                <w:rFonts w:cs="Tahoma"/>
              </w:rPr>
              <w:t>[0..1]</w:t>
            </w:r>
          </w:p>
        </w:tc>
        <w:tc>
          <w:tcPr>
            <w:tcW w:w="2113" w:type="dxa"/>
          </w:tcPr>
          <w:p w14:paraId="0B555F50"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r>
      <w:tr w:rsidR="00824845" w:rsidRPr="007542B8" w14:paraId="0F3ED66A" w14:textId="77777777" w:rsidTr="000D7EC2">
        <w:tc>
          <w:tcPr>
            <w:cnfStyle w:val="001000000000" w:firstRow="0" w:lastRow="0" w:firstColumn="1" w:lastColumn="0" w:oddVBand="0" w:evenVBand="0" w:oddHBand="0" w:evenHBand="0" w:firstRowFirstColumn="0" w:firstRowLastColumn="0" w:lastRowFirstColumn="0" w:lastRowLastColumn="0"/>
            <w:tcW w:w="625" w:type="dxa"/>
          </w:tcPr>
          <w:p w14:paraId="4B7713F3" w14:textId="77777777" w:rsidR="00824845" w:rsidRPr="007542B8" w:rsidRDefault="00824845" w:rsidP="00824845">
            <w:pPr>
              <w:numPr>
                <w:ilvl w:val="0"/>
                <w:numId w:val="13"/>
              </w:numPr>
              <w:spacing w:before="40"/>
              <w:contextualSpacing/>
            </w:pPr>
          </w:p>
        </w:tc>
        <w:tc>
          <w:tcPr>
            <w:tcW w:w="526" w:type="dxa"/>
          </w:tcPr>
          <w:p w14:paraId="3245354F"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283" w:type="dxa"/>
          </w:tcPr>
          <w:p w14:paraId="241ADDFC"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280" w:type="dxa"/>
            <w:gridSpan w:val="2"/>
          </w:tcPr>
          <w:p w14:paraId="35C2CE8F" w14:textId="77777777" w:rsidR="00824845" w:rsidRPr="00E03717"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358" w:type="dxa"/>
            <w:gridSpan w:val="5"/>
          </w:tcPr>
          <w:p w14:paraId="56B07BC2" w14:textId="77777777" w:rsidR="00824845" w:rsidRPr="00E03717"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5180" w:type="dxa"/>
            <w:gridSpan w:val="8"/>
          </w:tcPr>
          <w:p w14:paraId="7206CBA2" w14:textId="77777777" w:rsidR="00824845"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sidRPr="00E03717">
              <w:rPr>
                <w:rFonts w:cs="Tahoma"/>
              </w:rPr>
              <w:t>Number</w:t>
            </w:r>
          </w:p>
          <w:p w14:paraId="0D7B1EC4" w14:textId="2ABF1681" w:rsidR="00824845" w:rsidRPr="00E03717" w:rsidRDefault="00824845" w:rsidP="00824845">
            <w:pPr>
              <w:numPr>
                <w:ilvl w:val="0"/>
                <w:numId w:val="17"/>
              </w:numPr>
              <w:spacing w:before="40"/>
              <w:contextualSpacing/>
              <w:cnfStyle w:val="000000000000" w:firstRow="0" w:lastRow="0" w:firstColumn="0" w:lastColumn="0" w:oddVBand="0" w:evenVBand="0" w:oddHBand="0" w:evenHBand="0" w:firstRowFirstColumn="0" w:firstRowLastColumn="0" w:lastRowFirstColumn="0" w:lastRowLastColumn="0"/>
              <w:rPr>
                <w:rFonts w:cs="Tahoma"/>
              </w:rPr>
            </w:pPr>
            <w:r w:rsidRPr="00E03717">
              <w:rPr>
                <w:color w:val="000000"/>
              </w:rPr>
              <w:t>Payment Order Number</w:t>
            </w:r>
          </w:p>
        </w:tc>
        <w:tc>
          <w:tcPr>
            <w:tcW w:w="2513" w:type="dxa"/>
          </w:tcPr>
          <w:p w14:paraId="4757FE60" w14:textId="2D84A11F" w:rsidR="00824845" w:rsidRDefault="00824845" w:rsidP="00824845">
            <w:pPr>
              <w:tabs>
                <w:tab w:val="left" w:pos="464"/>
              </w:tabs>
              <w:cnfStyle w:val="000000000000" w:firstRow="0" w:lastRow="0" w:firstColumn="0" w:lastColumn="0" w:oddVBand="0" w:evenVBand="0" w:oddHBand="0" w:evenHBand="0" w:firstRowFirstColumn="0" w:firstRowLastColumn="0" w:lastRowFirstColumn="0" w:lastRowLastColumn="0"/>
              <w:rPr>
                <w:rFonts w:cs="Tahoma"/>
              </w:rPr>
            </w:pPr>
            <w:r>
              <w:rPr>
                <w:rFonts w:cs="Tahoma"/>
              </w:rPr>
              <w:t>&lt;Nb&gt;</w:t>
            </w:r>
          </w:p>
        </w:tc>
        <w:tc>
          <w:tcPr>
            <w:tcW w:w="1151" w:type="dxa"/>
          </w:tcPr>
          <w:p w14:paraId="15C6730F" w14:textId="4B11E02B" w:rsidR="00824845"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Pr>
                <w:rFonts w:cs="Tahoma"/>
              </w:rPr>
              <w:t>[0..1]</w:t>
            </w:r>
          </w:p>
        </w:tc>
        <w:tc>
          <w:tcPr>
            <w:tcW w:w="2113" w:type="dxa"/>
          </w:tcPr>
          <w:p w14:paraId="7938B32E"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r>
      <w:tr w:rsidR="00824845" w:rsidRPr="007542B8" w14:paraId="210AC6F6" w14:textId="77777777" w:rsidTr="000D7E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01D77371" w14:textId="77777777" w:rsidR="00824845" w:rsidRPr="007542B8" w:rsidRDefault="00824845" w:rsidP="00824845">
            <w:pPr>
              <w:numPr>
                <w:ilvl w:val="0"/>
                <w:numId w:val="13"/>
              </w:numPr>
              <w:spacing w:before="40"/>
              <w:contextualSpacing/>
            </w:pPr>
          </w:p>
        </w:tc>
        <w:tc>
          <w:tcPr>
            <w:tcW w:w="526" w:type="dxa"/>
          </w:tcPr>
          <w:p w14:paraId="41747969"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283" w:type="dxa"/>
          </w:tcPr>
          <w:p w14:paraId="2C62964D"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280" w:type="dxa"/>
            <w:gridSpan w:val="2"/>
          </w:tcPr>
          <w:p w14:paraId="5D2CDAB1" w14:textId="77777777" w:rsidR="00824845" w:rsidRPr="00E03717"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358" w:type="dxa"/>
            <w:gridSpan w:val="5"/>
          </w:tcPr>
          <w:p w14:paraId="1CCEA686" w14:textId="77777777" w:rsidR="00824845" w:rsidRPr="00E03717"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5180" w:type="dxa"/>
            <w:gridSpan w:val="8"/>
          </w:tcPr>
          <w:p w14:paraId="47467A92" w14:textId="77777777" w:rsidR="00824845"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r w:rsidRPr="00E03717">
              <w:rPr>
                <w:rFonts w:cs="Tahoma"/>
              </w:rPr>
              <w:t>Related</w:t>
            </w:r>
            <w:r>
              <w:rPr>
                <w:rFonts w:cs="Tahoma"/>
              </w:rPr>
              <w:t xml:space="preserve"> </w:t>
            </w:r>
            <w:r w:rsidRPr="00E03717">
              <w:rPr>
                <w:rFonts w:cs="Tahoma"/>
              </w:rPr>
              <w:t>Date</w:t>
            </w:r>
          </w:p>
          <w:p w14:paraId="3ED71D93" w14:textId="6B4AE42A" w:rsidR="00824845" w:rsidRPr="00E03717" w:rsidRDefault="00824845" w:rsidP="00824845">
            <w:pPr>
              <w:numPr>
                <w:ilvl w:val="0"/>
                <w:numId w:val="17"/>
              </w:numPr>
              <w:spacing w:before="40"/>
              <w:contextualSpacing/>
              <w:cnfStyle w:val="000000010000" w:firstRow="0" w:lastRow="0" w:firstColumn="0" w:lastColumn="0" w:oddVBand="0" w:evenVBand="0" w:oddHBand="0" w:evenHBand="1" w:firstRowFirstColumn="0" w:firstRowLastColumn="0" w:lastRowFirstColumn="0" w:lastRowLastColumn="0"/>
              <w:rPr>
                <w:rFonts w:cs="Tahoma"/>
              </w:rPr>
            </w:pPr>
            <w:r w:rsidRPr="00E03717">
              <w:rPr>
                <w:color w:val="000000"/>
              </w:rPr>
              <w:t>Payment Order Date</w:t>
            </w:r>
          </w:p>
        </w:tc>
        <w:tc>
          <w:tcPr>
            <w:tcW w:w="2513" w:type="dxa"/>
          </w:tcPr>
          <w:p w14:paraId="5D966166" w14:textId="164350EC" w:rsidR="00824845" w:rsidRDefault="00824845" w:rsidP="00824845">
            <w:pPr>
              <w:tabs>
                <w:tab w:val="left" w:pos="464"/>
              </w:tabs>
              <w:cnfStyle w:val="000000010000" w:firstRow="0" w:lastRow="0" w:firstColumn="0" w:lastColumn="0" w:oddVBand="0" w:evenVBand="0" w:oddHBand="0" w:evenHBand="1" w:firstRowFirstColumn="0" w:firstRowLastColumn="0" w:lastRowFirstColumn="0" w:lastRowLastColumn="0"/>
              <w:rPr>
                <w:rFonts w:cs="Tahoma"/>
              </w:rPr>
            </w:pPr>
            <w:r>
              <w:rPr>
                <w:rFonts w:cs="Tahoma"/>
              </w:rPr>
              <w:t>&lt;</w:t>
            </w:r>
            <w:r w:rsidRPr="00E03717">
              <w:rPr>
                <w:rFonts w:cs="Tahoma"/>
              </w:rPr>
              <w:t>RltdDt&gt;</w:t>
            </w:r>
          </w:p>
        </w:tc>
        <w:tc>
          <w:tcPr>
            <w:tcW w:w="1151" w:type="dxa"/>
          </w:tcPr>
          <w:p w14:paraId="6D236D74" w14:textId="350655FE" w:rsidR="00824845"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r>
              <w:rPr>
                <w:rFonts w:cs="Tahoma"/>
              </w:rPr>
              <w:t>[0..1]</w:t>
            </w:r>
          </w:p>
        </w:tc>
        <w:tc>
          <w:tcPr>
            <w:tcW w:w="2113" w:type="dxa"/>
          </w:tcPr>
          <w:p w14:paraId="032AEE76"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r>
      <w:tr w:rsidR="00824845" w:rsidRPr="007542B8" w14:paraId="00580797" w14:textId="77777777" w:rsidTr="000D7EC2">
        <w:tc>
          <w:tcPr>
            <w:cnfStyle w:val="001000000000" w:firstRow="0" w:lastRow="0" w:firstColumn="1" w:lastColumn="0" w:oddVBand="0" w:evenVBand="0" w:oddHBand="0" w:evenHBand="0" w:firstRowFirstColumn="0" w:firstRowLastColumn="0" w:lastRowFirstColumn="0" w:lastRowLastColumn="0"/>
            <w:tcW w:w="625" w:type="dxa"/>
          </w:tcPr>
          <w:p w14:paraId="117A3AA7" w14:textId="77777777" w:rsidR="00824845" w:rsidRPr="007542B8" w:rsidRDefault="00824845" w:rsidP="00824845">
            <w:pPr>
              <w:numPr>
                <w:ilvl w:val="0"/>
                <w:numId w:val="13"/>
              </w:numPr>
              <w:spacing w:before="40"/>
              <w:contextualSpacing/>
            </w:pPr>
          </w:p>
        </w:tc>
        <w:tc>
          <w:tcPr>
            <w:tcW w:w="526" w:type="dxa"/>
          </w:tcPr>
          <w:p w14:paraId="1928CE19"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283" w:type="dxa"/>
          </w:tcPr>
          <w:p w14:paraId="4D774140"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280" w:type="dxa"/>
            <w:gridSpan w:val="2"/>
          </w:tcPr>
          <w:p w14:paraId="730F243A" w14:textId="77777777" w:rsidR="00824845" w:rsidRPr="00E03717"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358" w:type="dxa"/>
            <w:gridSpan w:val="5"/>
          </w:tcPr>
          <w:p w14:paraId="26EDC3DA" w14:textId="77777777" w:rsidR="00824845" w:rsidRPr="00E03717"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5180" w:type="dxa"/>
            <w:gridSpan w:val="8"/>
          </w:tcPr>
          <w:p w14:paraId="0A7F4290" w14:textId="32EEFEE4" w:rsidR="00824845" w:rsidRPr="00E03717"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sidRPr="00E03717">
              <w:rPr>
                <w:rFonts w:cs="Tahoma"/>
              </w:rPr>
              <w:t>Line</w:t>
            </w:r>
            <w:r>
              <w:rPr>
                <w:rFonts w:cs="Tahoma"/>
              </w:rPr>
              <w:t xml:space="preserve"> </w:t>
            </w:r>
            <w:r w:rsidRPr="00E03717">
              <w:rPr>
                <w:rFonts w:cs="Tahoma"/>
              </w:rPr>
              <w:t xml:space="preserve">Details </w:t>
            </w:r>
          </w:p>
        </w:tc>
        <w:tc>
          <w:tcPr>
            <w:tcW w:w="2513" w:type="dxa"/>
          </w:tcPr>
          <w:p w14:paraId="4F2942E9" w14:textId="69B96292" w:rsidR="00824845" w:rsidRPr="00E03717" w:rsidRDefault="00824845" w:rsidP="00824845">
            <w:pPr>
              <w:tabs>
                <w:tab w:val="left" w:pos="464"/>
              </w:tabs>
              <w:cnfStyle w:val="000000000000" w:firstRow="0" w:lastRow="0" w:firstColumn="0" w:lastColumn="0" w:oddVBand="0" w:evenVBand="0" w:oddHBand="0" w:evenHBand="0" w:firstRowFirstColumn="0" w:firstRowLastColumn="0" w:lastRowFirstColumn="0" w:lastRowLastColumn="0"/>
              <w:rPr>
                <w:rFonts w:cs="Tahoma"/>
              </w:rPr>
            </w:pPr>
            <w:r w:rsidRPr="00E03717">
              <w:rPr>
                <w:rFonts w:cs="Tahoma"/>
              </w:rPr>
              <w:t>&lt;LineDtls&gt;</w:t>
            </w:r>
          </w:p>
        </w:tc>
        <w:tc>
          <w:tcPr>
            <w:tcW w:w="1151" w:type="dxa"/>
          </w:tcPr>
          <w:p w14:paraId="7CF8D21D" w14:textId="5D281BFF" w:rsidR="00824845"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Pr>
                <w:rFonts w:cs="Tahoma"/>
              </w:rPr>
              <w:t>[0..*]</w:t>
            </w:r>
          </w:p>
        </w:tc>
        <w:tc>
          <w:tcPr>
            <w:tcW w:w="2113" w:type="dxa"/>
          </w:tcPr>
          <w:p w14:paraId="70A18AD5"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r>
      <w:tr w:rsidR="00824845" w:rsidRPr="007542B8" w14:paraId="7BBDCC15" w14:textId="77777777" w:rsidTr="000D7E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1F431C5C" w14:textId="77777777" w:rsidR="00824845" w:rsidRPr="007542B8" w:rsidRDefault="00824845" w:rsidP="00824845">
            <w:pPr>
              <w:numPr>
                <w:ilvl w:val="0"/>
                <w:numId w:val="13"/>
              </w:numPr>
              <w:spacing w:before="40"/>
              <w:contextualSpacing/>
            </w:pPr>
          </w:p>
        </w:tc>
        <w:tc>
          <w:tcPr>
            <w:tcW w:w="526" w:type="dxa"/>
          </w:tcPr>
          <w:p w14:paraId="6CA3AD3E"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283" w:type="dxa"/>
          </w:tcPr>
          <w:p w14:paraId="5E3A09B9"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280" w:type="dxa"/>
            <w:gridSpan w:val="2"/>
          </w:tcPr>
          <w:p w14:paraId="7393F51E" w14:textId="77777777" w:rsidR="00824845" w:rsidRPr="00E03717"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358" w:type="dxa"/>
            <w:gridSpan w:val="5"/>
          </w:tcPr>
          <w:p w14:paraId="0E2F63DB" w14:textId="77777777" w:rsidR="00824845" w:rsidRPr="00E03717"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270" w:type="dxa"/>
            <w:gridSpan w:val="3"/>
          </w:tcPr>
          <w:p w14:paraId="07293249" w14:textId="77777777" w:rsidR="00824845" w:rsidRPr="00E03717"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4910" w:type="dxa"/>
            <w:gridSpan w:val="5"/>
          </w:tcPr>
          <w:p w14:paraId="4B168806" w14:textId="5344E3DB" w:rsidR="00824845" w:rsidRPr="00E03717"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r w:rsidRPr="00E03717">
              <w:rPr>
                <w:rFonts w:cs="Tahoma"/>
              </w:rPr>
              <w:t>Identification</w:t>
            </w:r>
          </w:p>
        </w:tc>
        <w:tc>
          <w:tcPr>
            <w:tcW w:w="2513" w:type="dxa"/>
          </w:tcPr>
          <w:p w14:paraId="3A6D2240" w14:textId="4091F1F7" w:rsidR="00824845" w:rsidRPr="00E03717" w:rsidRDefault="00824845" w:rsidP="00824845">
            <w:pPr>
              <w:tabs>
                <w:tab w:val="left" w:pos="464"/>
              </w:tabs>
              <w:cnfStyle w:val="000000010000" w:firstRow="0" w:lastRow="0" w:firstColumn="0" w:lastColumn="0" w:oddVBand="0" w:evenVBand="0" w:oddHBand="0" w:evenHBand="1" w:firstRowFirstColumn="0" w:firstRowLastColumn="0" w:lastRowFirstColumn="0" w:lastRowLastColumn="0"/>
              <w:rPr>
                <w:rFonts w:cs="Tahoma"/>
              </w:rPr>
            </w:pPr>
            <w:r w:rsidRPr="00E03717">
              <w:rPr>
                <w:rFonts w:cs="Tahoma"/>
              </w:rPr>
              <w:t>&lt;Id&gt;</w:t>
            </w:r>
          </w:p>
        </w:tc>
        <w:tc>
          <w:tcPr>
            <w:tcW w:w="1151" w:type="dxa"/>
          </w:tcPr>
          <w:p w14:paraId="07C7C373" w14:textId="487BAA1E" w:rsidR="00824845"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r>
              <w:rPr>
                <w:rFonts w:cs="Tahoma"/>
              </w:rPr>
              <w:t>[1..*]</w:t>
            </w:r>
          </w:p>
        </w:tc>
        <w:tc>
          <w:tcPr>
            <w:tcW w:w="2113" w:type="dxa"/>
          </w:tcPr>
          <w:p w14:paraId="15A1D039"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r>
      <w:tr w:rsidR="00824845" w:rsidRPr="007542B8" w14:paraId="611E4174" w14:textId="77777777" w:rsidTr="000D7EC2">
        <w:tc>
          <w:tcPr>
            <w:cnfStyle w:val="001000000000" w:firstRow="0" w:lastRow="0" w:firstColumn="1" w:lastColumn="0" w:oddVBand="0" w:evenVBand="0" w:oddHBand="0" w:evenHBand="0" w:firstRowFirstColumn="0" w:firstRowLastColumn="0" w:lastRowFirstColumn="0" w:lastRowLastColumn="0"/>
            <w:tcW w:w="625" w:type="dxa"/>
          </w:tcPr>
          <w:p w14:paraId="22898C4C" w14:textId="77777777" w:rsidR="00824845" w:rsidRPr="007542B8" w:rsidRDefault="00824845" w:rsidP="00824845">
            <w:pPr>
              <w:numPr>
                <w:ilvl w:val="0"/>
                <w:numId w:val="13"/>
              </w:numPr>
              <w:spacing w:before="40"/>
              <w:contextualSpacing/>
            </w:pPr>
          </w:p>
        </w:tc>
        <w:tc>
          <w:tcPr>
            <w:tcW w:w="526" w:type="dxa"/>
          </w:tcPr>
          <w:p w14:paraId="11D7F82F"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283" w:type="dxa"/>
          </w:tcPr>
          <w:p w14:paraId="2558DBDF"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280" w:type="dxa"/>
            <w:gridSpan w:val="2"/>
          </w:tcPr>
          <w:p w14:paraId="5CF7C7B6" w14:textId="77777777" w:rsidR="00824845" w:rsidRPr="00E03717"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358" w:type="dxa"/>
            <w:gridSpan w:val="5"/>
          </w:tcPr>
          <w:p w14:paraId="28B578D2" w14:textId="77777777" w:rsidR="00824845" w:rsidRPr="00E03717"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270" w:type="dxa"/>
            <w:gridSpan w:val="3"/>
          </w:tcPr>
          <w:p w14:paraId="54E8D2C0" w14:textId="77777777" w:rsidR="00824845" w:rsidRPr="00E03717"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270" w:type="dxa"/>
            <w:gridSpan w:val="3"/>
          </w:tcPr>
          <w:p w14:paraId="02E9EE04" w14:textId="77777777" w:rsidR="00824845" w:rsidRPr="00E03717"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4640" w:type="dxa"/>
            <w:gridSpan w:val="2"/>
          </w:tcPr>
          <w:p w14:paraId="364103ED" w14:textId="77777777" w:rsidR="00824845"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sidRPr="00E03717">
              <w:rPr>
                <w:rFonts w:cs="Tahoma"/>
              </w:rPr>
              <w:t>Related</w:t>
            </w:r>
            <w:r>
              <w:rPr>
                <w:rFonts w:cs="Tahoma"/>
              </w:rPr>
              <w:t xml:space="preserve"> </w:t>
            </w:r>
            <w:r w:rsidRPr="00E03717">
              <w:rPr>
                <w:rFonts w:cs="Tahoma"/>
              </w:rPr>
              <w:t xml:space="preserve">Date </w:t>
            </w:r>
          </w:p>
          <w:p w14:paraId="635CAFE5" w14:textId="7D7C4265" w:rsidR="00824845" w:rsidRPr="00E03717" w:rsidRDefault="00824845" w:rsidP="00824845">
            <w:pPr>
              <w:numPr>
                <w:ilvl w:val="0"/>
                <w:numId w:val="17"/>
              </w:numPr>
              <w:spacing w:before="40"/>
              <w:contextualSpacing/>
              <w:cnfStyle w:val="000000000000" w:firstRow="0" w:lastRow="0" w:firstColumn="0" w:lastColumn="0" w:oddVBand="0" w:evenVBand="0" w:oddHBand="0" w:evenHBand="0" w:firstRowFirstColumn="0" w:firstRowLastColumn="0" w:lastRowFirstColumn="0" w:lastRowLastColumn="0"/>
              <w:rPr>
                <w:rFonts w:cs="Tahoma"/>
              </w:rPr>
            </w:pPr>
            <w:r w:rsidRPr="00E03717">
              <w:rPr>
                <w:color w:val="000000"/>
              </w:rPr>
              <w:t>Payment Order Submission Date</w:t>
            </w:r>
          </w:p>
        </w:tc>
        <w:tc>
          <w:tcPr>
            <w:tcW w:w="2513" w:type="dxa"/>
          </w:tcPr>
          <w:p w14:paraId="75D4D6FB" w14:textId="270A1AF0" w:rsidR="00824845" w:rsidRPr="00E03717" w:rsidRDefault="00824845" w:rsidP="00824845">
            <w:pPr>
              <w:tabs>
                <w:tab w:val="left" w:pos="464"/>
              </w:tabs>
              <w:cnfStyle w:val="000000000000" w:firstRow="0" w:lastRow="0" w:firstColumn="0" w:lastColumn="0" w:oddVBand="0" w:evenVBand="0" w:oddHBand="0" w:evenHBand="0" w:firstRowFirstColumn="0" w:firstRowLastColumn="0" w:lastRowFirstColumn="0" w:lastRowLastColumn="0"/>
              <w:rPr>
                <w:rFonts w:cs="Tahoma"/>
              </w:rPr>
            </w:pPr>
            <w:r w:rsidRPr="00E03717">
              <w:rPr>
                <w:rFonts w:cs="Tahoma"/>
              </w:rPr>
              <w:t>&lt;RltdDt&gt;</w:t>
            </w:r>
          </w:p>
        </w:tc>
        <w:tc>
          <w:tcPr>
            <w:tcW w:w="1151" w:type="dxa"/>
          </w:tcPr>
          <w:p w14:paraId="01485685" w14:textId="6A405C81" w:rsidR="00824845"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Pr>
                <w:rFonts w:cs="Tahoma"/>
              </w:rPr>
              <w:t>[0..1]</w:t>
            </w:r>
          </w:p>
        </w:tc>
        <w:tc>
          <w:tcPr>
            <w:tcW w:w="2113" w:type="dxa"/>
          </w:tcPr>
          <w:p w14:paraId="4F2BDF31"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r>
      <w:tr w:rsidR="00824845" w:rsidRPr="007542B8" w14:paraId="0A9922D3" w14:textId="77777777" w:rsidTr="000D7E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56AFF9D9" w14:textId="77777777" w:rsidR="00824845" w:rsidRPr="007542B8" w:rsidRDefault="00824845" w:rsidP="00824845">
            <w:pPr>
              <w:numPr>
                <w:ilvl w:val="0"/>
                <w:numId w:val="13"/>
              </w:numPr>
              <w:spacing w:before="40"/>
              <w:contextualSpacing/>
            </w:pPr>
          </w:p>
        </w:tc>
        <w:tc>
          <w:tcPr>
            <w:tcW w:w="526" w:type="dxa"/>
          </w:tcPr>
          <w:p w14:paraId="3810D266"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283" w:type="dxa"/>
          </w:tcPr>
          <w:p w14:paraId="7864615A"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280" w:type="dxa"/>
            <w:gridSpan w:val="2"/>
          </w:tcPr>
          <w:p w14:paraId="3DF7B2C8" w14:textId="77777777" w:rsidR="00824845" w:rsidRPr="00E03717"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5538" w:type="dxa"/>
            <w:gridSpan w:val="13"/>
          </w:tcPr>
          <w:p w14:paraId="62926A83" w14:textId="5BD5F3CF" w:rsidR="00824845" w:rsidRPr="00E03717"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r w:rsidRPr="00C823E7">
              <w:rPr>
                <w:rFonts w:cs="Tahoma"/>
              </w:rPr>
              <w:t>Creditor</w:t>
            </w:r>
            <w:r>
              <w:rPr>
                <w:rFonts w:cs="Tahoma"/>
              </w:rPr>
              <w:t xml:space="preserve"> </w:t>
            </w:r>
            <w:r w:rsidRPr="00C823E7">
              <w:rPr>
                <w:rFonts w:cs="Tahoma"/>
              </w:rPr>
              <w:t>Reference</w:t>
            </w:r>
            <w:r>
              <w:rPr>
                <w:rFonts w:cs="Tahoma"/>
              </w:rPr>
              <w:t xml:space="preserve"> </w:t>
            </w:r>
            <w:r w:rsidRPr="00C823E7">
              <w:rPr>
                <w:rFonts w:cs="Tahoma"/>
              </w:rPr>
              <w:t>Information</w:t>
            </w:r>
          </w:p>
        </w:tc>
        <w:tc>
          <w:tcPr>
            <w:tcW w:w="2513" w:type="dxa"/>
          </w:tcPr>
          <w:p w14:paraId="260D04D9" w14:textId="7732D989" w:rsidR="00824845" w:rsidRPr="00E03717" w:rsidRDefault="00824845" w:rsidP="00824845">
            <w:pPr>
              <w:tabs>
                <w:tab w:val="left" w:pos="464"/>
              </w:tabs>
              <w:cnfStyle w:val="000000010000" w:firstRow="0" w:lastRow="0" w:firstColumn="0" w:lastColumn="0" w:oddVBand="0" w:evenVBand="0" w:oddHBand="0" w:evenHBand="1" w:firstRowFirstColumn="0" w:firstRowLastColumn="0" w:lastRowFirstColumn="0" w:lastRowLastColumn="0"/>
              <w:rPr>
                <w:rFonts w:cs="Tahoma"/>
              </w:rPr>
            </w:pPr>
            <w:r w:rsidRPr="00C823E7">
              <w:rPr>
                <w:rFonts w:cs="Tahoma"/>
              </w:rPr>
              <w:t>&lt;CdtrRefInf&gt;</w:t>
            </w:r>
          </w:p>
        </w:tc>
        <w:tc>
          <w:tcPr>
            <w:tcW w:w="1151" w:type="dxa"/>
          </w:tcPr>
          <w:p w14:paraId="5C7FC9D4" w14:textId="1281CD50" w:rsidR="00824845"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r>
              <w:rPr>
                <w:rFonts w:cs="Tahoma"/>
              </w:rPr>
              <w:t>[0..1]</w:t>
            </w:r>
          </w:p>
        </w:tc>
        <w:tc>
          <w:tcPr>
            <w:tcW w:w="2113" w:type="dxa"/>
          </w:tcPr>
          <w:p w14:paraId="2D6EB16B"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r>
      <w:tr w:rsidR="00824845" w:rsidRPr="007542B8" w14:paraId="44B43C08" w14:textId="77777777" w:rsidTr="000D7EC2">
        <w:tc>
          <w:tcPr>
            <w:cnfStyle w:val="001000000000" w:firstRow="0" w:lastRow="0" w:firstColumn="1" w:lastColumn="0" w:oddVBand="0" w:evenVBand="0" w:oddHBand="0" w:evenHBand="0" w:firstRowFirstColumn="0" w:firstRowLastColumn="0" w:lastRowFirstColumn="0" w:lastRowLastColumn="0"/>
            <w:tcW w:w="625" w:type="dxa"/>
          </w:tcPr>
          <w:p w14:paraId="62F50C12" w14:textId="77777777" w:rsidR="00824845" w:rsidRPr="007542B8" w:rsidRDefault="00824845" w:rsidP="00824845">
            <w:pPr>
              <w:numPr>
                <w:ilvl w:val="0"/>
                <w:numId w:val="13"/>
              </w:numPr>
              <w:spacing w:before="40"/>
              <w:contextualSpacing/>
            </w:pPr>
          </w:p>
        </w:tc>
        <w:tc>
          <w:tcPr>
            <w:tcW w:w="526" w:type="dxa"/>
          </w:tcPr>
          <w:p w14:paraId="6DDCFDF4"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283" w:type="dxa"/>
          </w:tcPr>
          <w:p w14:paraId="52077DAA"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280" w:type="dxa"/>
            <w:gridSpan w:val="2"/>
          </w:tcPr>
          <w:p w14:paraId="046CBEB3" w14:textId="77777777" w:rsidR="00824845" w:rsidRPr="00E03717"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351" w:type="dxa"/>
            <w:gridSpan w:val="4"/>
          </w:tcPr>
          <w:p w14:paraId="4F929522" w14:textId="77777777" w:rsidR="00824845" w:rsidRPr="00C823E7"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5187" w:type="dxa"/>
            <w:gridSpan w:val="9"/>
          </w:tcPr>
          <w:p w14:paraId="5ADC87A2" w14:textId="3F26C0A5" w:rsidR="00824845" w:rsidRPr="00C823E7"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sidRPr="00F74F02">
              <w:rPr>
                <w:rFonts w:cs="Tahoma"/>
              </w:rPr>
              <w:t>Type</w:t>
            </w:r>
          </w:p>
        </w:tc>
        <w:tc>
          <w:tcPr>
            <w:tcW w:w="2513" w:type="dxa"/>
          </w:tcPr>
          <w:p w14:paraId="594C2AF1" w14:textId="1437CB5C" w:rsidR="00824845" w:rsidRPr="00C823E7" w:rsidRDefault="00824845" w:rsidP="00824845">
            <w:pPr>
              <w:tabs>
                <w:tab w:val="left" w:pos="464"/>
              </w:tabs>
              <w:cnfStyle w:val="000000000000" w:firstRow="0" w:lastRow="0" w:firstColumn="0" w:lastColumn="0" w:oddVBand="0" w:evenVBand="0" w:oddHBand="0" w:evenHBand="0" w:firstRowFirstColumn="0" w:firstRowLastColumn="0" w:lastRowFirstColumn="0" w:lastRowLastColumn="0"/>
              <w:rPr>
                <w:rFonts w:cs="Tahoma"/>
              </w:rPr>
            </w:pPr>
            <w:r>
              <w:rPr>
                <w:rFonts w:cs="Tahoma"/>
              </w:rPr>
              <w:t>&lt;Tp&gt;</w:t>
            </w:r>
          </w:p>
        </w:tc>
        <w:tc>
          <w:tcPr>
            <w:tcW w:w="1151" w:type="dxa"/>
          </w:tcPr>
          <w:p w14:paraId="5A183844" w14:textId="29A77F18" w:rsidR="00824845"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Pr>
                <w:rFonts w:cs="Tahoma"/>
              </w:rPr>
              <w:t>[0..1]</w:t>
            </w:r>
          </w:p>
        </w:tc>
        <w:tc>
          <w:tcPr>
            <w:tcW w:w="2113" w:type="dxa"/>
          </w:tcPr>
          <w:p w14:paraId="6E3364F0"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r>
      <w:tr w:rsidR="00824845" w:rsidRPr="007542B8" w14:paraId="7DC2D3B2" w14:textId="77777777" w:rsidTr="000D7E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2463A1C6" w14:textId="77777777" w:rsidR="00824845" w:rsidRPr="007542B8" w:rsidRDefault="00824845" w:rsidP="00824845">
            <w:pPr>
              <w:numPr>
                <w:ilvl w:val="0"/>
                <w:numId w:val="13"/>
              </w:numPr>
              <w:spacing w:before="40"/>
              <w:contextualSpacing/>
            </w:pPr>
          </w:p>
        </w:tc>
        <w:tc>
          <w:tcPr>
            <w:tcW w:w="526" w:type="dxa"/>
          </w:tcPr>
          <w:p w14:paraId="1D41E626"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283" w:type="dxa"/>
          </w:tcPr>
          <w:p w14:paraId="042702A5"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280" w:type="dxa"/>
            <w:gridSpan w:val="2"/>
          </w:tcPr>
          <w:p w14:paraId="679D2850" w14:textId="77777777" w:rsidR="00824845" w:rsidRPr="00E03717"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351" w:type="dxa"/>
            <w:gridSpan w:val="4"/>
          </w:tcPr>
          <w:p w14:paraId="132083FE" w14:textId="77777777" w:rsidR="00824845" w:rsidRPr="00C823E7"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270" w:type="dxa"/>
            <w:gridSpan w:val="3"/>
          </w:tcPr>
          <w:p w14:paraId="130CC32B" w14:textId="77777777" w:rsidR="00824845" w:rsidRPr="00C823E7"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4917" w:type="dxa"/>
            <w:gridSpan w:val="6"/>
          </w:tcPr>
          <w:p w14:paraId="61747592" w14:textId="5F772814" w:rsidR="00824845" w:rsidRPr="00C823E7"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r w:rsidRPr="00F74F02">
              <w:rPr>
                <w:rFonts w:cs="Tahoma"/>
              </w:rPr>
              <w:t>Code</w:t>
            </w:r>
            <w:r>
              <w:rPr>
                <w:rFonts w:cs="Tahoma"/>
              </w:rPr>
              <w:t xml:space="preserve"> </w:t>
            </w:r>
            <w:r w:rsidRPr="00F74F02">
              <w:rPr>
                <w:rFonts w:cs="Tahoma"/>
              </w:rPr>
              <w:t>Or</w:t>
            </w:r>
            <w:r>
              <w:rPr>
                <w:rFonts w:cs="Tahoma"/>
              </w:rPr>
              <w:t xml:space="preserve"> </w:t>
            </w:r>
            <w:r w:rsidRPr="00F74F02">
              <w:rPr>
                <w:rFonts w:cs="Tahoma"/>
              </w:rPr>
              <w:t>Proprietary</w:t>
            </w:r>
          </w:p>
        </w:tc>
        <w:tc>
          <w:tcPr>
            <w:tcW w:w="2513" w:type="dxa"/>
          </w:tcPr>
          <w:p w14:paraId="4BCF5B1F" w14:textId="3869035F" w:rsidR="00824845" w:rsidRPr="00C823E7" w:rsidRDefault="00824845" w:rsidP="00824845">
            <w:pPr>
              <w:tabs>
                <w:tab w:val="left" w:pos="464"/>
              </w:tabs>
              <w:cnfStyle w:val="000000010000" w:firstRow="0" w:lastRow="0" w:firstColumn="0" w:lastColumn="0" w:oddVBand="0" w:evenVBand="0" w:oddHBand="0" w:evenHBand="1" w:firstRowFirstColumn="0" w:firstRowLastColumn="0" w:lastRowFirstColumn="0" w:lastRowLastColumn="0"/>
              <w:rPr>
                <w:rFonts w:cs="Tahoma"/>
              </w:rPr>
            </w:pPr>
            <w:r>
              <w:rPr>
                <w:rFonts w:cs="Tahoma"/>
              </w:rPr>
              <w:t>&lt;</w:t>
            </w:r>
            <w:r w:rsidRPr="00F74F02">
              <w:rPr>
                <w:rFonts w:cs="Tahoma"/>
              </w:rPr>
              <w:t>CdOrPrtry</w:t>
            </w:r>
            <w:r>
              <w:rPr>
                <w:rFonts w:cs="Tahoma"/>
              </w:rPr>
              <w:t>&gt;</w:t>
            </w:r>
          </w:p>
        </w:tc>
        <w:tc>
          <w:tcPr>
            <w:tcW w:w="1151" w:type="dxa"/>
          </w:tcPr>
          <w:p w14:paraId="6CE7A27B" w14:textId="2D896E07" w:rsidR="00824845"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r>
              <w:rPr>
                <w:rFonts w:cs="Tahoma"/>
              </w:rPr>
              <w:t>[1..1]</w:t>
            </w:r>
          </w:p>
        </w:tc>
        <w:tc>
          <w:tcPr>
            <w:tcW w:w="2113" w:type="dxa"/>
          </w:tcPr>
          <w:p w14:paraId="0D5129F2"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r>
      <w:tr w:rsidR="00824845" w:rsidRPr="007542B8" w14:paraId="4CC34746" w14:textId="77777777" w:rsidTr="000D7EC2">
        <w:tc>
          <w:tcPr>
            <w:cnfStyle w:val="001000000000" w:firstRow="0" w:lastRow="0" w:firstColumn="1" w:lastColumn="0" w:oddVBand="0" w:evenVBand="0" w:oddHBand="0" w:evenHBand="0" w:firstRowFirstColumn="0" w:firstRowLastColumn="0" w:lastRowFirstColumn="0" w:lastRowLastColumn="0"/>
            <w:tcW w:w="625" w:type="dxa"/>
          </w:tcPr>
          <w:p w14:paraId="5A9669F0" w14:textId="77777777" w:rsidR="00824845" w:rsidRPr="007542B8" w:rsidRDefault="00824845" w:rsidP="00824845">
            <w:pPr>
              <w:numPr>
                <w:ilvl w:val="0"/>
                <w:numId w:val="13"/>
              </w:numPr>
              <w:spacing w:before="40"/>
              <w:contextualSpacing/>
            </w:pPr>
          </w:p>
        </w:tc>
        <w:tc>
          <w:tcPr>
            <w:tcW w:w="526" w:type="dxa"/>
          </w:tcPr>
          <w:p w14:paraId="576AF26E"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283" w:type="dxa"/>
          </w:tcPr>
          <w:p w14:paraId="3CE3426C"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280" w:type="dxa"/>
            <w:gridSpan w:val="2"/>
          </w:tcPr>
          <w:p w14:paraId="7578089D" w14:textId="77777777" w:rsidR="00824845" w:rsidRPr="00E03717"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351" w:type="dxa"/>
            <w:gridSpan w:val="4"/>
          </w:tcPr>
          <w:p w14:paraId="18EF7802" w14:textId="77777777" w:rsidR="00824845" w:rsidRPr="00C823E7"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270" w:type="dxa"/>
            <w:gridSpan w:val="3"/>
          </w:tcPr>
          <w:p w14:paraId="35DB99B4" w14:textId="77777777" w:rsidR="00824845" w:rsidRPr="00C823E7"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360" w:type="dxa"/>
            <w:gridSpan w:val="5"/>
          </w:tcPr>
          <w:p w14:paraId="42992B6A" w14:textId="77777777" w:rsidR="00824845" w:rsidRPr="00C823E7"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4557" w:type="dxa"/>
          </w:tcPr>
          <w:p w14:paraId="342FF9C0" w14:textId="77777777" w:rsidR="00824845"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sidRPr="00F74F02">
              <w:rPr>
                <w:rFonts w:cs="Tahoma"/>
              </w:rPr>
              <w:t>Proprietary</w:t>
            </w:r>
          </w:p>
          <w:p w14:paraId="7FEA117A" w14:textId="77777777" w:rsidR="00824845" w:rsidRPr="00D533E6" w:rsidRDefault="00824845" w:rsidP="00824845">
            <w:pPr>
              <w:numPr>
                <w:ilvl w:val="0"/>
                <w:numId w:val="17"/>
              </w:numPr>
              <w:spacing w:before="40"/>
              <w:contextualSpacing/>
              <w:cnfStyle w:val="000000000000" w:firstRow="0" w:lastRow="0" w:firstColumn="0" w:lastColumn="0" w:oddVBand="0" w:evenVBand="0" w:oddHBand="0" w:evenHBand="0" w:firstRowFirstColumn="0" w:firstRowLastColumn="0" w:lastRowFirstColumn="0" w:lastRowLastColumn="0"/>
              <w:rPr>
                <w:rFonts w:cs="Tahoma"/>
              </w:rPr>
            </w:pPr>
            <w:r w:rsidRPr="007542B8">
              <w:rPr>
                <w:color w:val="000000"/>
              </w:rPr>
              <w:t xml:space="preserve">The value must be: </w:t>
            </w:r>
          </w:p>
          <w:p w14:paraId="7A1BED1B" w14:textId="77777777" w:rsidR="00824845" w:rsidRPr="00D533E6" w:rsidRDefault="00824845" w:rsidP="00824845">
            <w:pPr>
              <w:numPr>
                <w:ilvl w:val="1"/>
                <w:numId w:val="17"/>
              </w:numPr>
              <w:spacing w:before="40"/>
              <w:contextualSpacing/>
              <w:cnfStyle w:val="000000000000" w:firstRow="0" w:lastRow="0" w:firstColumn="0" w:lastColumn="0" w:oddVBand="0" w:evenVBand="0" w:oddHBand="0" w:evenHBand="0" w:firstRowFirstColumn="0" w:firstRowLastColumn="0" w:lastRowFirstColumn="0" w:lastRowLastColumn="0"/>
              <w:rPr>
                <w:rFonts w:cs="Tahoma"/>
              </w:rPr>
            </w:pPr>
            <w:r>
              <w:rPr>
                <w:color w:val="000000"/>
              </w:rPr>
              <w:t>“MCC”</w:t>
            </w:r>
          </w:p>
          <w:p w14:paraId="44A451FA" w14:textId="65FE5A5E" w:rsidR="00824845" w:rsidRPr="00C823E7" w:rsidRDefault="00824845" w:rsidP="00824845">
            <w:pPr>
              <w:numPr>
                <w:ilvl w:val="1"/>
                <w:numId w:val="17"/>
              </w:numPr>
              <w:spacing w:before="40"/>
              <w:contextualSpacing/>
              <w:cnfStyle w:val="000000000000" w:firstRow="0" w:lastRow="0" w:firstColumn="0" w:lastColumn="0" w:oddVBand="0" w:evenVBand="0" w:oddHBand="0" w:evenHBand="0" w:firstRowFirstColumn="0" w:firstRowLastColumn="0" w:lastRowFirstColumn="0" w:lastRowLastColumn="0"/>
              <w:rPr>
                <w:rFonts w:cs="Tahoma"/>
              </w:rPr>
            </w:pPr>
            <w:r>
              <w:rPr>
                <w:color w:val="000000"/>
              </w:rPr>
              <w:t>“SERV”</w:t>
            </w:r>
          </w:p>
        </w:tc>
        <w:tc>
          <w:tcPr>
            <w:tcW w:w="2513" w:type="dxa"/>
          </w:tcPr>
          <w:p w14:paraId="6EE9B783" w14:textId="60D6E193" w:rsidR="00824845" w:rsidRDefault="00824845" w:rsidP="00824845">
            <w:pPr>
              <w:tabs>
                <w:tab w:val="left" w:pos="464"/>
              </w:tabs>
              <w:cnfStyle w:val="000000000000" w:firstRow="0" w:lastRow="0" w:firstColumn="0" w:lastColumn="0" w:oddVBand="0" w:evenVBand="0" w:oddHBand="0" w:evenHBand="0" w:firstRowFirstColumn="0" w:firstRowLastColumn="0" w:lastRowFirstColumn="0" w:lastRowLastColumn="0"/>
              <w:rPr>
                <w:rFonts w:cs="Tahoma"/>
              </w:rPr>
            </w:pPr>
            <w:r>
              <w:rPr>
                <w:rFonts w:cs="Tahoma"/>
              </w:rPr>
              <w:t>&lt;</w:t>
            </w:r>
            <w:r w:rsidRPr="00F74F02">
              <w:rPr>
                <w:rFonts w:cs="Tahoma"/>
              </w:rPr>
              <w:t>Prtry</w:t>
            </w:r>
            <w:r>
              <w:rPr>
                <w:rFonts w:cs="Tahoma"/>
              </w:rPr>
              <w:t>&gt;</w:t>
            </w:r>
          </w:p>
        </w:tc>
        <w:tc>
          <w:tcPr>
            <w:tcW w:w="1151" w:type="dxa"/>
          </w:tcPr>
          <w:p w14:paraId="173218AD" w14:textId="5BD574BD" w:rsidR="00824845"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Pr>
                <w:rFonts w:cs="Tahoma"/>
              </w:rPr>
              <w:t>[1..1]</w:t>
            </w:r>
          </w:p>
        </w:tc>
        <w:tc>
          <w:tcPr>
            <w:tcW w:w="2113" w:type="dxa"/>
          </w:tcPr>
          <w:p w14:paraId="77E95087"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r>
      <w:tr w:rsidR="00824845" w:rsidRPr="007542B8" w14:paraId="009A4AD1" w14:textId="77777777" w:rsidTr="000D7E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4211A6A5" w14:textId="77777777" w:rsidR="00824845" w:rsidRPr="007542B8" w:rsidRDefault="00824845" w:rsidP="00824845">
            <w:pPr>
              <w:numPr>
                <w:ilvl w:val="0"/>
                <w:numId w:val="13"/>
              </w:numPr>
              <w:spacing w:before="40"/>
              <w:contextualSpacing/>
            </w:pPr>
          </w:p>
        </w:tc>
        <w:tc>
          <w:tcPr>
            <w:tcW w:w="526" w:type="dxa"/>
          </w:tcPr>
          <w:p w14:paraId="3A32DDE3"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283" w:type="dxa"/>
          </w:tcPr>
          <w:p w14:paraId="4C770E0D"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280" w:type="dxa"/>
            <w:gridSpan w:val="2"/>
          </w:tcPr>
          <w:p w14:paraId="0E62F898" w14:textId="77777777" w:rsidR="00824845" w:rsidRPr="00E03717"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351" w:type="dxa"/>
            <w:gridSpan w:val="4"/>
          </w:tcPr>
          <w:p w14:paraId="6580E7AC" w14:textId="77777777" w:rsidR="00824845" w:rsidRPr="00E03717"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c>
          <w:tcPr>
            <w:tcW w:w="5187" w:type="dxa"/>
            <w:gridSpan w:val="9"/>
          </w:tcPr>
          <w:p w14:paraId="15837D15" w14:textId="77777777" w:rsidR="00824845"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r w:rsidRPr="00F74F02">
              <w:rPr>
                <w:rFonts w:cs="Tahoma"/>
              </w:rPr>
              <w:t>Reference</w:t>
            </w:r>
          </w:p>
          <w:p w14:paraId="12AB8CB3" w14:textId="77777777" w:rsidR="00824845" w:rsidRPr="00D533E6" w:rsidRDefault="00824845" w:rsidP="00824845">
            <w:pPr>
              <w:numPr>
                <w:ilvl w:val="0"/>
                <w:numId w:val="17"/>
              </w:numPr>
              <w:spacing w:before="40"/>
              <w:contextualSpacing/>
              <w:cnfStyle w:val="000000010000" w:firstRow="0" w:lastRow="0" w:firstColumn="0" w:lastColumn="0" w:oddVBand="0" w:evenVBand="0" w:oddHBand="0" w:evenHBand="1" w:firstRowFirstColumn="0" w:firstRowLastColumn="0" w:lastRowFirstColumn="0" w:lastRowLastColumn="0"/>
              <w:rPr>
                <w:rFonts w:cs="Tahoma"/>
              </w:rPr>
            </w:pPr>
            <w:r w:rsidRPr="007542B8">
              <w:rPr>
                <w:color w:val="000000"/>
              </w:rPr>
              <w:t xml:space="preserve">The </w:t>
            </w:r>
            <w:r>
              <w:rPr>
                <w:color w:val="000000"/>
              </w:rPr>
              <w:t>corresponding reference value of:</w:t>
            </w:r>
          </w:p>
          <w:p w14:paraId="24C47407" w14:textId="77777777" w:rsidR="00824845" w:rsidRPr="00D533E6" w:rsidRDefault="00824845" w:rsidP="00824845">
            <w:pPr>
              <w:numPr>
                <w:ilvl w:val="1"/>
                <w:numId w:val="17"/>
              </w:numPr>
              <w:spacing w:before="40"/>
              <w:contextualSpacing/>
              <w:cnfStyle w:val="000000010000" w:firstRow="0" w:lastRow="0" w:firstColumn="0" w:lastColumn="0" w:oddVBand="0" w:evenVBand="0" w:oddHBand="0" w:evenHBand="1" w:firstRowFirstColumn="0" w:firstRowLastColumn="0" w:lastRowFirstColumn="0" w:lastRowLastColumn="0"/>
              <w:rPr>
                <w:rFonts w:cs="Tahoma"/>
              </w:rPr>
            </w:pPr>
            <w:r>
              <w:rPr>
                <w:color w:val="000000"/>
              </w:rPr>
              <w:t>“MCC”</w:t>
            </w:r>
          </w:p>
          <w:p w14:paraId="05E799F7" w14:textId="49705429" w:rsidR="00824845" w:rsidRPr="00E03717" w:rsidRDefault="00824845" w:rsidP="00824845">
            <w:pPr>
              <w:numPr>
                <w:ilvl w:val="1"/>
                <w:numId w:val="17"/>
              </w:numPr>
              <w:spacing w:before="40"/>
              <w:contextualSpacing/>
              <w:cnfStyle w:val="000000010000" w:firstRow="0" w:lastRow="0" w:firstColumn="0" w:lastColumn="0" w:oddVBand="0" w:evenVBand="0" w:oddHBand="0" w:evenHBand="1" w:firstRowFirstColumn="0" w:firstRowLastColumn="0" w:lastRowFirstColumn="0" w:lastRowLastColumn="0"/>
              <w:rPr>
                <w:rFonts w:cs="Tahoma"/>
              </w:rPr>
            </w:pPr>
            <w:r>
              <w:rPr>
                <w:color w:val="000000"/>
              </w:rPr>
              <w:t>“SERV”</w:t>
            </w:r>
          </w:p>
        </w:tc>
        <w:tc>
          <w:tcPr>
            <w:tcW w:w="2513" w:type="dxa"/>
          </w:tcPr>
          <w:p w14:paraId="210A5BCB" w14:textId="5C443744" w:rsidR="00824845" w:rsidRPr="00E03717" w:rsidRDefault="00824845" w:rsidP="00824845">
            <w:pPr>
              <w:tabs>
                <w:tab w:val="left" w:pos="464"/>
              </w:tabs>
              <w:cnfStyle w:val="000000010000" w:firstRow="0" w:lastRow="0" w:firstColumn="0" w:lastColumn="0" w:oddVBand="0" w:evenVBand="0" w:oddHBand="0" w:evenHBand="1" w:firstRowFirstColumn="0" w:firstRowLastColumn="0" w:lastRowFirstColumn="0" w:lastRowLastColumn="0"/>
              <w:rPr>
                <w:rFonts w:cs="Tahoma"/>
              </w:rPr>
            </w:pPr>
            <w:r w:rsidRPr="00F74F02">
              <w:rPr>
                <w:rFonts w:cs="Tahoma"/>
              </w:rPr>
              <w:t>&lt;Ref&gt;</w:t>
            </w:r>
          </w:p>
        </w:tc>
        <w:tc>
          <w:tcPr>
            <w:tcW w:w="1151" w:type="dxa"/>
          </w:tcPr>
          <w:p w14:paraId="25704407" w14:textId="5E621459" w:rsidR="00824845"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r>
              <w:rPr>
                <w:rFonts w:cs="Tahoma"/>
              </w:rPr>
              <w:t>[0..1]</w:t>
            </w:r>
          </w:p>
        </w:tc>
        <w:tc>
          <w:tcPr>
            <w:tcW w:w="2113" w:type="dxa"/>
          </w:tcPr>
          <w:p w14:paraId="5EEE8CBE" w14:textId="77777777" w:rsidR="00824845" w:rsidRPr="007542B8" w:rsidRDefault="00824845" w:rsidP="00824845">
            <w:pPr>
              <w:cnfStyle w:val="000000010000" w:firstRow="0" w:lastRow="0" w:firstColumn="0" w:lastColumn="0" w:oddVBand="0" w:evenVBand="0" w:oddHBand="0" w:evenHBand="1" w:firstRowFirstColumn="0" w:firstRowLastColumn="0" w:lastRowFirstColumn="0" w:lastRowLastColumn="0"/>
              <w:rPr>
                <w:rFonts w:cs="Tahoma"/>
              </w:rPr>
            </w:pPr>
          </w:p>
        </w:tc>
      </w:tr>
      <w:tr w:rsidR="00824845" w:rsidRPr="007542B8" w14:paraId="1B3F3E01" w14:textId="77777777" w:rsidTr="000D7EC2">
        <w:tc>
          <w:tcPr>
            <w:cnfStyle w:val="001000000000" w:firstRow="0" w:lastRow="0" w:firstColumn="1" w:lastColumn="0" w:oddVBand="0" w:evenVBand="0" w:oddHBand="0" w:evenHBand="0" w:firstRowFirstColumn="0" w:firstRowLastColumn="0" w:lastRowFirstColumn="0" w:lastRowLastColumn="0"/>
            <w:tcW w:w="625" w:type="dxa"/>
          </w:tcPr>
          <w:p w14:paraId="2FB60253" w14:textId="77777777" w:rsidR="00824845" w:rsidRPr="007542B8" w:rsidRDefault="00824845" w:rsidP="00824845">
            <w:pPr>
              <w:numPr>
                <w:ilvl w:val="0"/>
                <w:numId w:val="13"/>
              </w:numPr>
              <w:spacing w:before="40"/>
              <w:contextualSpacing/>
            </w:pPr>
          </w:p>
        </w:tc>
        <w:tc>
          <w:tcPr>
            <w:tcW w:w="526" w:type="dxa"/>
          </w:tcPr>
          <w:p w14:paraId="7483F2E8"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283" w:type="dxa"/>
          </w:tcPr>
          <w:p w14:paraId="050A966F"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280" w:type="dxa"/>
            <w:gridSpan w:val="2"/>
          </w:tcPr>
          <w:p w14:paraId="0239E663" w14:textId="77777777" w:rsidR="00824845" w:rsidRPr="00E03717"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c>
          <w:tcPr>
            <w:tcW w:w="5538" w:type="dxa"/>
            <w:gridSpan w:val="13"/>
          </w:tcPr>
          <w:p w14:paraId="3B6FF562" w14:textId="77777777" w:rsidR="00824845"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sidRPr="006203A8">
              <w:rPr>
                <w:rFonts w:cs="Tahoma"/>
              </w:rPr>
              <w:t>Additional</w:t>
            </w:r>
            <w:r>
              <w:rPr>
                <w:rFonts w:cs="Tahoma"/>
              </w:rPr>
              <w:t xml:space="preserve"> </w:t>
            </w:r>
            <w:r w:rsidRPr="006203A8">
              <w:rPr>
                <w:rFonts w:cs="Tahoma"/>
              </w:rPr>
              <w:t>Remittance</w:t>
            </w:r>
            <w:r>
              <w:rPr>
                <w:rFonts w:cs="Tahoma"/>
              </w:rPr>
              <w:t xml:space="preserve"> </w:t>
            </w:r>
            <w:r w:rsidRPr="006203A8">
              <w:rPr>
                <w:rFonts w:cs="Tahoma"/>
              </w:rPr>
              <w:t>Information</w:t>
            </w:r>
          </w:p>
          <w:p w14:paraId="3AC5BC19" w14:textId="77777777" w:rsidR="00824845" w:rsidRDefault="00824845" w:rsidP="00824845">
            <w:pPr>
              <w:pStyle w:val="ListParagraph"/>
              <w:numPr>
                <w:ilvl w:val="0"/>
                <w:numId w:val="36"/>
              </w:numPr>
              <w:cnfStyle w:val="000000000000" w:firstRow="0" w:lastRow="0" w:firstColumn="0" w:lastColumn="0" w:oddVBand="0" w:evenVBand="0" w:oddHBand="0" w:evenHBand="0" w:firstRowFirstColumn="0" w:firstRowLastColumn="0" w:lastRowFirstColumn="0" w:lastRowLastColumn="0"/>
              <w:rPr>
                <w:rFonts w:cs="Tahoma"/>
              </w:rPr>
            </w:pPr>
            <w:r>
              <w:rPr>
                <w:rFonts w:cs="Tahoma"/>
              </w:rPr>
              <w:t>Additional Purpose of Payment</w:t>
            </w:r>
          </w:p>
          <w:p w14:paraId="3B972F0E" w14:textId="77777777" w:rsidR="00824845"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p w14:paraId="3D24A1DD" w14:textId="368EC523" w:rsidR="00824845" w:rsidRPr="006203A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Pr>
                <w:rFonts w:cs="Tahoma"/>
              </w:rPr>
              <w:t xml:space="preserve">Extra information related to Purpose of Payment </w:t>
            </w:r>
            <w:r w:rsidRPr="006203A8">
              <w:rPr>
                <w:rFonts w:cs="Tahoma"/>
              </w:rPr>
              <w:t>CdtTrfTxInf/RmtInf/Ustrd</w:t>
            </w:r>
          </w:p>
        </w:tc>
        <w:tc>
          <w:tcPr>
            <w:tcW w:w="2513" w:type="dxa"/>
          </w:tcPr>
          <w:p w14:paraId="4162726D" w14:textId="5A819036" w:rsidR="00824845" w:rsidRDefault="00824845" w:rsidP="00824845">
            <w:pPr>
              <w:tabs>
                <w:tab w:val="left" w:pos="464"/>
              </w:tabs>
              <w:cnfStyle w:val="000000000000" w:firstRow="0" w:lastRow="0" w:firstColumn="0" w:lastColumn="0" w:oddVBand="0" w:evenVBand="0" w:oddHBand="0" w:evenHBand="0" w:firstRowFirstColumn="0" w:firstRowLastColumn="0" w:lastRowFirstColumn="0" w:lastRowLastColumn="0"/>
              <w:rPr>
                <w:rFonts w:cs="Tahoma"/>
              </w:rPr>
            </w:pPr>
            <w:r w:rsidRPr="006203A8">
              <w:rPr>
                <w:rFonts w:cs="Tahoma"/>
              </w:rPr>
              <w:t>&lt;AddtlRmtInf&gt;</w:t>
            </w:r>
          </w:p>
        </w:tc>
        <w:tc>
          <w:tcPr>
            <w:tcW w:w="1151" w:type="dxa"/>
          </w:tcPr>
          <w:p w14:paraId="78CCA2F3" w14:textId="6C4FCF44" w:rsidR="00824845"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r>
              <w:rPr>
                <w:rFonts w:cs="Tahoma"/>
              </w:rPr>
              <w:t>[0..3]</w:t>
            </w:r>
          </w:p>
        </w:tc>
        <w:tc>
          <w:tcPr>
            <w:tcW w:w="2113" w:type="dxa"/>
          </w:tcPr>
          <w:p w14:paraId="5D943EEF" w14:textId="77777777" w:rsidR="00824845" w:rsidRPr="007542B8" w:rsidRDefault="00824845" w:rsidP="00824845">
            <w:pPr>
              <w:cnfStyle w:val="000000000000" w:firstRow="0" w:lastRow="0" w:firstColumn="0" w:lastColumn="0" w:oddVBand="0" w:evenVBand="0" w:oddHBand="0" w:evenHBand="0" w:firstRowFirstColumn="0" w:firstRowLastColumn="0" w:lastRowFirstColumn="0" w:lastRowLastColumn="0"/>
              <w:rPr>
                <w:rFonts w:cs="Tahoma"/>
              </w:rPr>
            </w:pPr>
          </w:p>
        </w:tc>
      </w:tr>
    </w:tbl>
    <w:p w14:paraId="57D3B22B" w14:textId="77777777" w:rsidR="007542B8" w:rsidRDefault="007542B8" w:rsidP="007542B8">
      <w:pPr>
        <w:pStyle w:val="Standardtext"/>
      </w:pPr>
    </w:p>
    <w:p w14:paraId="1565A0A3" w14:textId="2C799678" w:rsidR="007542B8" w:rsidRDefault="007542B8" w:rsidP="007542B8">
      <w:pPr>
        <w:pStyle w:val="Heading2"/>
      </w:pPr>
      <w:bookmarkStart w:id="143" w:name="_Toc201082163"/>
      <w:r>
        <w:t>Examples</w:t>
      </w:r>
      <w:bookmarkEnd w:id="143"/>
    </w:p>
    <w:p w14:paraId="716D7CBA" w14:textId="0F0229EE" w:rsidR="0057384B" w:rsidRPr="0057384B" w:rsidRDefault="0057384B" w:rsidP="0057384B">
      <w:pPr>
        <w:pStyle w:val="Standardtext"/>
      </w:pPr>
      <w:r w:rsidRPr="0057384B">
        <w:t>Sample of a Credit Transfer file, containing two payments in total amount of 300 GEL. Both payments are initiated from PSP Indirect Type 1 Participant: INDTYPE1, of Participant BAGAGE22.</w:t>
      </w:r>
    </w:p>
    <w:p w14:paraId="6D784C86" w14:textId="5C18EC99" w:rsidR="0057384B" w:rsidRPr="0057384B" w:rsidRDefault="0057384B" w:rsidP="0057384B">
      <w:pPr>
        <w:pStyle w:val="Standardtext"/>
        <w:numPr>
          <w:ilvl w:val="0"/>
          <w:numId w:val="43"/>
        </w:numPr>
      </w:pPr>
      <w:r w:rsidRPr="0057384B">
        <w:lastRenderedPageBreak/>
        <w:t>The first payment (reference: "JUNIT_00000003300") represents an electricity invoice paid by organization "Quantum Computers Company" in the name of "Mario Jr. Luca" (Third Party), having the beneficiary is organization "Electricity Company" from Participant TBCBGE22.</w:t>
      </w:r>
    </w:p>
    <w:p w14:paraId="12FCCFE7" w14:textId="21D1633A" w:rsidR="0057384B" w:rsidRDefault="0057384B" w:rsidP="0057384B">
      <w:pPr>
        <w:pStyle w:val="Standardtext"/>
        <w:numPr>
          <w:ilvl w:val="0"/>
          <w:numId w:val="43"/>
        </w:numPr>
      </w:pPr>
      <w:r w:rsidRPr="0057384B">
        <w:t>The second payment (reference: "JUNIT_00000003301") represents a MCC payment paid by person Marc Marquez, having the beneficiary is organization "Nike Company" from Participant FBBAGE22.</w:t>
      </w:r>
    </w:p>
    <w:p w14:paraId="5B3DB150" w14:textId="77777777" w:rsidR="0057384B" w:rsidRDefault="0057384B" w:rsidP="007542B8">
      <w:pPr>
        <w:pStyle w:val="Standardtext"/>
      </w:pPr>
    </w:p>
    <w:p w14:paraId="30BF56E2" w14:textId="77777777" w:rsidR="007542B8" w:rsidRPr="007542B8" w:rsidRDefault="007542B8"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&lt;?xml version="1.0" encoding="UTF-8" standalone="no"?&gt;</w:t>
      </w:r>
    </w:p>
    <w:p w14:paraId="3774F664" w14:textId="77777777" w:rsidR="007542B8" w:rsidRPr="007542B8" w:rsidRDefault="007542B8"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&lt;env:Message xmlns:env="urn:montran:message.01"&gt;</w:t>
      </w:r>
    </w:p>
    <w:p w14:paraId="1D1D2F73" w14:textId="77777777" w:rsidR="007542B8" w:rsidRPr="007542B8" w:rsidRDefault="007542B8"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t>&lt;env:AppHdr xmlns="urn:iso:std:iso:20022:tech:xsd:head.001.001.01"&gt;</w:t>
      </w:r>
    </w:p>
    <w:p w14:paraId="03B20F72" w14:textId="77777777" w:rsidR="007542B8" w:rsidRPr="007542B8" w:rsidRDefault="007542B8"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&lt;Fr&gt;</w:t>
      </w:r>
    </w:p>
    <w:p w14:paraId="61073286" w14:textId="77777777" w:rsidR="007542B8" w:rsidRPr="007542B8" w:rsidRDefault="007542B8"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&lt;FIId&gt;</w:t>
      </w:r>
    </w:p>
    <w:p w14:paraId="6C2A1BAA" w14:textId="77777777" w:rsidR="007542B8" w:rsidRPr="007542B8" w:rsidRDefault="007542B8"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&lt;FinInstnId&gt;</w:t>
      </w:r>
    </w:p>
    <w:p w14:paraId="2674328F" w14:textId="77777777" w:rsidR="007542B8" w:rsidRPr="007542B8" w:rsidRDefault="007542B8"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&lt;BICFI&gt;BAGAGE22&lt;/BICFI&gt;</w:t>
      </w:r>
    </w:p>
    <w:p w14:paraId="52C45DB5" w14:textId="77777777" w:rsidR="007542B8" w:rsidRPr="007542B8" w:rsidRDefault="007542B8"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&lt;/FinInstnId&gt;</w:t>
      </w:r>
    </w:p>
    <w:p w14:paraId="524BC6B7" w14:textId="77777777" w:rsidR="007542B8" w:rsidRPr="007542B8" w:rsidRDefault="007542B8"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&lt;/FIId&gt;</w:t>
      </w:r>
    </w:p>
    <w:p w14:paraId="40132BC7" w14:textId="77777777" w:rsidR="007542B8" w:rsidRPr="007542B8" w:rsidRDefault="007542B8"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&lt;/Fr&gt;</w:t>
      </w:r>
    </w:p>
    <w:p w14:paraId="3A834E34" w14:textId="77777777" w:rsidR="007542B8" w:rsidRPr="007542B8" w:rsidRDefault="007542B8"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&lt;To&gt;</w:t>
      </w:r>
    </w:p>
    <w:p w14:paraId="5A5C03B8" w14:textId="77777777" w:rsidR="007542B8" w:rsidRPr="007542B8" w:rsidRDefault="007542B8"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&lt;FIId&gt;</w:t>
      </w:r>
    </w:p>
    <w:p w14:paraId="17079A17" w14:textId="77777777" w:rsidR="007542B8" w:rsidRPr="007542B8" w:rsidRDefault="007542B8"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&lt;FinInstnId&gt;</w:t>
      </w:r>
    </w:p>
    <w:p w14:paraId="19AF1B95" w14:textId="77777777" w:rsidR="007542B8" w:rsidRPr="007542B8" w:rsidRDefault="007542B8"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&lt;BICFI&gt;GEATSAAA&lt;/BICFI&gt;</w:t>
      </w:r>
    </w:p>
    <w:p w14:paraId="6DC1D195" w14:textId="77777777" w:rsidR="007542B8" w:rsidRPr="007542B8" w:rsidRDefault="007542B8"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&lt;/FinInstnId&gt;</w:t>
      </w:r>
    </w:p>
    <w:p w14:paraId="3F9232A5" w14:textId="77777777" w:rsidR="007542B8" w:rsidRPr="007542B8" w:rsidRDefault="007542B8"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&lt;/FIId&gt;</w:t>
      </w:r>
    </w:p>
    <w:p w14:paraId="66ADC4F9" w14:textId="77777777" w:rsidR="007542B8" w:rsidRPr="007542B8" w:rsidRDefault="007542B8"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&lt;/To&gt;</w:t>
      </w:r>
    </w:p>
    <w:p w14:paraId="336A66EA" w14:textId="77777777" w:rsidR="007542B8" w:rsidRPr="007542B8" w:rsidRDefault="007542B8"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&lt;BizMsgIdr&gt;JUNIT_0000000330&lt;/BizMsgIdr&gt;</w:t>
      </w:r>
    </w:p>
    <w:p w14:paraId="13FAEC69" w14:textId="77777777" w:rsidR="007542B8" w:rsidRPr="007542B8" w:rsidRDefault="007542B8"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&lt;MsgDefIdr&gt;pacs.008.001.07&lt;/MsgDefIdr&gt;</w:t>
      </w:r>
    </w:p>
    <w:p w14:paraId="1C4C43F9" w14:textId="77777777" w:rsidR="007542B8" w:rsidRPr="007542B8" w:rsidRDefault="007542B8"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&lt;BizSvc&gt;ACH&lt;/BizSvc&gt;</w:t>
      </w:r>
    </w:p>
    <w:p w14:paraId="34D87A67" w14:textId="77777777" w:rsidR="007542B8" w:rsidRPr="007542B8" w:rsidRDefault="007542B8"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&lt;CreDt&gt;2025-03-12T14:59:31Z&lt;/CreDt&gt;</w:t>
      </w:r>
    </w:p>
    <w:p w14:paraId="6FDC9E2D" w14:textId="77777777" w:rsidR="007542B8" w:rsidRPr="007542B8" w:rsidRDefault="007542B8"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t>&lt;/env:AppHdr&gt;</w:t>
      </w:r>
    </w:p>
    <w:p w14:paraId="7DAD1F9A" w14:textId="77777777" w:rsidR="007542B8" w:rsidRPr="007542B8" w:rsidRDefault="007542B8"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t>&lt;env:FIToFICstmrCdtTrf xmlns="urn:iso:std:iso:20022:tech:xsd:pacs.008.001.07"&gt;</w:t>
      </w:r>
    </w:p>
    <w:p w14:paraId="1EC6F280" w14:textId="77777777" w:rsidR="0057384B" w:rsidRPr="0057384B" w:rsidRDefault="007542B8"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0057384B" w:rsidRPr="0057384B">
        <w:rPr>
          <w:rFonts w:ascii="Consolas" w:eastAsia="Times New Roman" w:hAnsi="Consolas" w:cs="Times New Roman"/>
          <w:kern w:val="0"/>
          <w:sz w:val="20"/>
          <w14:ligatures w14:val="none"/>
        </w:rPr>
        <w:t>&lt;GrpHdr&gt;</w:t>
      </w:r>
    </w:p>
    <w:p w14:paraId="5151EAD8"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&lt;MsgId&gt;JUNIT_0000000330&lt;/MsgId&gt;</w:t>
      </w:r>
    </w:p>
    <w:p w14:paraId="4EAB5236"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&lt;CreDtTm&gt;2025-03-12T14:59:31Z&lt;/CreDtTm&gt;</w:t>
      </w:r>
    </w:p>
    <w:p w14:paraId="1D7DB11E"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&lt;NbOfTxs&gt;2&lt;/NbOfTxs&gt;</w:t>
      </w:r>
    </w:p>
    <w:p w14:paraId="7A009B05"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&lt;TtlIntrBkSttlmAmt Ccy="GEL"&gt;300.00&lt;/TtlIntrBkSttlmAmt&gt;</w:t>
      </w:r>
    </w:p>
    <w:p w14:paraId="044807D4"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&lt;IntrBkSttlmDt&gt;2025-05-30&lt;/IntrBkSttlmDt&gt;</w:t>
      </w:r>
    </w:p>
    <w:p w14:paraId="5A6110FA"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&lt;SttlmInf&gt;</w:t>
      </w:r>
    </w:p>
    <w:p w14:paraId="58D5332A"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&lt;SttlmMtd&gt;CLRG&lt;/SttlmMtd&gt;</w:t>
      </w:r>
    </w:p>
    <w:p w14:paraId="0618C520"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lastRenderedPageBreak/>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&lt;ClrSys&gt;</w:t>
      </w:r>
    </w:p>
    <w:p w14:paraId="7F4F218E"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&lt;Cd&gt;ACH&lt;/Cd&gt;</w:t>
      </w:r>
    </w:p>
    <w:p w14:paraId="19C748FD"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&lt;/ClrSys&gt;</w:t>
      </w:r>
    </w:p>
    <w:p w14:paraId="0D47C3E4"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&lt;/SttlmInf&gt;</w:t>
      </w:r>
    </w:p>
    <w:p w14:paraId="1532BB3A"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&lt;InstgAgt&gt;</w:t>
      </w:r>
    </w:p>
    <w:p w14:paraId="564558CA"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&lt;FinInstnId&gt;</w:t>
      </w:r>
    </w:p>
    <w:p w14:paraId="3D6C2A7B"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&lt;BICFI&gt;BAGAGE22&lt;/BICFI&gt;</w:t>
      </w:r>
    </w:p>
    <w:p w14:paraId="79A67624"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&lt;/FinInstnId&gt;</w:t>
      </w:r>
    </w:p>
    <w:p w14:paraId="020F2B88"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&lt;/InstgAgt&gt;</w:t>
      </w:r>
    </w:p>
    <w:p w14:paraId="1B05BBFA"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&lt;/GrpHdr&gt;</w:t>
      </w:r>
    </w:p>
    <w:p w14:paraId="460928CF"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&lt;CdtTrfTxInf&gt;</w:t>
      </w:r>
    </w:p>
    <w:p w14:paraId="686F6683"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&lt;PmtId&gt;</w:t>
      </w:r>
    </w:p>
    <w:p w14:paraId="14BC9D37"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&lt;InstrId&gt;JUNIT_00000003300&lt;/InstrId&gt; &lt;!-- If present, must be equal to TxId--&gt;</w:t>
      </w:r>
    </w:p>
    <w:p w14:paraId="22E7F07E"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&lt;EndToEndId&gt;Request_to_pay_ref_000&lt;/EndToEndId&gt; &lt;!-- RTP (Request To Pay) reference --&gt;</w:t>
      </w:r>
    </w:p>
    <w:p w14:paraId="3701DD61"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&lt;TxId&gt;JUNIT_00000003300&lt;/TxId&gt;</w:t>
      </w:r>
    </w:p>
    <w:p w14:paraId="5D969047"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&lt;/PmtId&gt;</w:t>
      </w:r>
    </w:p>
    <w:p w14:paraId="7429DCEA"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&lt;PmtTpInf&gt;</w:t>
      </w:r>
    </w:p>
    <w:p w14:paraId="050CF725"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&lt;SvcLvl&gt;</w:t>
      </w:r>
    </w:p>
    <w:p w14:paraId="5D71FCEA"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&lt;Cd&gt;SEPA&lt;/Cd&gt;</w:t>
      </w:r>
    </w:p>
    <w:p w14:paraId="790078DE"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&lt;/SvcLvl&gt;</w:t>
      </w:r>
    </w:p>
    <w:p w14:paraId="2229D104"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&lt;LclInstrm&gt;</w:t>
      </w:r>
    </w:p>
    <w:p w14:paraId="39443D60"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&lt;Cd&gt;B2B&lt;/Cd&gt;</w:t>
      </w:r>
    </w:p>
    <w:p w14:paraId="09F36B30"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&lt;/LclInstrm&gt;</w:t>
      </w:r>
    </w:p>
    <w:p w14:paraId="5A63C5B6"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&lt;CtgyPurp&gt;</w:t>
      </w:r>
    </w:p>
    <w:p w14:paraId="40A4B693"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&lt;Cd&gt;SUPP&lt;/Cd&gt;</w:t>
      </w:r>
    </w:p>
    <w:p w14:paraId="09FD0EFB"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&lt;/CtgyPurp&gt;</w:t>
      </w:r>
    </w:p>
    <w:p w14:paraId="4C346409"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&lt;/PmtTpInf&gt;</w:t>
      </w:r>
    </w:p>
    <w:p w14:paraId="10EE9799"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&lt;IntrBkSttlmAmt Ccy="GEL"&gt;150.00&lt;/IntrBkSttlmAmt&gt;</w:t>
      </w:r>
    </w:p>
    <w:p w14:paraId="2C3A7265"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&lt;ChrgBr&gt;SLEV&lt;/ChrgBr&gt;</w:t>
      </w:r>
    </w:p>
    <w:p w14:paraId="59434DCE"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&lt;UltmtDbtr&gt;</w:t>
      </w:r>
    </w:p>
    <w:p w14:paraId="060CABC2"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&lt;Nm&gt;Mario Jr. Luca (Third Party)&lt;/Nm&gt;</w:t>
      </w:r>
    </w:p>
    <w:p w14:paraId="2F25F5BD"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&lt;Id&gt;</w:t>
      </w:r>
    </w:p>
    <w:p w14:paraId="5E511958"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&lt;PrvtId&gt;</w:t>
      </w:r>
    </w:p>
    <w:p w14:paraId="68461BF5"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&lt;Othr&gt;</w:t>
      </w:r>
    </w:p>
    <w:p w14:paraId="64AB81C9"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&lt;Id&gt;0234902312&lt;/Id&gt; &lt;!--Third Party Payer Specific Identifier, Passport Id for Mario Jr. Luca--&gt;</w:t>
      </w:r>
    </w:p>
    <w:p w14:paraId="229ED88F"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&lt;/Othr&gt;</w:t>
      </w:r>
    </w:p>
    <w:p w14:paraId="42E6A5F0"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&lt;/PrvtId&gt;</w:t>
      </w:r>
    </w:p>
    <w:p w14:paraId="2578C6AD"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&lt;/Id&gt;</w:t>
      </w:r>
    </w:p>
    <w:p w14:paraId="256A9033"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&lt;/UltmtDbtr&gt;</w:t>
      </w:r>
    </w:p>
    <w:p w14:paraId="042AB498"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lastRenderedPageBreak/>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&lt;Dbtr&gt;</w:t>
      </w:r>
    </w:p>
    <w:p w14:paraId="755EEA4E"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&lt;Nm&gt;Quantum Computers Company&lt;/Nm&gt;</w:t>
      </w:r>
    </w:p>
    <w:p w14:paraId="554FB04A"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&lt;PstlAdr&gt;</w:t>
      </w:r>
    </w:p>
    <w:p w14:paraId="6D2AEDC2"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&lt;StrtNm&gt;5th Avenue&lt;/StrtNm&gt;</w:t>
      </w:r>
    </w:p>
    <w:p w14:paraId="22F01461"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&lt;TwnNm&gt;New York&lt;/TwnNm&gt;</w:t>
      </w:r>
    </w:p>
    <w:p w14:paraId="6F4A8C1A"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&lt;AdrLine&gt;260&lt;/AdrLine&gt;</w:t>
      </w:r>
    </w:p>
    <w:p w14:paraId="19EDAA7F"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&lt;/PstlAdr&gt;</w:t>
      </w:r>
    </w:p>
    <w:p w14:paraId="4DB29716"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&lt;Id&gt;</w:t>
      </w:r>
    </w:p>
    <w:p w14:paraId="575B15BC"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&lt;OrgId&gt;</w:t>
      </w:r>
    </w:p>
    <w:p w14:paraId="5C5DB8F8"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&lt;Othr&gt;</w:t>
      </w:r>
    </w:p>
    <w:p w14:paraId="128DDC9C"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&lt;Id&gt;020202&lt;/Id&gt; &lt;!-- Taxpayer Agent TIN --&gt;</w:t>
      </w:r>
    </w:p>
    <w:p w14:paraId="67551054"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&lt;/Othr&gt;</w:t>
      </w:r>
    </w:p>
    <w:p w14:paraId="4560678B"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&lt;/OrgId&gt;</w:t>
      </w:r>
    </w:p>
    <w:p w14:paraId="1E711118"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&lt;/Id&gt;</w:t>
      </w:r>
    </w:p>
    <w:p w14:paraId="72A99823"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&lt;/Dbtr&gt;</w:t>
      </w:r>
    </w:p>
    <w:p w14:paraId="6F3E6F6C"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&lt;DbtrAcct&gt;</w:t>
      </w:r>
    </w:p>
    <w:p w14:paraId="4945740D"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&lt;Id&gt;</w:t>
      </w:r>
    </w:p>
    <w:p w14:paraId="0881ED45"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&lt;IBAN&gt;ND51VZTC26936432743&lt;/IBAN&gt;</w:t>
      </w:r>
    </w:p>
    <w:p w14:paraId="7B781BAC"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&lt;/Id&gt;</w:t>
      </w:r>
    </w:p>
    <w:p w14:paraId="49CA8ABF"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&lt;/DbtrAcct&gt;</w:t>
      </w:r>
    </w:p>
    <w:p w14:paraId="7A39A590"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&lt;DbtrAgt&gt;</w:t>
      </w:r>
    </w:p>
    <w:p w14:paraId="10917FE6"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&lt;FinInstnId&gt;</w:t>
      </w:r>
    </w:p>
    <w:p w14:paraId="38E45453"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&lt;BICFI&gt;BAGAGE22&lt;/BICFI&gt;</w:t>
      </w:r>
    </w:p>
    <w:p w14:paraId="2A83CFB7"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&lt;ClrSysMmbId&gt;</w:t>
      </w:r>
    </w:p>
    <w:p w14:paraId="1DC477F9"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&lt;MmbId&gt;INDTYPE1&lt;/MmbId&gt; &lt;!-- Payee PSP, Type 1 Participant --&gt;</w:t>
      </w:r>
    </w:p>
    <w:p w14:paraId="153B52CB"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&lt;/ClrSysMmbId&gt;</w:t>
      </w:r>
    </w:p>
    <w:p w14:paraId="1FE3E63A"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&lt;/FinInstnId&gt;</w:t>
      </w:r>
    </w:p>
    <w:p w14:paraId="0504068E"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&lt;/DbtrAgt&gt;</w:t>
      </w:r>
    </w:p>
    <w:p w14:paraId="067C3401"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&lt;CdtrAgt&gt;</w:t>
      </w:r>
    </w:p>
    <w:p w14:paraId="65E3C99A"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&lt;FinInstnId&gt;</w:t>
      </w:r>
    </w:p>
    <w:p w14:paraId="6EB9FE78"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&lt;BICFI&gt;TBCBGE22&lt;/BICFI&gt;</w:t>
      </w:r>
    </w:p>
    <w:p w14:paraId="70644684"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&lt;/FinInstnId&gt;</w:t>
      </w:r>
    </w:p>
    <w:p w14:paraId="51F218C8"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&lt;/CdtrAgt&gt;</w:t>
      </w:r>
    </w:p>
    <w:p w14:paraId="4FADA0F9"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&lt;Cdtr&gt;</w:t>
      </w:r>
    </w:p>
    <w:p w14:paraId="53055503"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&lt;Nm&gt;Electricity Company&lt;/Nm&gt;</w:t>
      </w:r>
    </w:p>
    <w:p w14:paraId="0E9B24CA"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&lt;Id&gt;</w:t>
      </w:r>
    </w:p>
    <w:p w14:paraId="70DF24E8"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&lt;OrgId&gt;</w:t>
      </w:r>
    </w:p>
    <w:p w14:paraId="3B97DC15"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&lt;Othr&gt;</w:t>
      </w:r>
    </w:p>
    <w:p w14:paraId="4BE2D896"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&lt;Id&gt;777777&lt;/Id&gt; &lt;!-- Taxpayee TIN --&gt;</w:t>
      </w:r>
    </w:p>
    <w:p w14:paraId="589BCCDB"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&lt;/Othr&gt;</w:t>
      </w:r>
    </w:p>
    <w:p w14:paraId="6C0EC9A5"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lastRenderedPageBreak/>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&lt;/OrgId&gt;</w:t>
      </w:r>
    </w:p>
    <w:p w14:paraId="0E5AA1DA"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&lt;/Id&gt;</w:t>
      </w:r>
    </w:p>
    <w:p w14:paraId="45FFD2AE"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&lt;/Cdtr&gt;</w:t>
      </w:r>
    </w:p>
    <w:p w14:paraId="024236AE"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&lt;CdtrAcct&gt;</w:t>
      </w:r>
    </w:p>
    <w:p w14:paraId="4138600B"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&lt;Id&gt;</w:t>
      </w:r>
    </w:p>
    <w:p w14:paraId="2AC94DA2"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&lt;IBAN&gt;XG64NQWH33964017275&lt;/IBAN&gt;</w:t>
      </w:r>
    </w:p>
    <w:p w14:paraId="07B3FCD9"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&lt;/Id&gt;</w:t>
      </w:r>
    </w:p>
    <w:p w14:paraId="1EF7BEC4"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&lt;/CdtrAcct&gt;</w:t>
      </w:r>
    </w:p>
    <w:p w14:paraId="215E25F2"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&lt;RltdRmtInf&gt;</w:t>
      </w:r>
    </w:p>
    <w:p w14:paraId="33E265FE"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&lt;RmtId&gt;QR&lt;/RmtId&gt; &lt;!-- Payment initiation channel : QR--&gt;</w:t>
      </w:r>
    </w:p>
    <w:p w14:paraId="0F6F9A24"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&lt;/RltdRmtInf&gt;</w:t>
      </w:r>
    </w:p>
    <w:p w14:paraId="47791AE3"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&lt;RmtInf&gt;</w:t>
      </w:r>
    </w:p>
    <w:p w14:paraId="0C095F11"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&lt;Ustrd&gt;April 2025 electricity invoice&lt;/Ustrd&gt;</w:t>
      </w:r>
    </w:p>
    <w:p w14:paraId="5E90D887"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&lt;Strd&gt;</w:t>
      </w:r>
    </w:p>
    <w:p w14:paraId="75CFAC93"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&lt;RfrdDocInf&gt;</w:t>
      </w:r>
    </w:p>
    <w:p w14:paraId="3B1C7512"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&lt;Nb&gt;00045&lt;/Nb&gt; &lt;!-- Payment Order Number --&gt;</w:t>
      </w:r>
    </w:p>
    <w:p w14:paraId="4DC3FC25"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&lt;RltdDt&gt;2025-05-30&lt;/RltdDt&gt; &lt;!-- Payment Order Date --&gt;</w:t>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p>
    <w:p w14:paraId="72ACF1A7"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&lt;LineDtls&gt;</w:t>
      </w:r>
    </w:p>
    <w:p w14:paraId="6FBF882E"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&lt;Id&gt;</w:t>
      </w:r>
    </w:p>
    <w:p w14:paraId="21D837EF"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&lt;RltdDt&gt;2025-05-30&lt;/RltdDt&gt; &lt;!-- Payment Order Submission Date --&gt;</w:t>
      </w:r>
    </w:p>
    <w:p w14:paraId="7EE6A2F6"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&lt;/Id&gt;</w:t>
      </w:r>
    </w:p>
    <w:p w14:paraId="7106C115"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&lt;/LineDtls&gt;</w:t>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p>
    <w:p w14:paraId="2B2A3D70"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&lt;/RfrdDocInf&gt;</w:t>
      </w:r>
    </w:p>
    <w:p w14:paraId="0E83C071"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&lt;CdtrRefInf&gt;</w:t>
      </w:r>
    </w:p>
    <w:p w14:paraId="6F7A5EDA"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&lt;Tp&gt;</w:t>
      </w:r>
    </w:p>
    <w:p w14:paraId="4495CD0D"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&lt;CdOrPrtry&gt;</w:t>
      </w:r>
    </w:p>
    <w:p w14:paraId="41E84F4D"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&lt;Prtry&gt;SERV&lt;/Prtry&gt; &lt;!-- SERV Payemnt Type--&gt;</w:t>
      </w:r>
    </w:p>
    <w:p w14:paraId="0837262D"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&lt;/CdOrPrtry&gt;</w:t>
      </w:r>
    </w:p>
    <w:p w14:paraId="46C040B9"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&lt;/Tp&gt;</w:t>
      </w:r>
    </w:p>
    <w:p w14:paraId="587FD1C5"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&lt;Ref&gt;012312&lt;/Ref&gt; &lt;!-- SERV Payment--&gt;</w:t>
      </w:r>
    </w:p>
    <w:p w14:paraId="3A9F673B"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&lt;/CdtrRefInf&gt;</w:t>
      </w:r>
    </w:p>
    <w:p w14:paraId="10481528"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&lt;AddtlRmtInf&gt;Electricity Invoice Nr: 89123123&lt;/AddtlRmtInf&gt; &lt;!-- Additional Purpose of Payment --&gt;</w:t>
      </w:r>
    </w:p>
    <w:p w14:paraId="38606763"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&lt;/Strd&gt;</w:t>
      </w:r>
    </w:p>
    <w:p w14:paraId="656B2238"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&lt;/RmtInf&gt;</w:t>
      </w:r>
    </w:p>
    <w:p w14:paraId="5A0CB5B4"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&lt;/CdtTrfTxInf&gt;</w:t>
      </w:r>
    </w:p>
    <w:p w14:paraId="34A3A1CB"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&lt;CdtTrfTxInf&gt;</w:t>
      </w:r>
    </w:p>
    <w:p w14:paraId="0482B5B4"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&lt;PmtId&gt;</w:t>
      </w:r>
    </w:p>
    <w:p w14:paraId="25815C69"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&lt;InstrId&gt;JUNIT_00000003301&lt;/InstrId&gt; &lt;!-- If present, must be equal to TxId--&gt;</w:t>
      </w:r>
    </w:p>
    <w:p w14:paraId="6EC2ED73"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lastRenderedPageBreak/>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&lt;EndToEndId&gt;Request_to_pay_ref_001&lt;/EndToEndId&gt; &lt;!-- RTP (Request To Pay) reference --&gt;</w:t>
      </w:r>
    </w:p>
    <w:p w14:paraId="471C55A7"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&lt;TxId&gt;JUNIT_00000003301&lt;/TxId&gt;</w:t>
      </w:r>
    </w:p>
    <w:p w14:paraId="250ED1B2"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&lt;/PmtId&gt;</w:t>
      </w:r>
    </w:p>
    <w:p w14:paraId="448F4DF7"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&lt;PmtTpInf&gt;</w:t>
      </w:r>
    </w:p>
    <w:p w14:paraId="48AECE54"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&lt;SvcLvl&gt;</w:t>
      </w:r>
    </w:p>
    <w:p w14:paraId="752E3EEF"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&lt;Cd&gt;SEPA&lt;/Cd&gt;</w:t>
      </w:r>
    </w:p>
    <w:p w14:paraId="0A314F8A"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&lt;/SvcLvl&gt;</w:t>
      </w:r>
    </w:p>
    <w:p w14:paraId="20C50639"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&lt;LclInstrm&gt;</w:t>
      </w:r>
    </w:p>
    <w:p w14:paraId="418C8F2D"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&lt;Cd&gt;B2B&lt;/Cd&gt;</w:t>
      </w:r>
    </w:p>
    <w:p w14:paraId="485D7C5A"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&lt;/LclInstrm&gt;</w:t>
      </w:r>
    </w:p>
    <w:p w14:paraId="45785BB7"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&lt;CtgyPurp&gt;</w:t>
      </w:r>
    </w:p>
    <w:p w14:paraId="35635F36"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&lt;Cd&gt;SUPP&lt;/Cd&gt;</w:t>
      </w:r>
    </w:p>
    <w:p w14:paraId="40486B64"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&lt;/CtgyPurp&gt;</w:t>
      </w:r>
    </w:p>
    <w:p w14:paraId="354CADD3"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&lt;/PmtTpInf&gt;</w:t>
      </w:r>
    </w:p>
    <w:p w14:paraId="59B550F7"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&lt;IntrBkSttlmAmt Ccy="GEL"&gt;150.00&lt;/IntrBkSttlmAmt&gt;</w:t>
      </w:r>
    </w:p>
    <w:p w14:paraId="1BF0015A"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&lt;ChrgBr&gt;SLEV&lt;/ChrgBr&gt;</w:t>
      </w:r>
    </w:p>
    <w:p w14:paraId="6170A991"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&lt;Dbtr&gt;</w:t>
      </w:r>
    </w:p>
    <w:p w14:paraId="3A2611A4"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&lt;Nm&gt;Marc Marquez&lt;/Nm&gt;</w:t>
      </w:r>
    </w:p>
    <w:p w14:paraId="617FA4FB"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&lt;PstlAdr&gt;</w:t>
      </w:r>
    </w:p>
    <w:p w14:paraId="78E91A4E"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&lt;StrtNm&gt;Nikoloz Beradze St&lt;/StrtNm&gt;</w:t>
      </w:r>
    </w:p>
    <w:p w14:paraId="21A31C79"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&lt;TwnNm&gt;Tibilisi&lt;/TwnNm&gt;</w:t>
      </w:r>
    </w:p>
    <w:p w14:paraId="0988046F"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&lt;AdrLine&gt;Tibilisi Mall, 260&lt;/AdrLine&gt;</w:t>
      </w:r>
    </w:p>
    <w:p w14:paraId="421ECBD3"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&lt;/PstlAdr&gt;</w:t>
      </w:r>
    </w:p>
    <w:p w14:paraId="327E2BA7"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&lt;Id&gt;</w:t>
      </w:r>
    </w:p>
    <w:p w14:paraId="2D5D82E1"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&lt;PrvtId&gt;</w:t>
      </w:r>
    </w:p>
    <w:p w14:paraId="7772CA13"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&lt;DtAndPlcOfBirth&gt;</w:t>
      </w:r>
    </w:p>
    <w:p w14:paraId="09BF4107"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&lt;BirthDt&gt;1985-01-01&lt;/BirthDt&gt;</w:t>
      </w:r>
    </w:p>
    <w:p w14:paraId="092E626B"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&lt;CityOfBirth&gt;Cluj Napoca&lt;/CityOfBirth&gt;</w:t>
      </w:r>
    </w:p>
    <w:p w14:paraId="5382512D"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&lt;CtryOfBirth&gt;RO&lt;/CtryOfBirth&gt;</w:t>
      </w:r>
    </w:p>
    <w:p w14:paraId="49710EED"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&lt;/DtAndPlcOfBirth&gt;</w:t>
      </w:r>
    </w:p>
    <w:p w14:paraId="1156834D"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&lt;Othr&gt;</w:t>
      </w:r>
    </w:p>
    <w:p w14:paraId="3EF7D559"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&lt;Id&gt;020777&lt;/Id&gt; &lt;!-- Taxpayer Agent TIN --&gt;</w:t>
      </w:r>
    </w:p>
    <w:p w14:paraId="44C08FE6"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&lt;/Othr&gt;</w:t>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p>
    <w:p w14:paraId="2A5D38DB"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&lt;/PrvtId&gt;</w:t>
      </w:r>
    </w:p>
    <w:p w14:paraId="555AFC47"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&lt;/Id&gt;</w:t>
      </w:r>
    </w:p>
    <w:p w14:paraId="1E8D1E04"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&lt;/Dbtr&gt;</w:t>
      </w:r>
    </w:p>
    <w:p w14:paraId="26C53A59"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&lt;DbtrAcct&gt;</w:t>
      </w:r>
    </w:p>
    <w:p w14:paraId="775C3954"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&lt;Id&gt;</w:t>
      </w:r>
    </w:p>
    <w:p w14:paraId="281032EB"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lastRenderedPageBreak/>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&lt;IBAN&gt;ND51VZTC26936432749&lt;/IBAN&gt;</w:t>
      </w:r>
    </w:p>
    <w:p w14:paraId="107E2E53"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&lt;/Id&gt;</w:t>
      </w:r>
    </w:p>
    <w:p w14:paraId="53C3EE88"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&lt;/DbtrAcct&gt;</w:t>
      </w:r>
    </w:p>
    <w:p w14:paraId="1EA2C315"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&lt;DbtrAgt&gt;</w:t>
      </w:r>
    </w:p>
    <w:p w14:paraId="6522B0C7"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&lt;FinInstnId&gt;</w:t>
      </w:r>
    </w:p>
    <w:p w14:paraId="7EE4AC50"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&lt;BICFI&gt;BAGAGE22&lt;/BICFI&gt;</w:t>
      </w:r>
    </w:p>
    <w:p w14:paraId="25B37A17"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&lt;ClrSysMmbId&gt;</w:t>
      </w:r>
    </w:p>
    <w:p w14:paraId="715F9619"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&lt;MmbId&gt;INDTYPE1&lt;/MmbId&gt; &lt;!-- Payee PSP, Type 1 Participant --&gt;</w:t>
      </w:r>
    </w:p>
    <w:p w14:paraId="7B0E43CD"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&lt;/ClrSysMmbId&gt;</w:t>
      </w:r>
    </w:p>
    <w:p w14:paraId="6D4C0016"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&lt;/FinInstnId&gt;</w:t>
      </w:r>
    </w:p>
    <w:p w14:paraId="17AC4C7F"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&lt;/DbtrAgt&gt;</w:t>
      </w:r>
    </w:p>
    <w:p w14:paraId="47FF6B65"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&lt;CdtrAgt&gt;</w:t>
      </w:r>
    </w:p>
    <w:p w14:paraId="2CC7D191"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&lt;FinInstnId&gt;</w:t>
      </w:r>
    </w:p>
    <w:p w14:paraId="08BF7348"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&lt;BICFI&gt;FBBAGE22&lt;/BICFI&gt;</w:t>
      </w:r>
    </w:p>
    <w:p w14:paraId="33B64F33"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&lt;/FinInstnId&gt;</w:t>
      </w:r>
    </w:p>
    <w:p w14:paraId="74091A49"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&lt;/CdtrAgt&gt;</w:t>
      </w:r>
    </w:p>
    <w:p w14:paraId="1C425CA8"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&lt;Cdtr&gt;</w:t>
      </w:r>
    </w:p>
    <w:p w14:paraId="38E94F81"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&lt;Nm&gt;Nike Company&lt;/Nm&gt;</w:t>
      </w:r>
    </w:p>
    <w:p w14:paraId="699BE3B9"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&lt;Id&gt;</w:t>
      </w:r>
    </w:p>
    <w:p w14:paraId="1C7C2493"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&lt;OrgId&gt;</w:t>
      </w:r>
    </w:p>
    <w:p w14:paraId="6193D240"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&lt;Othr&gt;</w:t>
      </w:r>
    </w:p>
    <w:p w14:paraId="7EF5B996"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&lt;Id&gt;777777&lt;/Id&gt; &lt;!-- Taxpayee TIN --&gt;</w:t>
      </w:r>
    </w:p>
    <w:p w14:paraId="33DDB59D"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&lt;/Othr&gt;</w:t>
      </w:r>
    </w:p>
    <w:p w14:paraId="5B8D2745"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&lt;/OrgId&gt;</w:t>
      </w:r>
    </w:p>
    <w:p w14:paraId="512856BC"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&lt;/Id&gt;</w:t>
      </w:r>
    </w:p>
    <w:p w14:paraId="13944DE1"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&lt;/Cdtr&gt;</w:t>
      </w:r>
    </w:p>
    <w:p w14:paraId="3B7C7393"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&lt;CdtrAcct&gt;</w:t>
      </w:r>
    </w:p>
    <w:p w14:paraId="306AA924"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&lt;Id&gt;</w:t>
      </w:r>
    </w:p>
    <w:p w14:paraId="06E7A2A6"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&lt;IBAN&gt;XG64NQWH33964017278&lt;/IBAN&gt;</w:t>
      </w:r>
    </w:p>
    <w:p w14:paraId="7F57623D"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&lt;/Id&gt;</w:t>
      </w:r>
    </w:p>
    <w:p w14:paraId="5660B73E"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&lt;/CdtrAcct&gt;</w:t>
      </w:r>
    </w:p>
    <w:p w14:paraId="5762B3BE"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&lt;RltdRmtInf&gt;</w:t>
      </w:r>
    </w:p>
    <w:p w14:paraId="00966149"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&lt;RmtId&gt;QR&lt;/RmtId&gt; &lt;!-- Payment initiation channel : QR--&gt;</w:t>
      </w:r>
    </w:p>
    <w:p w14:paraId="241ED828"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&lt;/RltdRmtInf&gt;</w:t>
      </w:r>
    </w:p>
    <w:p w14:paraId="4E573792"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&lt;RmtInf&gt;</w:t>
      </w:r>
    </w:p>
    <w:p w14:paraId="02FBB47F"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&lt;Ustrd&gt;Nike Shoes&lt;/Ustrd&gt;</w:t>
      </w:r>
    </w:p>
    <w:p w14:paraId="0D481CD8"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&lt;Strd&gt;</w:t>
      </w:r>
    </w:p>
    <w:p w14:paraId="2287407F"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&lt;RfrdDocInf&gt;</w:t>
      </w:r>
    </w:p>
    <w:p w14:paraId="39C2112F"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&lt;Nb&gt;00046&lt;/Nb&gt; &lt;!-- Payment Order Number --&gt;</w:t>
      </w:r>
    </w:p>
    <w:p w14:paraId="651A067C"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lastRenderedPageBreak/>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&lt;RltdDt&gt;2025-05-30&lt;/RltdDt&gt; &lt;!-- Payment Order Date --&gt;</w:t>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p>
    <w:p w14:paraId="3277B371"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&lt;LineDtls&gt;</w:t>
      </w:r>
    </w:p>
    <w:p w14:paraId="352BBB36"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&lt;Id&gt;</w:t>
      </w:r>
    </w:p>
    <w:p w14:paraId="69B9D331"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&lt;RltdDt&gt;2025-05-30&lt;/RltdDt&gt; &lt;!-- Payment Order Submission Date --&gt;</w:t>
      </w:r>
    </w:p>
    <w:p w14:paraId="18E7F112"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&lt;/Id&gt;</w:t>
      </w:r>
    </w:p>
    <w:p w14:paraId="1517F318"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&lt;/LineDtls&gt;</w:t>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p>
    <w:p w14:paraId="52D591FF"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&lt;/RfrdDocInf&gt;</w:t>
      </w:r>
    </w:p>
    <w:p w14:paraId="664EB8E7"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&lt;CdtrRefInf&gt;</w:t>
      </w:r>
    </w:p>
    <w:p w14:paraId="75186AE1"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&lt;Tp&gt;</w:t>
      </w:r>
    </w:p>
    <w:p w14:paraId="44C92855"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&lt;CdOrPrtry&gt;</w:t>
      </w:r>
    </w:p>
    <w:p w14:paraId="741D229D"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&lt;Prtry&gt;MCC&lt;/Prtry&gt; &lt;!-- MCC Payemnt Type--&gt;</w:t>
      </w:r>
    </w:p>
    <w:p w14:paraId="1CC5C3CB"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&lt;/CdOrPrtry&gt;</w:t>
      </w:r>
    </w:p>
    <w:p w14:paraId="69F505CE"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&lt;/Tp&gt;</w:t>
      </w:r>
    </w:p>
    <w:p w14:paraId="77EC9F7A"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&lt;Ref&gt;012313&lt;/Ref&gt; &lt;!-- MCC Payment--&gt;</w:t>
      </w:r>
    </w:p>
    <w:p w14:paraId="4BAEFDE3"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&lt;/CdtrRefInf&gt;</w:t>
      </w:r>
    </w:p>
    <w:p w14:paraId="134EBCF8"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&lt;AddtlRmtInf&gt;Nike Air Max Shoe Model&lt;/AddtlRmtInf&gt; &lt;!-- Additional Purpose of Payment --&gt;</w:t>
      </w:r>
    </w:p>
    <w:p w14:paraId="4EB41EDB"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&lt;/Strd&gt;</w:t>
      </w:r>
    </w:p>
    <w:p w14:paraId="6F108A34" w14:textId="77777777" w:rsidR="0057384B" w:rsidRP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&lt;/RmtInf&gt;</w:t>
      </w:r>
    </w:p>
    <w:p w14:paraId="7D8633AD" w14:textId="77777777" w:rsidR="0057384B" w:rsidRDefault="0057384B"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57384B">
        <w:rPr>
          <w:rFonts w:ascii="Consolas" w:eastAsia="Times New Roman" w:hAnsi="Consolas" w:cs="Times New Roman"/>
          <w:kern w:val="0"/>
          <w:sz w:val="20"/>
          <w14:ligatures w14:val="none"/>
        </w:rPr>
        <w:tab/>
      </w:r>
      <w:r w:rsidRPr="0057384B">
        <w:rPr>
          <w:rFonts w:ascii="Consolas" w:eastAsia="Times New Roman" w:hAnsi="Consolas" w:cs="Times New Roman"/>
          <w:kern w:val="0"/>
          <w:sz w:val="20"/>
          <w14:ligatures w14:val="none"/>
        </w:rPr>
        <w:tab/>
        <w:t>&lt;/CdtTrfTxInf&gt;</w:t>
      </w:r>
    </w:p>
    <w:p w14:paraId="26A7C265" w14:textId="139CB2DB" w:rsidR="007542B8" w:rsidRPr="007542B8" w:rsidRDefault="007542B8" w:rsidP="00AC2C08">
      <w:pPr>
        <w:shd w:val="clear" w:color="auto" w:fill="F2F2F2" w:themeFill="background1" w:themeFillShade="F2"/>
        <w:spacing w:before="100" w:after="100" w:line="240" w:lineRule="auto"/>
        <w:ind w:left="360"/>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t>&lt;/env:FIToFICstmrCdtTrf&gt;</w:t>
      </w:r>
    </w:p>
    <w:p w14:paraId="0CD9545E"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&lt;/env:Message&gt;</w:t>
      </w:r>
    </w:p>
    <w:p w14:paraId="700EC267" w14:textId="77777777" w:rsidR="007542B8" w:rsidRDefault="007542B8" w:rsidP="007542B8">
      <w:pPr>
        <w:pStyle w:val="Standardtext"/>
        <w:sectPr w:rsidR="007542B8" w:rsidSect="007542B8">
          <w:pgSz w:w="16839" w:h="11907" w:orient="landscape" w:code="9"/>
          <w:pgMar w:top="1080" w:right="1440" w:bottom="1080" w:left="1440" w:header="567" w:footer="567" w:gutter="0"/>
          <w:cols w:space="708"/>
          <w:titlePg/>
          <w:docGrid w:linePitch="360"/>
        </w:sectPr>
      </w:pPr>
    </w:p>
    <w:p w14:paraId="066254BF" w14:textId="371FE0CE" w:rsidR="007542B8" w:rsidRDefault="007542B8" w:rsidP="007542B8">
      <w:pPr>
        <w:pStyle w:val="Heading1"/>
      </w:pPr>
      <w:bookmarkStart w:id="144" w:name="_Toc201082164"/>
      <w:r>
        <w:lastRenderedPageBreak/>
        <w:t xml:space="preserve">Payment </w:t>
      </w:r>
      <w:r w:rsidR="003B5E76">
        <w:t>S</w:t>
      </w:r>
      <w:r>
        <w:t xml:space="preserve">tatus </w:t>
      </w:r>
      <w:r w:rsidR="003B5E76">
        <w:t>R</w:t>
      </w:r>
      <w:r>
        <w:t>eport (pacs.002.001.07)</w:t>
      </w:r>
      <w:bookmarkEnd w:id="144"/>
    </w:p>
    <w:p w14:paraId="29233736" w14:textId="55997592" w:rsidR="007542B8" w:rsidRDefault="007542B8" w:rsidP="007542B8">
      <w:pPr>
        <w:pStyle w:val="Heading2"/>
      </w:pPr>
      <w:bookmarkStart w:id="145" w:name="_Toc201082165"/>
      <w:r>
        <w:t>Description</w:t>
      </w:r>
      <w:bookmarkEnd w:id="145"/>
    </w:p>
    <w:p w14:paraId="42DAC8EB" w14:textId="77777777" w:rsidR="007542B8" w:rsidRPr="007542B8" w:rsidRDefault="007542B8" w:rsidP="007542B8">
      <w:pPr>
        <w:spacing w:line="276" w:lineRule="auto"/>
        <w:jc w:val="both"/>
        <w:rPr>
          <w:rFonts w:eastAsia="Times New Roman" w:cs="Times New Roman"/>
          <w14:ligatures w14:val="none"/>
        </w:rPr>
      </w:pPr>
      <w:r w:rsidRPr="007542B8">
        <w:rPr>
          <w:rFonts w:eastAsia="Times New Roman" w:cs="Times New Roman"/>
          <w14:ligatures w14:val="none"/>
        </w:rPr>
        <w:t>The Customer Payment Status Report message is sent by the agent indicated in the previous part of the payment chain. It is used to inform this part of the positive or negative status of an instruction.</w:t>
      </w:r>
    </w:p>
    <w:p w14:paraId="5E5AB204" w14:textId="77777777" w:rsidR="007542B8" w:rsidRPr="007542B8" w:rsidRDefault="007542B8" w:rsidP="007542B8">
      <w:pPr>
        <w:spacing w:line="276" w:lineRule="auto"/>
        <w:jc w:val="both"/>
        <w:rPr>
          <w:rFonts w:eastAsia="Times New Roman" w:cs="Times New Roman"/>
          <w14:ligatures w14:val="none"/>
        </w:rPr>
      </w:pPr>
      <w:r w:rsidRPr="007542B8">
        <w:rPr>
          <w:rFonts w:eastAsia="Times New Roman" w:cs="Times New Roman"/>
          <w14:ligatures w14:val="none"/>
        </w:rPr>
        <w:t>The message is used to update the status of messages sent by ACH participants, for files that are:</w:t>
      </w:r>
    </w:p>
    <w:p w14:paraId="586C2AB4" w14:textId="77777777" w:rsidR="007542B8" w:rsidRPr="007542B8" w:rsidRDefault="007542B8">
      <w:pPr>
        <w:numPr>
          <w:ilvl w:val="0"/>
          <w:numId w:val="19"/>
        </w:numPr>
        <w:spacing w:before="0" w:after="0" w:line="276" w:lineRule="auto"/>
        <w:rPr>
          <w:rFonts w:eastAsiaTheme="minorEastAsia" w:cs="Tahoma"/>
          <w:kern w:val="0"/>
          <w14:ligatures w14:val="none"/>
        </w:rPr>
      </w:pPr>
      <w:r w:rsidRPr="007542B8">
        <w:rPr>
          <w:rFonts w:eastAsiaTheme="minorEastAsia" w:cs="Tahoma"/>
          <w:kern w:val="0"/>
          <w14:ligatures w14:val="none"/>
        </w:rPr>
        <w:t>Accepted</w:t>
      </w:r>
    </w:p>
    <w:p w14:paraId="48AF20C5" w14:textId="77777777" w:rsidR="007542B8" w:rsidRDefault="007542B8">
      <w:pPr>
        <w:numPr>
          <w:ilvl w:val="0"/>
          <w:numId w:val="19"/>
        </w:numPr>
        <w:spacing w:before="0" w:after="0" w:line="276" w:lineRule="auto"/>
        <w:rPr>
          <w:rFonts w:eastAsiaTheme="minorEastAsia" w:cs="Tahoma"/>
          <w:kern w:val="0"/>
          <w14:ligatures w14:val="none"/>
        </w:rPr>
      </w:pPr>
      <w:r w:rsidRPr="007542B8">
        <w:rPr>
          <w:rFonts w:eastAsiaTheme="minorEastAsia" w:cs="Tahoma"/>
          <w:kern w:val="0"/>
          <w14:ligatures w14:val="none"/>
        </w:rPr>
        <w:t>Rejected</w:t>
      </w:r>
    </w:p>
    <w:p w14:paraId="34F25BFF" w14:textId="5FB67FC0" w:rsidR="0061533B" w:rsidRPr="007542B8" w:rsidRDefault="0061533B">
      <w:pPr>
        <w:numPr>
          <w:ilvl w:val="0"/>
          <w:numId w:val="19"/>
        </w:numPr>
        <w:spacing w:before="0" w:after="0" w:line="276" w:lineRule="auto"/>
        <w:rPr>
          <w:rFonts w:eastAsiaTheme="minorEastAsia" w:cs="Tahoma"/>
          <w:kern w:val="0"/>
          <w14:ligatures w14:val="none"/>
        </w:rPr>
      </w:pPr>
      <w:r>
        <w:rPr>
          <w:rFonts w:eastAsiaTheme="minorEastAsia" w:cs="Tahoma"/>
          <w:kern w:val="0"/>
          <w14:ligatures w14:val="none"/>
        </w:rPr>
        <w:t>Partial</w:t>
      </w:r>
    </w:p>
    <w:p w14:paraId="74622F32" w14:textId="1363E779" w:rsidR="0061533B" w:rsidRPr="006F75BB" w:rsidRDefault="007542B8">
      <w:pPr>
        <w:numPr>
          <w:ilvl w:val="0"/>
          <w:numId w:val="19"/>
        </w:numPr>
        <w:spacing w:before="0" w:after="0" w:line="276" w:lineRule="auto"/>
      </w:pPr>
      <w:r w:rsidRPr="0061533B">
        <w:rPr>
          <w:rFonts w:eastAsiaTheme="minorEastAsia" w:cs="Tahoma"/>
          <w:kern w:val="0"/>
          <w14:ligatures w14:val="none"/>
        </w:rPr>
        <w:t>Settled</w:t>
      </w:r>
    </w:p>
    <w:p w14:paraId="6C70BF73" w14:textId="2EF7D2E4" w:rsidR="007542B8" w:rsidRPr="007542B8" w:rsidRDefault="007542B8">
      <w:pPr>
        <w:numPr>
          <w:ilvl w:val="0"/>
          <w:numId w:val="19"/>
        </w:numPr>
        <w:spacing w:before="0" w:after="0" w:line="276" w:lineRule="auto"/>
      </w:pPr>
      <w:r w:rsidRPr="0061533B">
        <w:rPr>
          <w:rFonts w:eastAsia="Times New Roman" w:cs="Tahoma"/>
          <w14:ligatures w14:val="none"/>
        </w:rPr>
        <w:t>Canceled</w:t>
      </w:r>
    </w:p>
    <w:p w14:paraId="395397D9" w14:textId="1CA371B4" w:rsidR="007542B8" w:rsidRPr="007542B8" w:rsidRDefault="007542B8" w:rsidP="007542B8">
      <w:pPr>
        <w:pStyle w:val="Heading2"/>
      </w:pPr>
      <w:bookmarkStart w:id="146" w:name="_Toc201082166"/>
      <w:r>
        <w:t>The Structure</w:t>
      </w:r>
      <w:bookmarkEnd w:id="146"/>
    </w:p>
    <w:tbl>
      <w:tblPr>
        <w:tblStyle w:val="TableColouredwithborders3"/>
        <w:tblW w:w="7869" w:type="dxa"/>
        <w:jc w:val="center"/>
        <w:tblLayout w:type="fixed"/>
        <w:tblLook w:val="04A0" w:firstRow="1" w:lastRow="0" w:firstColumn="1" w:lastColumn="0" w:noHBand="0" w:noVBand="1"/>
      </w:tblPr>
      <w:tblGrid>
        <w:gridCol w:w="1255"/>
        <w:gridCol w:w="630"/>
        <w:gridCol w:w="1667"/>
        <w:gridCol w:w="2242"/>
        <w:gridCol w:w="2075"/>
      </w:tblGrid>
      <w:tr w:rsidR="007542B8" w:rsidRPr="007542B8" w14:paraId="7853B4C0" w14:textId="77777777" w:rsidTr="007542B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5" w:type="dxa"/>
          </w:tcPr>
          <w:p w14:paraId="61AE12E9" w14:textId="77777777" w:rsidR="007542B8" w:rsidRPr="007542B8" w:rsidRDefault="007542B8" w:rsidP="007542B8">
            <w:pPr>
              <w:spacing w:line="276" w:lineRule="auto"/>
              <w:jc w:val="both"/>
              <w:rPr>
                <w:sz w:val="24"/>
                <w:szCs w:val="24"/>
              </w:rPr>
            </w:pPr>
            <w:r w:rsidRPr="007542B8">
              <w:rPr>
                <w:sz w:val="24"/>
                <w:szCs w:val="24"/>
              </w:rPr>
              <w:t>INDEX</w:t>
            </w:r>
          </w:p>
        </w:tc>
        <w:tc>
          <w:tcPr>
            <w:tcW w:w="630" w:type="dxa"/>
          </w:tcPr>
          <w:p w14:paraId="6E185A78" w14:textId="77777777" w:rsidR="007542B8" w:rsidRPr="007542B8" w:rsidRDefault="007542B8" w:rsidP="007542B8">
            <w:pPr>
              <w:spacing w:line="276" w:lineRule="auto"/>
              <w:jc w:val="both"/>
              <w:cnfStyle w:val="100000000000" w:firstRow="1" w:lastRow="0" w:firstColumn="0" w:lastColumn="0" w:oddVBand="0" w:evenVBand="0" w:oddHBand="0" w:evenHBand="0" w:firstRowFirstColumn="0" w:firstRowLastColumn="0" w:lastRowFirstColumn="0" w:lastRowLastColumn="0"/>
              <w:rPr>
                <w:sz w:val="24"/>
                <w:szCs w:val="24"/>
              </w:rPr>
            </w:pPr>
          </w:p>
        </w:tc>
        <w:tc>
          <w:tcPr>
            <w:tcW w:w="1667" w:type="dxa"/>
          </w:tcPr>
          <w:p w14:paraId="3753A807" w14:textId="77777777" w:rsidR="007542B8" w:rsidRPr="007542B8" w:rsidRDefault="007542B8" w:rsidP="007542B8">
            <w:pPr>
              <w:spacing w:line="276"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7542B8">
              <w:rPr>
                <w:sz w:val="24"/>
                <w:szCs w:val="24"/>
              </w:rPr>
              <w:t>ELEMENT</w:t>
            </w:r>
          </w:p>
        </w:tc>
        <w:tc>
          <w:tcPr>
            <w:tcW w:w="2242" w:type="dxa"/>
          </w:tcPr>
          <w:p w14:paraId="1F61E6E4" w14:textId="77777777" w:rsidR="007542B8" w:rsidRPr="007542B8" w:rsidRDefault="007542B8" w:rsidP="007542B8">
            <w:pPr>
              <w:spacing w:line="276"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7542B8">
              <w:rPr>
                <w:sz w:val="24"/>
                <w:szCs w:val="24"/>
              </w:rPr>
              <w:t>TAG XML</w:t>
            </w:r>
          </w:p>
        </w:tc>
        <w:tc>
          <w:tcPr>
            <w:tcW w:w="2075" w:type="dxa"/>
          </w:tcPr>
          <w:p w14:paraId="09E38436" w14:textId="77777777" w:rsidR="007542B8" w:rsidRPr="007542B8" w:rsidRDefault="007542B8" w:rsidP="007542B8">
            <w:pPr>
              <w:spacing w:line="276"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7542B8">
              <w:rPr>
                <w:sz w:val="24"/>
                <w:szCs w:val="24"/>
              </w:rPr>
              <w:t>La MULTIPLICITY</w:t>
            </w:r>
          </w:p>
        </w:tc>
      </w:tr>
      <w:tr w:rsidR="007542B8" w:rsidRPr="007542B8" w14:paraId="36696D36" w14:textId="77777777" w:rsidTr="007542B8">
        <w:trPr>
          <w:jc w:val="center"/>
        </w:trPr>
        <w:tc>
          <w:tcPr>
            <w:cnfStyle w:val="001000000000" w:firstRow="0" w:lastRow="0" w:firstColumn="1" w:lastColumn="0" w:oddVBand="0" w:evenVBand="0" w:oddHBand="0" w:evenHBand="0" w:firstRowFirstColumn="0" w:firstRowLastColumn="0" w:lastRowFirstColumn="0" w:lastRowLastColumn="0"/>
            <w:tcW w:w="1255" w:type="dxa"/>
          </w:tcPr>
          <w:p w14:paraId="3E4A1F3D" w14:textId="77777777" w:rsidR="007542B8" w:rsidRPr="007542B8" w:rsidRDefault="007542B8" w:rsidP="007542B8">
            <w:r w:rsidRPr="007542B8">
              <w:t>1</w:t>
            </w:r>
          </w:p>
        </w:tc>
        <w:tc>
          <w:tcPr>
            <w:tcW w:w="2297" w:type="dxa"/>
            <w:gridSpan w:val="2"/>
          </w:tcPr>
          <w:p w14:paraId="3C9D39CE"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pPr>
            <w:r w:rsidRPr="007542B8">
              <w:t>Message Root</w:t>
            </w:r>
          </w:p>
        </w:tc>
        <w:tc>
          <w:tcPr>
            <w:tcW w:w="2242" w:type="dxa"/>
          </w:tcPr>
          <w:p w14:paraId="76BF7B16"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pPr>
            <w:r w:rsidRPr="007542B8">
              <w:t>&lt;FIToFIPmtStsRpt&gt;</w:t>
            </w:r>
          </w:p>
        </w:tc>
        <w:tc>
          <w:tcPr>
            <w:tcW w:w="2075" w:type="dxa"/>
          </w:tcPr>
          <w:p w14:paraId="2AE1E05F"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pPr>
            <w:r w:rsidRPr="007542B8">
              <w:t>[1..1]</w:t>
            </w:r>
          </w:p>
        </w:tc>
      </w:tr>
      <w:tr w:rsidR="007542B8" w:rsidRPr="007542B8" w14:paraId="15B6D7D9" w14:textId="77777777" w:rsidTr="007542B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5" w:type="dxa"/>
          </w:tcPr>
          <w:p w14:paraId="058F7C26" w14:textId="77777777" w:rsidR="007542B8" w:rsidRPr="007542B8" w:rsidRDefault="007542B8" w:rsidP="007542B8">
            <w:r w:rsidRPr="007542B8">
              <w:t>2</w:t>
            </w:r>
          </w:p>
        </w:tc>
        <w:tc>
          <w:tcPr>
            <w:tcW w:w="630" w:type="dxa"/>
          </w:tcPr>
          <w:p w14:paraId="6C9A74E0"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pPr>
          </w:p>
        </w:tc>
        <w:tc>
          <w:tcPr>
            <w:tcW w:w="1667" w:type="dxa"/>
          </w:tcPr>
          <w:p w14:paraId="7C82A29E"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pPr>
            <w:r w:rsidRPr="007542B8">
              <w:t>Group header</w:t>
            </w:r>
          </w:p>
        </w:tc>
        <w:tc>
          <w:tcPr>
            <w:tcW w:w="2242" w:type="dxa"/>
          </w:tcPr>
          <w:p w14:paraId="3AA5814F"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pPr>
            <w:r w:rsidRPr="007542B8">
              <w:t>&lt;GrpHdr&gt;</w:t>
            </w:r>
          </w:p>
        </w:tc>
        <w:tc>
          <w:tcPr>
            <w:tcW w:w="2075" w:type="dxa"/>
          </w:tcPr>
          <w:p w14:paraId="7A5E7B8D"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pPr>
            <w:r w:rsidRPr="007542B8">
              <w:t>[1..1]</w:t>
            </w:r>
          </w:p>
        </w:tc>
      </w:tr>
      <w:tr w:rsidR="007542B8" w:rsidRPr="007542B8" w14:paraId="2279C812" w14:textId="77777777" w:rsidTr="007542B8">
        <w:trPr>
          <w:jc w:val="center"/>
        </w:trPr>
        <w:tc>
          <w:tcPr>
            <w:cnfStyle w:val="001000000000" w:firstRow="0" w:lastRow="0" w:firstColumn="1" w:lastColumn="0" w:oddVBand="0" w:evenVBand="0" w:oddHBand="0" w:evenHBand="0" w:firstRowFirstColumn="0" w:firstRowLastColumn="0" w:lastRowFirstColumn="0" w:lastRowLastColumn="0"/>
            <w:tcW w:w="1255" w:type="dxa"/>
          </w:tcPr>
          <w:p w14:paraId="22834A9E" w14:textId="77777777" w:rsidR="007542B8" w:rsidRPr="007542B8" w:rsidRDefault="007542B8" w:rsidP="007542B8">
            <w:r w:rsidRPr="007542B8">
              <w:t>3</w:t>
            </w:r>
          </w:p>
        </w:tc>
        <w:tc>
          <w:tcPr>
            <w:tcW w:w="630" w:type="dxa"/>
          </w:tcPr>
          <w:p w14:paraId="21D25E60"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pPr>
          </w:p>
        </w:tc>
        <w:tc>
          <w:tcPr>
            <w:tcW w:w="1667" w:type="dxa"/>
          </w:tcPr>
          <w:p w14:paraId="1E7B4D96"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pPr>
            <w:r w:rsidRPr="007542B8">
              <w:rPr>
                <w:lang w:val="en-GB"/>
              </w:rPr>
              <w:t>Original Group Information and Status</w:t>
            </w:r>
          </w:p>
        </w:tc>
        <w:tc>
          <w:tcPr>
            <w:tcW w:w="2242" w:type="dxa"/>
          </w:tcPr>
          <w:p w14:paraId="7B5C3C9E"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pPr>
            <w:r w:rsidRPr="007542B8">
              <w:t>&lt;</w:t>
            </w:r>
            <w:r w:rsidRPr="007542B8">
              <w:rPr>
                <w:rFonts w:cs="Tahoma"/>
              </w:rPr>
              <w:t>OrgnlGrpInfAndSts</w:t>
            </w:r>
            <w:r w:rsidRPr="007542B8">
              <w:t>&gt;</w:t>
            </w:r>
          </w:p>
        </w:tc>
        <w:tc>
          <w:tcPr>
            <w:tcW w:w="2075" w:type="dxa"/>
          </w:tcPr>
          <w:p w14:paraId="1C8E8465"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pPr>
            <w:r w:rsidRPr="007542B8">
              <w:t>[0..*]</w:t>
            </w:r>
          </w:p>
        </w:tc>
      </w:tr>
      <w:tr w:rsidR="007542B8" w:rsidRPr="007542B8" w14:paraId="540F9211" w14:textId="77777777" w:rsidTr="007542B8">
        <w:trPr>
          <w:cnfStyle w:val="000000010000" w:firstRow="0" w:lastRow="0" w:firstColumn="0" w:lastColumn="0" w:oddVBand="0" w:evenVBand="0" w:oddHBand="0" w:evenHBand="1" w:firstRowFirstColumn="0" w:firstRowLastColumn="0" w:lastRowFirstColumn="0" w:lastRowLastColumn="0"/>
          <w:trHeight w:val="542"/>
          <w:jc w:val="center"/>
        </w:trPr>
        <w:tc>
          <w:tcPr>
            <w:cnfStyle w:val="001000000000" w:firstRow="0" w:lastRow="0" w:firstColumn="1" w:lastColumn="0" w:oddVBand="0" w:evenVBand="0" w:oddHBand="0" w:evenHBand="0" w:firstRowFirstColumn="0" w:firstRowLastColumn="0" w:lastRowFirstColumn="0" w:lastRowLastColumn="0"/>
            <w:tcW w:w="1255" w:type="dxa"/>
          </w:tcPr>
          <w:p w14:paraId="34FD28EA" w14:textId="77777777" w:rsidR="007542B8" w:rsidRPr="007542B8" w:rsidRDefault="007542B8" w:rsidP="007542B8">
            <w:r w:rsidRPr="007542B8">
              <w:t>4</w:t>
            </w:r>
          </w:p>
        </w:tc>
        <w:tc>
          <w:tcPr>
            <w:tcW w:w="630" w:type="dxa"/>
          </w:tcPr>
          <w:p w14:paraId="6F1772B2"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pPr>
          </w:p>
        </w:tc>
        <w:tc>
          <w:tcPr>
            <w:tcW w:w="1667" w:type="dxa"/>
          </w:tcPr>
          <w:p w14:paraId="719800C3"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pPr>
            <w:r w:rsidRPr="007542B8">
              <w:rPr>
                <w:rFonts w:cs="Tahoma"/>
                <w:lang w:val="en-GB"/>
              </w:rPr>
              <w:t>Transaction Information and Status</w:t>
            </w:r>
          </w:p>
        </w:tc>
        <w:tc>
          <w:tcPr>
            <w:tcW w:w="2242" w:type="dxa"/>
          </w:tcPr>
          <w:p w14:paraId="6F621A78"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pPr>
            <w:r w:rsidRPr="007542B8">
              <w:t>&lt;</w:t>
            </w:r>
            <w:r w:rsidRPr="007542B8">
              <w:rPr>
                <w:rFonts w:cs="Tahoma"/>
              </w:rPr>
              <w:t>TxInfAndSts</w:t>
            </w:r>
            <w:r w:rsidRPr="007542B8">
              <w:t>&gt;</w:t>
            </w:r>
          </w:p>
        </w:tc>
        <w:tc>
          <w:tcPr>
            <w:tcW w:w="2075" w:type="dxa"/>
          </w:tcPr>
          <w:p w14:paraId="219E6183"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pPr>
            <w:r w:rsidRPr="007542B8">
              <w:t>[0..*]</w:t>
            </w:r>
          </w:p>
        </w:tc>
      </w:tr>
    </w:tbl>
    <w:p w14:paraId="78800838" w14:textId="77777777" w:rsidR="007542B8" w:rsidRDefault="007542B8" w:rsidP="007542B8">
      <w:pPr>
        <w:pStyle w:val="Standardtext"/>
      </w:pPr>
    </w:p>
    <w:p w14:paraId="4EA3C7BD" w14:textId="77777777" w:rsidR="007542B8" w:rsidRDefault="007542B8" w:rsidP="007542B8">
      <w:pPr>
        <w:pStyle w:val="Standardtext"/>
        <w:sectPr w:rsidR="007542B8" w:rsidSect="007542B8">
          <w:pgSz w:w="11907" w:h="16839" w:code="9"/>
          <w:pgMar w:top="1440" w:right="1080" w:bottom="1440" w:left="1080" w:header="567" w:footer="567" w:gutter="0"/>
          <w:cols w:space="708"/>
          <w:titlePg/>
          <w:docGrid w:linePitch="360"/>
        </w:sectPr>
      </w:pPr>
    </w:p>
    <w:p w14:paraId="473AAE60" w14:textId="52E8BFAC" w:rsidR="007542B8" w:rsidRDefault="007542B8" w:rsidP="007542B8">
      <w:pPr>
        <w:pStyle w:val="Heading2"/>
      </w:pPr>
      <w:bookmarkStart w:id="147" w:name="_Toc201082167"/>
      <w:r>
        <w:lastRenderedPageBreak/>
        <w:t>Group Header</w:t>
      </w:r>
      <w:bookmarkEnd w:id="147"/>
    </w:p>
    <w:tbl>
      <w:tblPr>
        <w:tblStyle w:val="TableColouredwithborders4"/>
        <w:tblW w:w="12847" w:type="dxa"/>
        <w:tblLayout w:type="fixed"/>
        <w:tblLook w:val="04A0" w:firstRow="1" w:lastRow="0" w:firstColumn="1" w:lastColumn="0" w:noHBand="0" w:noVBand="1"/>
      </w:tblPr>
      <w:tblGrid>
        <w:gridCol w:w="618"/>
        <w:gridCol w:w="1198"/>
        <w:gridCol w:w="699"/>
        <w:gridCol w:w="630"/>
        <w:gridCol w:w="3283"/>
        <w:gridCol w:w="2070"/>
        <w:gridCol w:w="1332"/>
        <w:gridCol w:w="3017"/>
      </w:tblGrid>
      <w:tr w:rsidR="007542B8" w:rsidRPr="007542B8" w14:paraId="0FFA23E8" w14:textId="77777777" w:rsidTr="00532B9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18" w:type="dxa"/>
          </w:tcPr>
          <w:p w14:paraId="22276C52" w14:textId="77777777" w:rsidR="007542B8" w:rsidRPr="007542B8" w:rsidRDefault="007542B8" w:rsidP="007542B8">
            <w:pPr>
              <w:spacing w:line="276" w:lineRule="auto"/>
              <w:jc w:val="both"/>
              <w:rPr>
                <w:sz w:val="24"/>
                <w:szCs w:val="24"/>
              </w:rPr>
            </w:pPr>
            <w:r w:rsidRPr="007542B8">
              <w:rPr>
                <w:sz w:val="24"/>
                <w:szCs w:val="24"/>
              </w:rPr>
              <w:t>#</w:t>
            </w:r>
          </w:p>
        </w:tc>
        <w:tc>
          <w:tcPr>
            <w:tcW w:w="5810" w:type="dxa"/>
            <w:gridSpan w:val="4"/>
          </w:tcPr>
          <w:p w14:paraId="5D735C54" w14:textId="77777777" w:rsidR="007542B8" w:rsidRPr="007542B8" w:rsidRDefault="007542B8" w:rsidP="007542B8">
            <w:pPr>
              <w:spacing w:line="276"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7542B8">
              <w:rPr>
                <w:sz w:val="24"/>
                <w:szCs w:val="24"/>
              </w:rPr>
              <w:t>DESCRIPTION</w:t>
            </w:r>
          </w:p>
        </w:tc>
        <w:tc>
          <w:tcPr>
            <w:tcW w:w="2070" w:type="dxa"/>
          </w:tcPr>
          <w:p w14:paraId="2DA9FADA" w14:textId="77777777" w:rsidR="007542B8" w:rsidRPr="007542B8" w:rsidRDefault="007542B8" w:rsidP="007542B8">
            <w:pPr>
              <w:spacing w:line="276"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7542B8">
              <w:rPr>
                <w:sz w:val="24"/>
                <w:szCs w:val="24"/>
              </w:rPr>
              <w:t>XML ELEMENT</w:t>
            </w:r>
          </w:p>
        </w:tc>
        <w:tc>
          <w:tcPr>
            <w:tcW w:w="1332" w:type="dxa"/>
          </w:tcPr>
          <w:p w14:paraId="6D094C18" w14:textId="77777777" w:rsidR="007542B8" w:rsidRPr="007542B8" w:rsidRDefault="007542B8" w:rsidP="007542B8">
            <w:pPr>
              <w:spacing w:line="276"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7542B8">
              <w:rPr>
                <w:sz w:val="24"/>
                <w:szCs w:val="24"/>
              </w:rPr>
              <w:t>Mult.</w:t>
            </w:r>
          </w:p>
        </w:tc>
        <w:tc>
          <w:tcPr>
            <w:tcW w:w="3017" w:type="dxa"/>
          </w:tcPr>
          <w:p w14:paraId="18B918D3" w14:textId="77777777" w:rsidR="007542B8" w:rsidRPr="007542B8" w:rsidRDefault="007542B8" w:rsidP="007542B8">
            <w:pPr>
              <w:spacing w:line="276"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7542B8">
              <w:rPr>
                <w:sz w:val="24"/>
                <w:szCs w:val="24"/>
              </w:rPr>
              <w:t>DATA TYPE</w:t>
            </w:r>
          </w:p>
        </w:tc>
      </w:tr>
      <w:tr w:rsidR="007542B8" w:rsidRPr="007542B8" w14:paraId="56800A9A" w14:textId="77777777" w:rsidTr="00532B95">
        <w:tc>
          <w:tcPr>
            <w:cnfStyle w:val="001000000000" w:firstRow="0" w:lastRow="0" w:firstColumn="1" w:lastColumn="0" w:oddVBand="0" w:evenVBand="0" w:oddHBand="0" w:evenHBand="0" w:firstRowFirstColumn="0" w:firstRowLastColumn="0" w:lastRowFirstColumn="0" w:lastRowLastColumn="0"/>
            <w:tcW w:w="618" w:type="dxa"/>
          </w:tcPr>
          <w:p w14:paraId="0A40392D" w14:textId="77777777" w:rsidR="007542B8" w:rsidRPr="007542B8" w:rsidRDefault="007542B8">
            <w:pPr>
              <w:numPr>
                <w:ilvl w:val="0"/>
                <w:numId w:val="20"/>
              </w:numPr>
              <w:spacing w:before="40"/>
              <w:contextualSpacing/>
              <w:jc w:val="center"/>
            </w:pPr>
          </w:p>
        </w:tc>
        <w:tc>
          <w:tcPr>
            <w:tcW w:w="5810" w:type="dxa"/>
            <w:gridSpan w:val="4"/>
          </w:tcPr>
          <w:p w14:paraId="5CDE282C"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pPr>
            <w:r w:rsidRPr="007542B8">
              <w:t>Group header</w:t>
            </w:r>
          </w:p>
        </w:tc>
        <w:tc>
          <w:tcPr>
            <w:tcW w:w="2070" w:type="dxa"/>
          </w:tcPr>
          <w:p w14:paraId="51B7FBFF"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pPr>
            <w:r w:rsidRPr="007542B8">
              <w:t>&lt;GrpHdr&gt;</w:t>
            </w:r>
          </w:p>
        </w:tc>
        <w:tc>
          <w:tcPr>
            <w:tcW w:w="1332" w:type="dxa"/>
          </w:tcPr>
          <w:p w14:paraId="1A4B4194"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pPr>
            <w:r w:rsidRPr="007542B8">
              <w:t>[1..1]</w:t>
            </w:r>
          </w:p>
        </w:tc>
        <w:tc>
          <w:tcPr>
            <w:tcW w:w="3017" w:type="dxa"/>
          </w:tcPr>
          <w:p w14:paraId="541F795F"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pPr>
          </w:p>
        </w:tc>
      </w:tr>
      <w:tr w:rsidR="007542B8" w:rsidRPr="007542B8" w14:paraId="21C73CD8" w14:textId="77777777" w:rsidTr="00532B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8" w:type="dxa"/>
          </w:tcPr>
          <w:p w14:paraId="09238EAA" w14:textId="77777777" w:rsidR="007542B8" w:rsidRPr="007542B8" w:rsidRDefault="007542B8">
            <w:pPr>
              <w:numPr>
                <w:ilvl w:val="0"/>
                <w:numId w:val="20"/>
              </w:numPr>
              <w:spacing w:before="40"/>
              <w:contextualSpacing/>
              <w:jc w:val="center"/>
            </w:pPr>
          </w:p>
        </w:tc>
        <w:tc>
          <w:tcPr>
            <w:tcW w:w="1198" w:type="dxa"/>
          </w:tcPr>
          <w:p w14:paraId="3424C5A2"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pPr>
          </w:p>
        </w:tc>
        <w:tc>
          <w:tcPr>
            <w:tcW w:w="4612" w:type="dxa"/>
            <w:gridSpan w:val="3"/>
          </w:tcPr>
          <w:p w14:paraId="01BEA256"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pPr>
            <w:r w:rsidRPr="007542B8">
              <w:t>Message Identification</w:t>
            </w:r>
          </w:p>
        </w:tc>
        <w:tc>
          <w:tcPr>
            <w:tcW w:w="2070" w:type="dxa"/>
          </w:tcPr>
          <w:p w14:paraId="09665F7D"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pPr>
            <w:r w:rsidRPr="007542B8">
              <w:t>&lt;MsgId&gt;</w:t>
            </w:r>
          </w:p>
        </w:tc>
        <w:tc>
          <w:tcPr>
            <w:tcW w:w="1332" w:type="dxa"/>
          </w:tcPr>
          <w:p w14:paraId="3769F244"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pPr>
            <w:r w:rsidRPr="007542B8">
              <w:t>[1..1]</w:t>
            </w:r>
          </w:p>
        </w:tc>
        <w:tc>
          <w:tcPr>
            <w:tcW w:w="3017" w:type="dxa"/>
          </w:tcPr>
          <w:p w14:paraId="767FD97B"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pPr>
            <w:r w:rsidRPr="007542B8">
              <w:t>Max35Text</w:t>
            </w:r>
          </w:p>
        </w:tc>
      </w:tr>
      <w:tr w:rsidR="007542B8" w:rsidRPr="007542B8" w14:paraId="441AEA85" w14:textId="77777777" w:rsidTr="00532B95">
        <w:tc>
          <w:tcPr>
            <w:cnfStyle w:val="001000000000" w:firstRow="0" w:lastRow="0" w:firstColumn="1" w:lastColumn="0" w:oddVBand="0" w:evenVBand="0" w:oddHBand="0" w:evenHBand="0" w:firstRowFirstColumn="0" w:firstRowLastColumn="0" w:lastRowFirstColumn="0" w:lastRowLastColumn="0"/>
            <w:tcW w:w="618" w:type="dxa"/>
          </w:tcPr>
          <w:p w14:paraId="7375F95E" w14:textId="77777777" w:rsidR="007542B8" w:rsidRPr="007542B8" w:rsidRDefault="007542B8">
            <w:pPr>
              <w:numPr>
                <w:ilvl w:val="0"/>
                <w:numId w:val="20"/>
              </w:numPr>
              <w:spacing w:before="40"/>
              <w:contextualSpacing/>
              <w:jc w:val="center"/>
            </w:pPr>
          </w:p>
        </w:tc>
        <w:tc>
          <w:tcPr>
            <w:tcW w:w="1198" w:type="dxa"/>
          </w:tcPr>
          <w:p w14:paraId="0FEC6F42"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pPr>
          </w:p>
        </w:tc>
        <w:tc>
          <w:tcPr>
            <w:tcW w:w="4612" w:type="dxa"/>
            <w:gridSpan w:val="3"/>
          </w:tcPr>
          <w:p w14:paraId="7C74DDDC"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pPr>
            <w:r w:rsidRPr="007542B8">
              <w:t>Creation Date Time</w:t>
            </w:r>
          </w:p>
          <w:p w14:paraId="2A704B8A" w14:textId="77777777" w:rsidR="007542B8" w:rsidRPr="007542B8" w:rsidRDefault="007542B8">
            <w:pPr>
              <w:numPr>
                <w:ilvl w:val="0"/>
                <w:numId w:val="21"/>
              </w:numPr>
              <w:spacing w:before="40"/>
              <w:contextualSpacing/>
              <w:cnfStyle w:val="000000000000" w:firstRow="0" w:lastRow="0" w:firstColumn="0" w:lastColumn="0" w:oddVBand="0" w:evenVBand="0" w:oddHBand="0" w:evenHBand="0" w:firstRowFirstColumn="0" w:firstRowLastColumn="0" w:lastRowFirstColumn="0" w:lastRowLastColumn="0"/>
              <w:rPr>
                <w:rFonts w:ascii="Calibri" w:hAnsi="Calibri"/>
                <w:color w:val="000000"/>
              </w:rPr>
            </w:pPr>
            <w:r w:rsidRPr="007542B8">
              <w:rPr>
                <w:rFonts w:ascii="Calibri" w:hAnsi="Calibri"/>
                <w:color w:val="000000"/>
              </w:rPr>
              <w:t>The format AAAA-MM-JJThh:mm:ss</w:t>
            </w:r>
          </w:p>
        </w:tc>
        <w:tc>
          <w:tcPr>
            <w:tcW w:w="2070" w:type="dxa"/>
          </w:tcPr>
          <w:p w14:paraId="310EC879"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pPr>
            <w:r w:rsidRPr="007542B8">
              <w:t>&lt;CreDtTm&gt;</w:t>
            </w:r>
          </w:p>
        </w:tc>
        <w:tc>
          <w:tcPr>
            <w:tcW w:w="1332" w:type="dxa"/>
          </w:tcPr>
          <w:p w14:paraId="1F2D8D8B"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pPr>
            <w:r w:rsidRPr="007542B8">
              <w:rPr>
                <w:rFonts w:cs="Tahoma"/>
              </w:rPr>
              <w:t>[1..1]</w:t>
            </w:r>
          </w:p>
        </w:tc>
        <w:tc>
          <w:tcPr>
            <w:tcW w:w="3017" w:type="dxa"/>
          </w:tcPr>
          <w:p w14:paraId="319BE131"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pPr>
            <w:r w:rsidRPr="007542B8">
              <w:rPr>
                <w:rFonts w:cs="Tahoma"/>
              </w:rPr>
              <w:t>ISODateTime</w:t>
            </w:r>
          </w:p>
        </w:tc>
      </w:tr>
      <w:tr w:rsidR="007542B8" w:rsidRPr="007542B8" w14:paraId="356C363D" w14:textId="77777777" w:rsidTr="00532B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8" w:type="dxa"/>
          </w:tcPr>
          <w:p w14:paraId="57A3C25D" w14:textId="77777777" w:rsidR="007542B8" w:rsidRPr="007542B8" w:rsidRDefault="007542B8">
            <w:pPr>
              <w:numPr>
                <w:ilvl w:val="0"/>
                <w:numId w:val="20"/>
              </w:numPr>
              <w:spacing w:before="40"/>
              <w:contextualSpacing/>
              <w:jc w:val="center"/>
            </w:pPr>
          </w:p>
        </w:tc>
        <w:tc>
          <w:tcPr>
            <w:tcW w:w="1198" w:type="dxa"/>
          </w:tcPr>
          <w:p w14:paraId="40643FA7"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p>
        </w:tc>
        <w:tc>
          <w:tcPr>
            <w:tcW w:w="4612" w:type="dxa"/>
            <w:gridSpan w:val="3"/>
          </w:tcPr>
          <w:p w14:paraId="60EAC9A6"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Instructing Agent</w:t>
            </w:r>
          </w:p>
        </w:tc>
        <w:tc>
          <w:tcPr>
            <w:tcW w:w="2070" w:type="dxa"/>
          </w:tcPr>
          <w:p w14:paraId="2A46D94C"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&lt;InstgAgt&gt;</w:t>
            </w:r>
          </w:p>
        </w:tc>
        <w:tc>
          <w:tcPr>
            <w:tcW w:w="1332" w:type="dxa"/>
          </w:tcPr>
          <w:p w14:paraId="7B0AF2FA"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[0..1]</w:t>
            </w:r>
          </w:p>
        </w:tc>
        <w:tc>
          <w:tcPr>
            <w:tcW w:w="3017" w:type="dxa"/>
          </w:tcPr>
          <w:p w14:paraId="6E184DC3"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p>
        </w:tc>
      </w:tr>
      <w:tr w:rsidR="007542B8" w:rsidRPr="007542B8" w14:paraId="2B8A36B0" w14:textId="77777777" w:rsidTr="00532B95">
        <w:trPr>
          <w:trHeight w:val="28"/>
        </w:trPr>
        <w:tc>
          <w:tcPr>
            <w:cnfStyle w:val="001000000000" w:firstRow="0" w:lastRow="0" w:firstColumn="1" w:lastColumn="0" w:oddVBand="0" w:evenVBand="0" w:oddHBand="0" w:evenHBand="0" w:firstRowFirstColumn="0" w:firstRowLastColumn="0" w:lastRowFirstColumn="0" w:lastRowLastColumn="0"/>
            <w:tcW w:w="618" w:type="dxa"/>
          </w:tcPr>
          <w:p w14:paraId="13699A81" w14:textId="77777777" w:rsidR="007542B8" w:rsidRPr="007542B8" w:rsidRDefault="007542B8">
            <w:pPr>
              <w:numPr>
                <w:ilvl w:val="0"/>
                <w:numId w:val="20"/>
              </w:numPr>
              <w:spacing w:before="40"/>
              <w:contextualSpacing/>
              <w:jc w:val="center"/>
            </w:pPr>
          </w:p>
        </w:tc>
        <w:tc>
          <w:tcPr>
            <w:tcW w:w="1198" w:type="dxa"/>
          </w:tcPr>
          <w:p w14:paraId="55590042"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p>
        </w:tc>
        <w:tc>
          <w:tcPr>
            <w:tcW w:w="699" w:type="dxa"/>
          </w:tcPr>
          <w:p w14:paraId="526BC30F"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p>
        </w:tc>
        <w:tc>
          <w:tcPr>
            <w:tcW w:w="3913" w:type="dxa"/>
            <w:gridSpan w:val="2"/>
          </w:tcPr>
          <w:p w14:paraId="0B27038C"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lang w:val="en-GB"/>
              </w:rPr>
              <w:t>Financial Institution Identification</w:t>
            </w:r>
          </w:p>
        </w:tc>
        <w:tc>
          <w:tcPr>
            <w:tcW w:w="2070" w:type="dxa"/>
          </w:tcPr>
          <w:p w14:paraId="72BFD751" w14:textId="77777777" w:rsidR="007542B8" w:rsidRPr="007542B8" w:rsidRDefault="007542B8" w:rsidP="007542B8">
            <w:pPr>
              <w:tabs>
                <w:tab w:val="left" w:pos="464"/>
              </w:tabs>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rPr>
              <w:t>&lt;FinInstnId&gt;</w:t>
            </w:r>
          </w:p>
        </w:tc>
        <w:tc>
          <w:tcPr>
            <w:tcW w:w="1332" w:type="dxa"/>
          </w:tcPr>
          <w:p w14:paraId="44B426E0"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rPr>
              <w:t>[1..1]</w:t>
            </w:r>
          </w:p>
        </w:tc>
        <w:tc>
          <w:tcPr>
            <w:tcW w:w="3017" w:type="dxa"/>
          </w:tcPr>
          <w:p w14:paraId="4E44414E"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p>
        </w:tc>
      </w:tr>
      <w:tr w:rsidR="007542B8" w:rsidRPr="007542B8" w14:paraId="7BBA0B90" w14:textId="77777777" w:rsidTr="00532B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8" w:type="dxa"/>
          </w:tcPr>
          <w:p w14:paraId="7060C03F" w14:textId="77777777" w:rsidR="007542B8" w:rsidRPr="007542B8" w:rsidRDefault="007542B8">
            <w:pPr>
              <w:numPr>
                <w:ilvl w:val="0"/>
                <w:numId w:val="20"/>
              </w:numPr>
              <w:spacing w:before="40"/>
              <w:contextualSpacing/>
              <w:jc w:val="center"/>
            </w:pPr>
          </w:p>
        </w:tc>
        <w:tc>
          <w:tcPr>
            <w:tcW w:w="1198" w:type="dxa"/>
          </w:tcPr>
          <w:p w14:paraId="4ABC2793"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p>
        </w:tc>
        <w:tc>
          <w:tcPr>
            <w:tcW w:w="699" w:type="dxa"/>
          </w:tcPr>
          <w:p w14:paraId="2F470174"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p>
        </w:tc>
        <w:tc>
          <w:tcPr>
            <w:tcW w:w="630" w:type="dxa"/>
          </w:tcPr>
          <w:p w14:paraId="520F8AD1"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p>
        </w:tc>
        <w:tc>
          <w:tcPr>
            <w:tcW w:w="3283" w:type="dxa"/>
          </w:tcPr>
          <w:p w14:paraId="394D5F4C" w14:textId="5D8B46F2"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BIC</w:t>
            </w:r>
            <w:r w:rsidR="006203A8">
              <w:rPr>
                <w:rFonts w:cs="Tahoma"/>
              </w:rPr>
              <w:t xml:space="preserve"> Identifier</w:t>
            </w:r>
          </w:p>
          <w:p w14:paraId="5F18112A" w14:textId="77777777" w:rsidR="005F1887" w:rsidRDefault="005F1887" w:rsidP="005F1887">
            <w:pPr>
              <w:spacing w:before="40"/>
              <w:contextualSpacing/>
              <w:cnfStyle w:val="000000010000" w:firstRow="0" w:lastRow="0" w:firstColumn="0" w:lastColumn="0" w:oddVBand="0" w:evenVBand="0" w:oddHBand="0" w:evenHBand="1" w:firstRowFirstColumn="0" w:firstRowLastColumn="0" w:lastRowFirstColumn="0" w:lastRowLastColumn="0"/>
              <w:rPr>
                <w:rFonts w:ascii="Calibri" w:hAnsi="Calibri"/>
                <w:color w:val="000000"/>
              </w:rPr>
            </w:pPr>
          </w:p>
          <w:p w14:paraId="684DCB9C" w14:textId="07583C90" w:rsidR="007542B8" w:rsidRPr="007542B8" w:rsidRDefault="007542B8" w:rsidP="005F1887">
            <w:pPr>
              <w:spacing w:before="40"/>
              <w:contextualSpacing/>
              <w:cnfStyle w:val="000000010000" w:firstRow="0" w:lastRow="0" w:firstColumn="0" w:lastColumn="0" w:oddVBand="0" w:evenVBand="0" w:oddHBand="0" w:evenHBand="1" w:firstRowFirstColumn="0" w:firstRowLastColumn="0" w:lastRowFirstColumn="0" w:lastRowLastColumn="0"/>
              <w:rPr>
                <w:rFonts w:ascii="Calibri" w:hAnsi="Calibri"/>
                <w:color w:val="000000"/>
              </w:rPr>
            </w:pPr>
            <w:r w:rsidRPr="007542B8">
              <w:rPr>
                <w:rFonts w:ascii="Calibri" w:hAnsi="Calibri"/>
                <w:color w:val="000000"/>
              </w:rPr>
              <w:t>The use of the format for BIC or SWIFT codes is validated: ISO 9362.</w:t>
            </w:r>
          </w:p>
        </w:tc>
        <w:tc>
          <w:tcPr>
            <w:tcW w:w="2070" w:type="dxa"/>
          </w:tcPr>
          <w:p w14:paraId="0B891A2F" w14:textId="77777777" w:rsidR="007542B8" w:rsidRPr="007542B8" w:rsidRDefault="007542B8" w:rsidP="007542B8">
            <w:pPr>
              <w:tabs>
                <w:tab w:val="left" w:pos="464"/>
              </w:tabs>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&lt;BICFI&gt;</w:t>
            </w:r>
          </w:p>
        </w:tc>
        <w:tc>
          <w:tcPr>
            <w:tcW w:w="1332" w:type="dxa"/>
          </w:tcPr>
          <w:p w14:paraId="25BE2FE1"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[1..1]</w:t>
            </w:r>
          </w:p>
        </w:tc>
        <w:tc>
          <w:tcPr>
            <w:tcW w:w="3017" w:type="dxa"/>
          </w:tcPr>
          <w:p w14:paraId="0C3F8410"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BICFIIdentifier</w:t>
            </w:r>
          </w:p>
        </w:tc>
      </w:tr>
      <w:tr w:rsidR="007542B8" w:rsidRPr="007542B8" w14:paraId="734AD426" w14:textId="77777777" w:rsidTr="00532B95">
        <w:tc>
          <w:tcPr>
            <w:cnfStyle w:val="001000000000" w:firstRow="0" w:lastRow="0" w:firstColumn="1" w:lastColumn="0" w:oddVBand="0" w:evenVBand="0" w:oddHBand="0" w:evenHBand="0" w:firstRowFirstColumn="0" w:firstRowLastColumn="0" w:lastRowFirstColumn="0" w:lastRowLastColumn="0"/>
            <w:tcW w:w="618" w:type="dxa"/>
          </w:tcPr>
          <w:p w14:paraId="2B5A8488" w14:textId="77777777" w:rsidR="007542B8" w:rsidRPr="007542B8" w:rsidRDefault="007542B8">
            <w:pPr>
              <w:numPr>
                <w:ilvl w:val="0"/>
                <w:numId w:val="20"/>
              </w:numPr>
              <w:spacing w:before="40"/>
              <w:contextualSpacing/>
              <w:jc w:val="center"/>
            </w:pPr>
          </w:p>
        </w:tc>
        <w:tc>
          <w:tcPr>
            <w:tcW w:w="1198" w:type="dxa"/>
          </w:tcPr>
          <w:p w14:paraId="4A9B1A91"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p>
        </w:tc>
        <w:tc>
          <w:tcPr>
            <w:tcW w:w="4612" w:type="dxa"/>
            <w:gridSpan w:val="3"/>
          </w:tcPr>
          <w:p w14:paraId="3B56F941"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rPr>
              <w:t>Instructed Agent</w:t>
            </w:r>
          </w:p>
        </w:tc>
        <w:tc>
          <w:tcPr>
            <w:tcW w:w="2070" w:type="dxa"/>
          </w:tcPr>
          <w:p w14:paraId="12A4FE85"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rPr>
              <w:t>&lt;InstgAgt&gt;</w:t>
            </w:r>
          </w:p>
        </w:tc>
        <w:tc>
          <w:tcPr>
            <w:tcW w:w="1332" w:type="dxa"/>
          </w:tcPr>
          <w:p w14:paraId="5EC4E7DE"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rPr>
              <w:t>[0..1]</w:t>
            </w:r>
          </w:p>
        </w:tc>
        <w:tc>
          <w:tcPr>
            <w:tcW w:w="3017" w:type="dxa"/>
          </w:tcPr>
          <w:p w14:paraId="4300084A"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p>
        </w:tc>
      </w:tr>
      <w:tr w:rsidR="007542B8" w:rsidRPr="007542B8" w14:paraId="06AE9FA2" w14:textId="77777777" w:rsidTr="00532B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8" w:type="dxa"/>
          </w:tcPr>
          <w:p w14:paraId="18B9AAC5" w14:textId="77777777" w:rsidR="007542B8" w:rsidRPr="007542B8" w:rsidRDefault="007542B8">
            <w:pPr>
              <w:numPr>
                <w:ilvl w:val="0"/>
                <w:numId w:val="20"/>
              </w:numPr>
              <w:spacing w:before="40"/>
              <w:contextualSpacing/>
              <w:jc w:val="center"/>
            </w:pPr>
          </w:p>
        </w:tc>
        <w:tc>
          <w:tcPr>
            <w:tcW w:w="1198" w:type="dxa"/>
          </w:tcPr>
          <w:p w14:paraId="25D90FE0"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p>
        </w:tc>
        <w:tc>
          <w:tcPr>
            <w:tcW w:w="699" w:type="dxa"/>
          </w:tcPr>
          <w:p w14:paraId="1342C2B8"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p>
        </w:tc>
        <w:tc>
          <w:tcPr>
            <w:tcW w:w="3913" w:type="dxa"/>
            <w:gridSpan w:val="2"/>
          </w:tcPr>
          <w:p w14:paraId="0334C51E"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lang w:val="en-GB"/>
              </w:rPr>
              <w:t>Financial Institution Identification</w:t>
            </w:r>
          </w:p>
        </w:tc>
        <w:tc>
          <w:tcPr>
            <w:tcW w:w="2070" w:type="dxa"/>
          </w:tcPr>
          <w:p w14:paraId="1A7AD330" w14:textId="77777777" w:rsidR="007542B8" w:rsidRPr="007542B8" w:rsidRDefault="007542B8" w:rsidP="007542B8">
            <w:pPr>
              <w:tabs>
                <w:tab w:val="left" w:pos="464"/>
              </w:tabs>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&lt;FinInstnId&gt;</w:t>
            </w:r>
          </w:p>
        </w:tc>
        <w:tc>
          <w:tcPr>
            <w:tcW w:w="1332" w:type="dxa"/>
          </w:tcPr>
          <w:p w14:paraId="75049042"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[1..1]</w:t>
            </w:r>
          </w:p>
        </w:tc>
        <w:tc>
          <w:tcPr>
            <w:tcW w:w="3017" w:type="dxa"/>
          </w:tcPr>
          <w:p w14:paraId="4B1F312E"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p>
        </w:tc>
      </w:tr>
      <w:tr w:rsidR="007542B8" w:rsidRPr="007542B8" w14:paraId="443A393D" w14:textId="77777777" w:rsidTr="00532B95">
        <w:tc>
          <w:tcPr>
            <w:cnfStyle w:val="001000000000" w:firstRow="0" w:lastRow="0" w:firstColumn="1" w:lastColumn="0" w:oddVBand="0" w:evenVBand="0" w:oddHBand="0" w:evenHBand="0" w:firstRowFirstColumn="0" w:firstRowLastColumn="0" w:lastRowFirstColumn="0" w:lastRowLastColumn="0"/>
            <w:tcW w:w="618" w:type="dxa"/>
          </w:tcPr>
          <w:p w14:paraId="742ECF3B" w14:textId="77777777" w:rsidR="007542B8" w:rsidRPr="007542B8" w:rsidRDefault="007542B8">
            <w:pPr>
              <w:numPr>
                <w:ilvl w:val="0"/>
                <w:numId w:val="20"/>
              </w:numPr>
              <w:spacing w:before="40"/>
              <w:contextualSpacing/>
              <w:jc w:val="center"/>
            </w:pPr>
          </w:p>
        </w:tc>
        <w:tc>
          <w:tcPr>
            <w:tcW w:w="1198" w:type="dxa"/>
          </w:tcPr>
          <w:p w14:paraId="42D11247"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p>
        </w:tc>
        <w:tc>
          <w:tcPr>
            <w:tcW w:w="699" w:type="dxa"/>
          </w:tcPr>
          <w:p w14:paraId="69B713C5"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p>
        </w:tc>
        <w:tc>
          <w:tcPr>
            <w:tcW w:w="630" w:type="dxa"/>
          </w:tcPr>
          <w:p w14:paraId="2F7E4E93"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p>
        </w:tc>
        <w:tc>
          <w:tcPr>
            <w:tcW w:w="3283" w:type="dxa"/>
          </w:tcPr>
          <w:p w14:paraId="1B99275C" w14:textId="472BD259"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rPr>
              <w:t>BIC</w:t>
            </w:r>
            <w:r w:rsidR="006203A8">
              <w:rPr>
                <w:rFonts w:cs="Tahoma"/>
              </w:rPr>
              <w:t xml:space="preserve"> Identifier</w:t>
            </w:r>
          </w:p>
          <w:p w14:paraId="54641DDA" w14:textId="77777777" w:rsidR="005F1887" w:rsidRDefault="005F1887" w:rsidP="005F1887">
            <w:pPr>
              <w:spacing w:before="40"/>
              <w:contextualSpacing/>
              <w:cnfStyle w:val="000000000000" w:firstRow="0" w:lastRow="0" w:firstColumn="0" w:lastColumn="0" w:oddVBand="0" w:evenVBand="0" w:oddHBand="0" w:evenHBand="0" w:firstRowFirstColumn="0" w:firstRowLastColumn="0" w:lastRowFirstColumn="0" w:lastRowLastColumn="0"/>
              <w:rPr>
                <w:rFonts w:ascii="Calibri" w:hAnsi="Calibri"/>
                <w:color w:val="000000"/>
              </w:rPr>
            </w:pPr>
          </w:p>
          <w:p w14:paraId="5D87B29C" w14:textId="402B3384" w:rsidR="007542B8" w:rsidRPr="007542B8" w:rsidRDefault="007542B8" w:rsidP="005F1887">
            <w:pPr>
              <w:spacing w:before="40"/>
              <w:contextualSpacing/>
              <w:cnfStyle w:val="000000000000" w:firstRow="0" w:lastRow="0" w:firstColumn="0" w:lastColumn="0" w:oddVBand="0" w:evenVBand="0" w:oddHBand="0" w:evenHBand="0" w:firstRowFirstColumn="0" w:firstRowLastColumn="0" w:lastRowFirstColumn="0" w:lastRowLastColumn="0"/>
              <w:rPr>
                <w:rFonts w:ascii="Calibri" w:hAnsi="Calibri"/>
                <w:color w:val="000000"/>
              </w:rPr>
            </w:pPr>
            <w:r w:rsidRPr="007542B8">
              <w:rPr>
                <w:rFonts w:ascii="Calibri" w:hAnsi="Calibri"/>
                <w:color w:val="000000"/>
              </w:rPr>
              <w:t>The use of the format for BIC or SWIFT codes is validated: ISO 9362.</w:t>
            </w:r>
          </w:p>
        </w:tc>
        <w:tc>
          <w:tcPr>
            <w:tcW w:w="2070" w:type="dxa"/>
          </w:tcPr>
          <w:p w14:paraId="39DC01BC" w14:textId="77777777" w:rsidR="007542B8" w:rsidRPr="007542B8" w:rsidRDefault="007542B8" w:rsidP="007542B8">
            <w:pPr>
              <w:tabs>
                <w:tab w:val="left" w:pos="464"/>
              </w:tabs>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rPr>
              <w:t>&lt;BICFI&gt;</w:t>
            </w:r>
          </w:p>
        </w:tc>
        <w:tc>
          <w:tcPr>
            <w:tcW w:w="1332" w:type="dxa"/>
          </w:tcPr>
          <w:p w14:paraId="483B54D3"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rPr>
              <w:t>[1..1]</w:t>
            </w:r>
          </w:p>
        </w:tc>
        <w:tc>
          <w:tcPr>
            <w:tcW w:w="3017" w:type="dxa"/>
          </w:tcPr>
          <w:p w14:paraId="27320017"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rPr>
              <w:t>BICFIIdentifier</w:t>
            </w:r>
          </w:p>
        </w:tc>
      </w:tr>
    </w:tbl>
    <w:p w14:paraId="72DADA53" w14:textId="77777777" w:rsidR="007542B8" w:rsidRDefault="007542B8" w:rsidP="007542B8">
      <w:pPr>
        <w:pStyle w:val="Standardtext"/>
      </w:pPr>
    </w:p>
    <w:p w14:paraId="44930ED7" w14:textId="77777777" w:rsidR="007542B8" w:rsidRDefault="007542B8" w:rsidP="007542B8">
      <w:pPr>
        <w:pStyle w:val="Standardtext"/>
      </w:pPr>
    </w:p>
    <w:p w14:paraId="237EF3B3" w14:textId="77777777" w:rsidR="007542B8" w:rsidRDefault="007542B8" w:rsidP="007542B8">
      <w:pPr>
        <w:pStyle w:val="Standardtext"/>
      </w:pPr>
    </w:p>
    <w:p w14:paraId="26E93AEE" w14:textId="77777777" w:rsidR="007542B8" w:rsidRDefault="007542B8" w:rsidP="007542B8">
      <w:pPr>
        <w:pStyle w:val="Standardtext"/>
      </w:pPr>
    </w:p>
    <w:p w14:paraId="614C4E19" w14:textId="77777777" w:rsidR="007542B8" w:rsidRDefault="007542B8" w:rsidP="007542B8">
      <w:pPr>
        <w:pStyle w:val="Standardtext"/>
      </w:pPr>
    </w:p>
    <w:p w14:paraId="7F10D9A3" w14:textId="77777777" w:rsidR="007542B8" w:rsidRDefault="007542B8" w:rsidP="007542B8">
      <w:pPr>
        <w:pStyle w:val="Standardtext"/>
      </w:pPr>
    </w:p>
    <w:p w14:paraId="66A46038" w14:textId="77777777" w:rsidR="007542B8" w:rsidRDefault="007542B8" w:rsidP="007542B8">
      <w:pPr>
        <w:pStyle w:val="Standardtext"/>
      </w:pPr>
    </w:p>
    <w:p w14:paraId="30CED5A7" w14:textId="40CD2E5C" w:rsidR="007542B8" w:rsidRDefault="007542B8" w:rsidP="007542B8">
      <w:pPr>
        <w:pStyle w:val="Heading2"/>
      </w:pPr>
      <w:bookmarkStart w:id="148" w:name="_Toc201082168"/>
      <w:r>
        <w:t>Original Group Information and Status</w:t>
      </w:r>
      <w:bookmarkEnd w:id="148"/>
    </w:p>
    <w:tbl>
      <w:tblPr>
        <w:tblStyle w:val="TableColouredwithborders5"/>
        <w:tblW w:w="13045" w:type="dxa"/>
        <w:jc w:val="center"/>
        <w:tblLayout w:type="fixed"/>
        <w:tblLook w:val="04A0" w:firstRow="1" w:lastRow="0" w:firstColumn="1" w:lastColumn="0" w:noHBand="0" w:noVBand="1"/>
      </w:tblPr>
      <w:tblGrid>
        <w:gridCol w:w="692"/>
        <w:gridCol w:w="844"/>
        <w:gridCol w:w="634"/>
        <w:gridCol w:w="580"/>
        <w:gridCol w:w="548"/>
        <w:gridCol w:w="548"/>
        <w:gridCol w:w="2801"/>
        <w:gridCol w:w="2923"/>
        <w:gridCol w:w="1041"/>
        <w:gridCol w:w="2434"/>
      </w:tblGrid>
      <w:tr w:rsidR="007542B8" w:rsidRPr="007542B8" w14:paraId="028ECB66" w14:textId="77777777" w:rsidTr="007542B8">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692" w:type="dxa"/>
          </w:tcPr>
          <w:p w14:paraId="1DABF104" w14:textId="77777777" w:rsidR="007542B8" w:rsidRPr="007542B8" w:rsidRDefault="007542B8" w:rsidP="007542B8">
            <w:pPr>
              <w:spacing w:line="276" w:lineRule="auto"/>
              <w:jc w:val="both"/>
              <w:rPr>
                <w:sz w:val="24"/>
                <w:szCs w:val="24"/>
              </w:rPr>
            </w:pPr>
            <w:r w:rsidRPr="007542B8">
              <w:rPr>
                <w:sz w:val="24"/>
                <w:szCs w:val="24"/>
              </w:rPr>
              <w:t>#</w:t>
            </w:r>
          </w:p>
        </w:tc>
        <w:tc>
          <w:tcPr>
            <w:tcW w:w="5955" w:type="dxa"/>
            <w:gridSpan w:val="6"/>
          </w:tcPr>
          <w:p w14:paraId="6849DCD9" w14:textId="77777777" w:rsidR="007542B8" w:rsidRPr="007542B8" w:rsidRDefault="007542B8" w:rsidP="007542B8">
            <w:pPr>
              <w:spacing w:line="276"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7542B8">
              <w:rPr>
                <w:sz w:val="24"/>
                <w:szCs w:val="24"/>
              </w:rPr>
              <w:t>DESCRIPTION</w:t>
            </w:r>
          </w:p>
        </w:tc>
        <w:tc>
          <w:tcPr>
            <w:tcW w:w="2923" w:type="dxa"/>
          </w:tcPr>
          <w:p w14:paraId="74AA6C16" w14:textId="77777777" w:rsidR="007542B8" w:rsidRPr="007542B8" w:rsidRDefault="007542B8" w:rsidP="007542B8">
            <w:pPr>
              <w:spacing w:line="276"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7542B8">
              <w:rPr>
                <w:sz w:val="24"/>
                <w:szCs w:val="24"/>
              </w:rPr>
              <w:t>XML ELEMENT</w:t>
            </w:r>
          </w:p>
        </w:tc>
        <w:tc>
          <w:tcPr>
            <w:tcW w:w="1041" w:type="dxa"/>
          </w:tcPr>
          <w:p w14:paraId="4901807A" w14:textId="77777777" w:rsidR="007542B8" w:rsidRPr="007542B8" w:rsidRDefault="007542B8" w:rsidP="007542B8">
            <w:pPr>
              <w:spacing w:line="276"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7542B8">
              <w:rPr>
                <w:sz w:val="24"/>
                <w:szCs w:val="24"/>
              </w:rPr>
              <w:t>Mult.</w:t>
            </w:r>
          </w:p>
        </w:tc>
        <w:tc>
          <w:tcPr>
            <w:tcW w:w="2434" w:type="dxa"/>
          </w:tcPr>
          <w:p w14:paraId="59AAA528" w14:textId="77777777" w:rsidR="007542B8" w:rsidRPr="007542B8" w:rsidRDefault="007542B8" w:rsidP="007542B8">
            <w:pPr>
              <w:spacing w:line="276"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7542B8">
              <w:rPr>
                <w:sz w:val="24"/>
                <w:szCs w:val="24"/>
              </w:rPr>
              <w:t>DATA TYPE</w:t>
            </w:r>
          </w:p>
        </w:tc>
      </w:tr>
      <w:tr w:rsidR="007542B8" w:rsidRPr="007542B8" w14:paraId="0DFE28BA" w14:textId="77777777" w:rsidTr="007542B8">
        <w:trPr>
          <w:jc w:val="center"/>
        </w:trPr>
        <w:tc>
          <w:tcPr>
            <w:cnfStyle w:val="001000000000" w:firstRow="0" w:lastRow="0" w:firstColumn="1" w:lastColumn="0" w:oddVBand="0" w:evenVBand="0" w:oddHBand="0" w:evenHBand="0" w:firstRowFirstColumn="0" w:firstRowLastColumn="0" w:lastRowFirstColumn="0" w:lastRowLastColumn="0"/>
            <w:tcW w:w="692" w:type="dxa"/>
          </w:tcPr>
          <w:p w14:paraId="3B1DAFB1" w14:textId="77777777" w:rsidR="007542B8" w:rsidRPr="007542B8" w:rsidRDefault="007542B8">
            <w:pPr>
              <w:numPr>
                <w:ilvl w:val="0"/>
                <w:numId w:val="22"/>
              </w:numPr>
              <w:spacing w:before="40"/>
              <w:contextualSpacing/>
            </w:pPr>
          </w:p>
        </w:tc>
        <w:tc>
          <w:tcPr>
            <w:tcW w:w="5955" w:type="dxa"/>
            <w:gridSpan w:val="6"/>
          </w:tcPr>
          <w:p w14:paraId="7CE9F683"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pPr>
            <w:r w:rsidRPr="007542B8">
              <w:rPr>
                <w:rFonts w:cs="Tahoma"/>
                <w:lang w:val="en-GB"/>
              </w:rPr>
              <w:t>Original Group Information and Status</w:t>
            </w:r>
          </w:p>
        </w:tc>
        <w:tc>
          <w:tcPr>
            <w:tcW w:w="2923" w:type="dxa"/>
          </w:tcPr>
          <w:p w14:paraId="36A2EEEF"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pPr>
            <w:r w:rsidRPr="007542B8">
              <w:t>&lt;</w:t>
            </w:r>
            <w:r w:rsidRPr="007542B8">
              <w:rPr>
                <w:rFonts w:cs="Tahoma"/>
              </w:rPr>
              <w:t>OrgnlGrpInfAndSts</w:t>
            </w:r>
            <w:r w:rsidRPr="007542B8">
              <w:t>&gt;</w:t>
            </w:r>
          </w:p>
        </w:tc>
        <w:tc>
          <w:tcPr>
            <w:tcW w:w="1041" w:type="dxa"/>
          </w:tcPr>
          <w:p w14:paraId="23B51DAB"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pPr>
            <w:r w:rsidRPr="007542B8">
              <w:t>[1..1]</w:t>
            </w:r>
          </w:p>
        </w:tc>
        <w:tc>
          <w:tcPr>
            <w:tcW w:w="2434" w:type="dxa"/>
          </w:tcPr>
          <w:p w14:paraId="763FF09A"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pPr>
          </w:p>
        </w:tc>
      </w:tr>
      <w:tr w:rsidR="007542B8" w:rsidRPr="007542B8" w14:paraId="3C11BEEA" w14:textId="77777777" w:rsidTr="007542B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92" w:type="dxa"/>
          </w:tcPr>
          <w:p w14:paraId="6A6D26E2" w14:textId="77777777" w:rsidR="007542B8" w:rsidRPr="007542B8" w:rsidRDefault="007542B8">
            <w:pPr>
              <w:numPr>
                <w:ilvl w:val="0"/>
                <w:numId w:val="22"/>
              </w:numPr>
              <w:spacing w:before="40"/>
              <w:contextualSpacing/>
            </w:pPr>
          </w:p>
        </w:tc>
        <w:tc>
          <w:tcPr>
            <w:tcW w:w="844" w:type="dxa"/>
          </w:tcPr>
          <w:p w14:paraId="78799898"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pPr>
          </w:p>
        </w:tc>
        <w:tc>
          <w:tcPr>
            <w:tcW w:w="5111" w:type="dxa"/>
            <w:gridSpan w:val="5"/>
          </w:tcPr>
          <w:p w14:paraId="6BE00005"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pPr>
            <w:r w:rsidRPr="007542B8">
              <w:rPr>
                <w:rFonts w:cs="Tahoma"/>
                <w:lang w:val="en-GB"/>
              </w:rPr>
              <w:t>Original Message Identification</w:t>
            </w:r>
          </w:p>
        </w:tc>
        <w:tc>
          <w:tcPr>
            <w:tcW w:w="2923" w:type="dxa"/>
          </w:tcPr>
          <w:p w14:paraId="0B6DA2F3"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pPr>
            <w:r w:rsidRPr="007542B8">
              <w:rPr>
                <w:rFonts w:cs="Tahoma"/>
              </w:rPr>
              <w:t>&lt;OrgnlMsgId&gt;</w:t>
            </w:r>
          </w:p>
        </w:tc>
        <w:tc>
          <w:tcPr>
            <w:tcW w:w="1041" w:type="dxa"/>
          </w:tcPr>
          <w:p w14:paraId="081103BF"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pPr>
            <w:r w:rsidRPr="007542B8">
              <w:t>[1..1]</w:t>
            </w:r>
          </w:p>
        </w:tc>
        <w:tc>
          <w:tcPr>
            <w:tcW w:w="2434" w:type="dxa"/>
          </w:tcPr>
          <w:p w14:paraId="0FC96419"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pPr>
            <w:r w:rsidRPr="007542B8">
              <w:t>Max35Text</w:t>
            </w:r>
          </w:p>
        </w:tc>
      </w:tr>
      <w:tr w:rsidR="007542B8" w:rsidRPr="007542B8" w14:paraId="78331BDE" w14:textId="77777777" w:rsidTr="007542B8">
        <w:trPr>
          <w:jc w:val="center"/>
        </w:trPr>
        <w:tc>
          <w:tcPr>
            <w:cnfStyle w:val="001000000000" w:firstRow="0" w:lastRow="0" w:firstColumn="1" w:lastColumn="0" w:oddVBand="0" w:evenVBand="0" w:oddHBand="0" w:evenHBand="0" w:firstRowFirstColumn="0" w:firstRowLastColumn="0" w:lastRowFirstColumn="0" w:lastRowLastColumn="0"/>
            <w:tcW w:w="692" w:type="dxa"/>
          </w:tcPr>
          <w:p w14:paraId="0FD5FAD1" w14:textId="77777777" w:rsidR="007542B8" w:rsidRPr="007542B8" w:rsidRDefault="007542B8">
            <w:pPr>
              <w:numPr>
                <w:ilvl w:val="0"/>
                <w:numId w:val="22"/>
              </w:numPr>
              <w:spacing w:before="40"/>
              <w:contextualSpacing/>
            </w:pPr>
          </w:p>
        </w:tc>
        <w:tc>
          <w:tcPr>
            <w:tcW w:w="844" w:type="dxa"/>
          </w:tcPr>
          <w:p w14:paraId="1F03D54E"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pPr>
          </w:p>
        </w:tc>
        <w:tc>
          <w:tcPr>
            <w:tcW w:w="5111" w:type="dxa"/>
            <w:gridSpan w:val="5"/>
          </w:tcPr>
          <w:p w14:paraId="711ADFB5"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rPr>
              <w:t>Original Message Name Identification</w:t>
            </w:r>
          </w:p>
        </w:tc>
        <w:tc>
          <w:tcPr>
            <w:tcW w:w="2923" w:type="dxa"/>
          </w:tcPr>
          <w:p w14:paraId="2F0522CF"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pPr>
            <w:r w:rsidRPr="007542B8">
              <w:rPr>
                <w:rFonts w:cs="Tahoma"/>
              </w:rPr>
              <w:t>&lt;OrgnlMsgNmId&gt;</w:t>
            </w:r>
          </w:p>
        </w:tc>
        <w:tc>
          <w:tcPr>
            <w:tcW w:w="1041" w:type="dxa"/>
          </w:tcPr>
          <w:p w14:paraId="73152302"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pPr>
            <w:r w:rsidRPr="007542B8">
              <w:rPr>
                <w:rFonts w:cs="Tahoma"/>
              </w:rPr>
              <w:t>[1..1]</w:t>
            </w:r>
          </w:p>
        </w:tc>
        <w:tc>
          <w:tcPr>
            <w:tcW w:w="2434" w:type="dxa"/>
          </w:tcPr>
          <w:p w14:paraId="0CECEC54"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pPr>
            <w:r w:rsidRPr="007542B8">
              <w:t>Max35Text</w:t>
            </w:r>
          </w:p>
        </w:tc>
      </w:tr>
      <w:tr w:rsidR="007542B8" w:rsidRPr="007542B8" w14:paraId="34944C81" w14:textId="77777777" w:rsidTr="007542B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92" w:type="dxa"/>
          </w:tcPr>
          <w:p w14:paraId="5BC10D2E" w14:textId="77777777" w:rsidR="007542B8" w:rsidRPr="007542B8" w:rsidRDefault="007542B8">
            <w:pPr>
              <w:numPr>
                <w:ilvl w:val="0"/>
                <w:numId w:val="22"/>
              </w:numPr>
              <w:spacing w:before="40"/>
              <w:contextualSpacing/>
            </w:pPr>
          </w:p>
        </w:tc>
        <w:tc>
          <w:tcPr>
            <w:tcW w:w="844" w:type="dxa"/>
          </w:tcPr>
          <w:p w14:paraId="18238F88"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pPr>
          </w:p>
        </w:tc>
        <w:tc>
          <w:tcPr>
            <w:tcW w:w="5111" w:type="dxa"/>
            <w:gridSpan w:val="5"/>
          </w:tcPr>
          <w:p w14:paraId="27460483"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Group Status</w:t>
            </w:r>
          </w:p>
          <w:p w14:paraId="4427E098"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Values can be:</w:t>
            </w:r>
          </w:p>
          <w:p w14:paraId="48DFFA3D" w14:textId="77777777" w:rsidR="007542B8" w:rsidRPr="007542B8" w:rsidRDefault="007542B8">
            <w:pPr>
              <w:numPr>
                <w:ilvl w:val="0"/>
                <w:numId w:val="18"/>
              </w:numPr>
              <w:spacing w:before="40"/>
              <w:contextualSpacing/>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ACCP</w:t>
            </w:r>
            <w:r w:rsidRPr="007542B8">
              <w:rPr>
                <w:rFonts w:ascii="Calibri" w:hAnsi="Calibri"/>
                <w:color w:val="000000"/>
              </w:rPr>
              <w:t>: accepted</w:t>
            </w:r>
          </w:p>
          <w:p w14:paraId="538FD9E4" w14:textId="77777777" w:rsidR="007542B8" w:rsidRPr="007542B8" w:rsidRDefault="007542B8">
            <w:pPr>
              <w:numPr>
                <w:ilvl w:val="0"/>
                <w:numId w:val="18"/>
              </w:numPr>
              <w:spacing w:before="40"/>
              <w:contextualSpacing/>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 xml:space="preserve">ACSC: settled </w:t>
            </w:r>
          </w:p>
          <w:p w14:paraId="50A6D09A" w14:textId="77777777" w:rsidR="007542B8" w:rsidRPr="007542B8" w:rsidRDefault="007542B8">
            <w:pPr>
              <w:numPr>
                <w:ilvl w:val="0"/>
                <w:numId w:val="18"/>
              </w:numPr>
              <w:spacing w:before="40"/>
              <w:contextualSpacing/>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PART: partial</w:t>
            </w:r>
          </w:p>
          <w:p w14:paraId="2A9D7671" w14:textId="77777777" w:rsidR="007542B8" w:rsidRPr="007542B8" w:rsidRDefault="007542B8">
            <w:pPr>
              <w:numPr>
                <w:ilvl w:val="0"/>
                <w:numId w:val="18"/>
              </w:numPr>
              <w:spacing w:before="40"/>
              <w:contextualSpacing/>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RJCT: rejected</w:t>
            </w:r>
          </w:p>
        </w:tc>
        <w:tc>
          <w:tcPr>
            <w:tcW w:w="2923" w:type="dxa"/>
          </w:tcPr>
          <w:p w14:paraId="75D5A65D"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&lt;GrpSts&gt;</w:t>
            </w:r>
          </w:p>
        </w:tc>
        <w:tc>
          <w:tcPr>
            <w:tcW w:w="1041" w:type="dxa"/>
          </w:tcPr>
          <w:p w14:paraId="205C2B68"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[1..1]</w:t>
            </w:r>
          </w:p>
        </w:tc>
        <w:tc>
          <w:tcPr>
            <w:tcW w:w="2434" w:type="dxa"/>
          </w:tcPr>
          <w:p w14:paraId="0AFA04BC"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pPr>
          </w:p>
        </w:tc>
      </w:tr>
      <w:tr w:rsidR="007542B8" w:rsidRPr="007542B8" w14:paraId="1804A11C" w14:textId="77777777" w:rsidTr="007542B8">
        <w:trPr>
          <w:jc w:val="center"/>
        </w:trPr>
        <w:tc>
          <w:tcPr>
            <w:cnfStyle w:val="001000000000" w:firstRow="0" w:lastRow="0" w:firstColumn="1" w:lastColumn="0" w:oddVBand="0" w:evenVBand="0" w:oddHBand="0" w:evenHBand="0" w:firstRowFirstColumn="0" w:firstRowLastColumn="0" w:lastRowFirstColumn="0" w:lastRowLastColumn="0"/>
            <w:tcW w:w="692" w:type="dxa"/>
          </w:tcPr>
          <w:p w14:paraId="3847D126" w14:textId="77777777" w:rsidR="007542B8" w:rsidRPr="007542B8" w:rsidRDefault="007542B8">
            <w:pPr>
              <w:numPr>
                <w:ilvl w:val="0"/>
                <w:numId w:val="22"/>
              </w:numPr>
              <w:spacing w:before="40"/>
              <w:contextualSpacing/>
            </w:pPr>
          </w:p>
        </w:tc>
        <w:tc>
          <w:tcPr>
            <w:tcW w:w="844" w:type="dxa"/>
          </w:tcPr>
          <w:p w14:paraId="362F61F1"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pPr>
          </w:p>
        </w:tc>
        <w:tc>
          <w:tcPr>
            <w:tcW w:w="5111" w:type="dxa"/>
            <w:gridSpan w:val="5"/>
          </w:tcPr>
          <w:p w14:paraId="52CD2ACC"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rPr>
              <w:t>Status Reason Information</w:t>
            </w:r>
          </w:p>
        </w:tc>
        <w:tc>
          <w:tcPr>
            <w:tcW w:w="2923" w:type="dxa"/>
          </w:tcPr>
          <w:p w14:paraId="23EFC28E"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rPr>
              <w:t>&lt;StsRsnInf&gt;</w:t>
            </w:r>
          </w:p>
        </w:tc>
        <w:tc>
          <w:tcPr>
            <w:tcW w:w="1041" w:type="dxa"/>
          </w:tcPr>
          <w:p w14:paraId="40079163"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rPr>
              <w:t>[0..*]</w:t>
            </w:r>
          </w:p>
        </w:tc>
        <w:tc>
          <w:tcPr>
            <w:tcW w:w="2434" w:type="dxa"/>
          </w:tcPr>
          <w:p w14:paraId="7D614799"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pPr>
          </w:p>
        </w:tc>
      </w:tr>
      <w:tr w:rsidR="007542B8" w:rsidRPr="007542B8" w14:paraId="523197A5" w14:textId="77777777" w:rsidTr="007542B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92" w:type="dxa"/>
          </w:tcPr>
          <w:p w14:paraId="04A571A3" w14:textId="77777777" w:rsidR="007542B8" w:rsidRPr="007542B8" w:rsidRDefault="007542B8">
            <w:pPr>
              <w:numPr>
                <w:ilvl w:val="0"/>
                <w:numId w:val="22"/>
              </w:numPr>
              <w:spacing w:before="40"/>
              <w:contextualSpacing/>
            </w:pPr>
          </w:p>
        </w:tc>
        <w:tc>
          <w:tcPr>
            <w:tcW w:w="844" w:type="dxa"/>
          </w:tcPr>
          <w:p w14:paraId="5A05321C"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pPr>
          </w:p>
        </w:tc>
        <w:tc>
          <w:tcPr>
            <w:tcW w:w="634" w:type="dxa"/>
          </w:tcPr>
          <w:p w14:paraId="14604958"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p>
        </w:tc>
        <w:tc>
          <w:tcPr>
            <w:tcW w:w="4477" w:type="dxa"/>
            <w:gridSpan w:val="4"/>
          </w:tcPr>
          <w:p w14:paraId="4CEA8165"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Originator</w:t>
            </w:r>
          </w:p>
        </w:tc>
        <w:tc>
          <w:tcPr>
            <w:tcW w:w="2923" w:type="dxa"/>
          </w:tcPr>
          <w:p w14:paraId="5B72E405" w14:textId="77777777" w:rsidR="007542B8" w:rsidRPr="007542B8" w:rsidRDefault="007542B8" w:rsidP="007542B8">
            <w:pPr>
              <w:tabs>
                <w:tab w:val="left" w:pos="464"/>
              </w:tabs>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&lt;Orgtr&gt;</w:t>
            </w:r>
          </w:p>
        </w:tc>
        <w:tc>
          <w:tcPr>
            <w:tcW w:w="1041" w:type="dxa"/>
          </w:tcPr>
          <w:p w14:paraId="61A275F9"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[0..1]</w:t>
            </w:r>
          </w:p>
        </w:tc>
        <w:tc>
          <w:tcPr>
            <w:tcW w:w="2434" w:type="dxa"/>
          </w:tcPr>
          <w:p w14:paraId="3094A959"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pPr>
          </w:p>
        </w:tc>
      </w:tr>
      <w:tr w:rsidR="007542B8" w:rsidRPr="007542B8" w14:paraId="761FA6D9" w14:textId="77777777" w:rsidTr="007542B8">
        <w:trPr>
          <w:jc w:val="center"/>
        </w:trPr>
        <w:tc>
          <w:tcPr>
            <w:cnfStyle w:val="001000000000" w:firstRow="0" w:lastRow="0" w:firstColumn="1" w:lastColumn="0" w:oddVBand="0" w:evenVBand="0" w:oddHBand="0" w:evenHBand="0" w:firstRowFirstColumn="0" w:firstRowLastColumn="0" w:lastRowFirstColumn="0" w:lastRowLastColumn="0"/>
            <w:tcW w:w="692" w:type="dxa"/>
          </w:tcPr>
          <w:p w14:paraId="53936663" w14:textId="77777777" w:rsidR="007542B8" w:rsidRPr="007542B8" w:rsidRDefault="007542B8">
            <w:pPr>
              <w:numPr>
                <w:ilvl w:val="0"/>
                <w:numId w:val="22"/>
              </w:numPr>
              <w:spacing w:before="40"/>
              <w:contextualSpacing/>
            </w:pPr>
          </w:p>
        </w:tc>
        <w:tc>
          <w:tcPr>
            <w:tcW w:w="844" w:type="dxa"/>
          </w:tcPr>
          <w:p w14:paraId="58CBCED0"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pPr>
          </w:p>
        </w:tc>
        <w:tc>
          <w:tcPr>
            <w:tcW w:w="634" w:type="dxa"/>
          </w:tcPr>
          <w:p w14:paraId="1DC9DC27"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p>
        </w:tc>
        <w:tc>
          <w:tcPr>
            <w:tcW w:w="580" w:type="dxa"/>
          </w:tcPr>
          <w:p w14:paraId="640F8ECB"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p>
        </w:tc>
        <w:tc>
          <w:tcPr>
            <w:tcW w:w="3897" w:type="dxa"/>
            <w:gridSpan w:val="3"/>
          </w:tcPr>
          <w:p w14:paraId="43E5FEA7"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r w:rsidRPr="007542B8">
              <w:t>Identification</w:t>
            </w:r>
          </w:p>
        </w:tc>
        <w:tc>
          <w:tcPr>
            <w:tcW w:w="2923" w:type="dxa"/>
          </w:tcPr>
          <w:p w14:paraId="69671EA3" w14:textId="77777777" w:rsidR="007542B8" w:rsidRPr="007542B8" w:rsidRDefault="007542B8" w:rsidP="007542B8">
            <w:pPr>
              <w:tabs>
                <w:tab w:val="left" w:pos="464"/>
              </w:tabs>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rPr>
              <w:t>&lt;Id&gt;</w:t>
            </w:r>
          </w:p>
        </w:tc>
        <w:tc>
          <w:tcPr>
            <w:tcW w:w="1041" w:type="dxa"/>
          </w:tcPr>
          <w:p w14:paraId="340F487B"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rPr>
              <w:t>[0..1]</w:t>
            </w:r>
          </w:p>
        </w:tc>
        <w:tc>
          <w:tcPr>
            <w:tcW w:w="2434" w:type="dxa"/>
          </w:tcPr>
          <w:p w14:paraId="495C546D"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pPr>
          </w:p>
        </w:tc>
      </w:tr>
      <w:tr w:rsidR="007542B8" w:rsidRPr="007542B8" w14:paraId="787E9656" w14:textId="77777777" w:rsidTr="007542B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92" w:type="dxa"/>
          </w:tcPr>
          <w:p w14:paraId="3750B716" w14:textId="77777777" w:rsidR="007542B8" w:rsidRPr="007542B8" w:rsidRDefault="007542B8">
            <w:pPr>
              <w:numPr>
                <w:ilvl w:val="0"/>
                <w:numId w:val="22"/>
              </w:numPr>
              <w:spacing w:before="40"/>
              <w:contextualSpacing/>
            </w:pPr>
          </w:p>
        </w:tc>
        <w:tc>
          <w:tcPr>
            <w:tcW w:w="844" w:type="dxa"/>
          </w:tcPr>
          <w:p w14:paraId="2E8CA255"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pPr>
          </w:p>
        </w:tc>
        <w:tc>
          <w:tcPr>
            <w:tcW w:w="634" w:type="dxa"/>
          </w:tcPr>
          <w:p w14:paraId="643C5A76"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p>
        </w:tc>
        <w:tc>
          <w:tcPr>
            <w:tcW w:w="580" w:type="dxa"/>
          </w:tcPr>
          <w:p w14:paraId="7A675AEC"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p>
        </w:tc>
        <w:tc>
          <w:tcPr>
            <w:tcW w:w="548" w:type="dxa"/>
          </w:tcPr>
          <w:p w14:paraId="6A180BD0"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p>
        </w:tc>
        <w:tc>
          <w:tcPr>
            <w:tcW w:w="3349" w:type="dxa"/>
            <w:gridSpan w:val="2"/>
          </w:tcPr>
          <w:p w14:paraId="378A22F9"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r w:rsidRPr="007542B8">
              <w:t>Organization Identification</w:t>
            </w:r>
          </w:p>
        </w:tc>
        <w:tc>
          <w:tcPr>
            <w:tcW w:w="2923" w:type="dxa"/>
          </w:tcPr>
          <w:p w14:paraId="496C8053" w14:textId="77777777" w:rsidR="007542B8" w:rsidRPr="007542B8" w:rsidRDefault="007542B8" w:rsidP="007542B8">
            <w:pPr>
              <w:tabs>
                <w:tab w:val="left" w:pos="464"/>
              </w:tabs>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&lt;OrgId&gt;</w:t>
            </w:r>
          </w:p>
        </w:tc>
        <w:tc>
          <w:tcPr>
            <w:tcW w:w="1041" w:type="dxa"/>
          </w:tcPr>
          <w:p w14:paraId="6283D022"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[1..1]</w:t>
            </w:r>
          </w:p>
        </w:tc>
        <w:tc>
          <w:tcPr>
            <w:tcW w:w="2434" w:type="dxa"/>
          </w:tcPr>
          <w:p w14:paraId="75D49C56"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pPr>
          </w:p>
        </w:tc>
      </w:tr>
      <w:tr w:rsidR="007542B8" w:rsidRPr="007542B8" w14:paraId="3CD9BBCC" w14:textId="77777777" w:rsidTr="007542B8">
        <w:trPr>
          <w:jc w:val="center"/>
        </w:trPr>
        <w:tc>
          <w:tcPr>
            <w:cnfStyle w:val="001000000000" w:firstRow="0" w:lastRow="0" w:firstColumn="1" w:lastColumn="0" w:oddVBand="0" w:evenVBand="0" w:oddHBand="0" w:evenHBand="0" w:firstRowFirstColumn="0" w:firstRowLastColumn="0" w:lastRowFirstColumn="0" w:lastRowLastColumn="0"/>
            <w:tcW w:w="692" w:type="dxa"/>
          </w:tcPr>
          <w:p w14:paraId="2B5A4E44" w14:textId="77777777" w:rsidR="007542B8" w:rsidRPr="007542B8" w:rsidRDefault="007542B8">
            <w:pPr>
              <w:numPr>
                <w:ilvl w:val="0"/>
                <w:numId w:val="22"/>
              </w:numPr>
              <w:spacing w:before="40"/>
              <w:contextualSpacing/>
            </w:pPr>
          </w:p>
        </w:tc>
        <w:tc>
          <w:tcPr>
            <w:tcW w:w="844" w:type="dxa"/>
          </w:tcPr>
          <w:p w14:paraId="42794545"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pPr>
          </w:p>
        </w:tc>
        <w:tc>
          <w:tcPr>
            <w:tcW w:w="634" w:type="dxa"/>
          </w:tcPr>
          <w:p w14:paraId="4163353E"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p>
        </w:tc>
        <w:tc>
          <w:tcPr>
            <w:tcW w:w="580" w:type="dxa"/>
          </w:tcPr>
          <w:p w14:paraId="15FE68D0"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p>
        </w:tc>
        <w:tc>
          <w:tcPr>
            <w:tcW w:w="548" w:type="dxa"/>
          </w:tcPr>
          <w:p w14:paraId="5C07AC82"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p>
        </w:tc>
        <w:tc>
          <w:tcPr>
            <w:tcW w:w="548" w:type="dxa"/>
          </w:tcPr>
          <w:p w14:paraId="2D71D2DE"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p>
        </w:tc>
        <w:tc>
          <w:tcPr>
            <w:tcW w:w="2801" w:type="dxa"/>
          </w:tcPr>
          <w:p w14:paraId="02B347BF"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pPr>
            <w:r w:rsidRPr="007542B8">
              <w:t>BIC</w:t>
            </w:r>
          </w:p>
        </w:tc>
        <w:tc>
          <w:tcPr>
            <w:tcW w:w="2923" w:type="dxa"/>
          </w:tcPr>
          <w:p w14:paraId="32D42D99" w14:textId="77777777" w:rsidR="007542B8" w:rsidRPr="007542B8" w:rsidRDefault="007542B8" w:rsidP="007542B8">
            <w:pPr>
              <w:tabs>
                <w:tab w:val="left" w:pos="464"/>
              </w:tabs>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rPr>
              <w:t>&lt;AnyBIC&gt;</w:t>
            </w:r>
          </w:p>
        </w:tc>
        <w:tc>
          <w:tcPr>
            <w:tcW w:w="1041" w:type="dxa"/>
          </w:tcPr>
          <w:p w14:paraId="10E61DCE"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rPr>
              <w:t>[0..1]</w:t>
            </w:r>
          </w:p>
        </w:tc>
        <w:tc>
          <w:tcPr>
            <w:tcW w:w="2434" w:type="dxa"/>
          </w:tcPr>
          <w:p w14:paraId="67121C6F"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pPr>
            <w:r w:rsidRPr="007542B8">
              <w:t>AnyBICIdentifier</w:t>
            </w:r>
          </w:p>
        </w:tc>
      </w:tr>
      <w:tr w:rsidR="007542B8" w:rsidRPr="007542B8" w14:paraId="61BFD49B" w14:textId="77777777" w:rsidTr="007542B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92" w:type="dxa"/>
          </w:tcPr>
          <w:p w14:paraId="0806430D" w14:textId="77777777" w:rsidR="007542B8" w:rsidRPr="007542B8" w:rsidRDefault="007542B8">
            <w:pPr>
              <w:numPr>
                <w:ilvl w:val="0"/>
                <w:numId w:val="22"/>
              </w:numPr>
              <w:spacing w:before="40"/>
              <w:contextualSpacing/>
            </w:pPr>
          </w:p>
        </w:tc>
        <w:tc>
          <w:tcPr>
            <w:tcW w:w="844" w:type="dxa"/>
          </w:tcPr>
          <w:p w14:paraId="7346F734"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pPr>
          </w:p>
        </w:tc>
        <w:tc>
          <w:tcPr>
            <w:tcW w:w="634" w:type="dxa"/>
          </w:tcPr>
          <w:p w14:paraId="0486698D"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p>
        </w:tc>
        <w:tc>
          <w:tcPr>
            <w:tcW w:w="4477" w:type="dxa"/>
            <w:gridSpan w:val="4"/>
          </w:tcPr>
          <w:p w14:paraId="338BE9D1"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Reason</w:t>
            </w:r>
          </w:p>
        </w:tc>
        <w:tc>
          <w:tcPr>
            <w:tcW w:w="2923" w:type="dxa"/>
          </w:tcPr>
          <w:p w14:paraId="1995B51E" w14:textId="77777777" w:rsidR="007542B8" w:rsidRPr="007542B8" w:rsidRDefault="007542B8" w:rsidP="007542B8">
            <w:pPr>
              <w:tabs>
                <w:tab w:val="left" w:pos="464"/>
              </w:tabs>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&lt;Rsn&gt;</w:t>
            </w:r>
          </w:p>
        </w:tc>
        <w:tc>
          <w:tcPr>
            <w:tcW w:w="1041" w:type="dxa"/>
          </w:tcPr>
          <w:p w14:paraId="1F521099"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[1..1]</w:t>
            </w:r>
          </w:p>
        </w:tc>
        <w:tc>
          <w:tcPr>
            <w:tcW w:w="2434" w:type="dxa"/>
          </w:tcPr>
          <w:p w14:paraId="2A53891D"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pPr>
          </w:p>
        </w:tc>
      </w:tr>
      <w:tr w:rsidR="007542B8" w:rsidRPr="007542B8" w14:paraId="6E7881F5" w14:textId="77777777" w:rsidTr="007542B8">
        <w:trPr>
          <w:jc w:val="center"/>
        </w:trPr>
        <w:tc>
          <w:tcPr>
            <w:cnfStyle w:val="001000000000" w:firstRow="0" w:lastRow="0" w:firstColumn="1" w:lastColumn="0" w:oddVBand="0" w:evenVBand="0" w:oddHBand="0" w:evenHBand="0" w:firstRowFirstColumn="0" w:firstRowLastColumn="0" w:lastRowFirstColumn="0" w:lastRowLastColumn="0"/>
            <w:tcW w:w="692" w:type="dxa"/>
          </w:tcPr>
          <w:p w14:paraId="174C2B8F" w14:textId="77777777" w:rsidR="007542B8" w:rsidRPr="007542B8" w:rsidRDefault="007542B8">
            <w:pPr>
              <w:numPr>
                <w:ilvl w:val="0"/>
                <w:numId w:val="22"/>
              </w:numPr>
              <w:spacing w:before="40"/>
              <w:contextualSpacing/>
            </w:pPr>
          </w:p>
        </w:tc>
        <w:tc>
          <w:tcPr>
            <w:tcW w:w="844" w:type="dxa"/>
          </w:tcPr>
          <w:p w14:paraId="602FB9FB"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pPr>
          </w:p>
        </w:tc>
        <w:tc>
          <w:tcPr>
            <w:tcW w:w="634" w:type="dxa"/>
          </w:tcPr>
          <w:p w14:paraId="21FEB265"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p>
        </w:tc>
        <w:tc>
          <w:tcPr>
            <w:tcW w:w="1128" w:type="dxa"/>
            <w:gridSpan w:val="2"/>
          </w:tcPr>
          <w:p w14:paraId="430E88DC"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p>
        </w:tc>
        <w:tc>
          <w:tcPr>
            <w:tcW w:w="3349" w:type="dxa"/>
            <w:gridSpan w:val="2"/>
          </w:tcPr>
          <w:p w14:paraId="1FA5344B"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rPr>
              <w:t>Code</w:t>
            </w:r>
          </w:p>
        </w:tc>
        <w:tc>
          <w:tcPr>
            <w:tcW w:w="2923" w:type="dxa"/>
          </w:tcPr>
          <w:p w14:paraId="1FD3E8F4" w14:textId="77777777" w:rsidR="007542B8" w:rsidRPr="007542B8" w:rsidRDefault="007542B8" w:rsidP="007542B8">
            <w:pPr>
              <w:tabs>
                <w:tab w:val="left" w:pos="464"/>
              </w:tabs>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rPr>
              <w:t>&lt;Cd&gt;</w:t>
            </w:r>
          </w:p>
        </w:tc>
        <w:tc>
          <w:tcPr>
            <w:tcW w:w="1041" w:type="dxa"/>
          </w:tcPr>
          <w:p w14:paraId="1F9CABF7"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rPr>
              <w:t>[1..1]</w:t>
            </w:r>
          </w:p>
        </w:tc>
        <w:tc>
          <w:tcPr>
            <w:tcW w:w="2434" w:type="dxa"/>
          </w:tcPr>
          <w:p w14:paraId="587DD59B"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pPr>
            <w:r w:rsidRPr="007542B8">
              <w:t>CodeSet</w:t>
            </w:r>
          </w:p>
        </w:tc>
      </w:tr>
      <w:tr w:rsidR="007542B8" w:rsidRPr="007542B8" w14:paraId="7C8994AF" w14:textId="77777777" w:rsidTr="007542B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92" w:type="dxa"/>
          </w:tcPr>
          <w:p w14:paraId="201E8E5D" w14:textId="77777777" w:rsidR="007542B8" w:rsidRPr="007542B8" w:rsidRDefault="007542B8">
            <w:pPr>
              <w:numPr>
                <w:ilvl w:val="0"/>
                <w:numId w:val="22"/>
              </w:numPr>
              <w:spacing w:before="40"/>
              <w:contextualSpacing/>
            </w:pPr>
          </w:p>
        </w:tc>
        <w:tc>
          <w:tcPr>
            <w:tcW w:w="844" w:type="dxa"/>
          </w:tcPr>
          <w:p w14:paraId="4F485116"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pPr>
          </w:p>
        </w:tc>
        <w:tc>
          <w:tcPr>
            <w:tcW w:w="634" w:type="dxa"/>
          </w:tcPr>
          <w:p w14:paraId="245BA7E3"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p>
        </w:tc>
        <w:tc>
          <w:tcPr>
            <w:tcW w:w="4477" w:type="dxa"/>
            <w:gridSpan w:val="4"/>
          </w:tcPr>
          <w:p w14:paraId="6B4482B5"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Additional Information</w:t>
            </w:r>
          </w:p>
        </w:tc>
        <w:tc>
          <w:tcPr>
            <w:tcW w:w="2923" w:type="dxa"/>
          </w:tcPr>
          <w:p w14:paraId="3E575264" w14:textId="77777777" w:rsidR="007542B8" w:rsidRPr="007542B8" w:rsidRDefault="007542B8" w:rsidP="007542B8">
            <w:pPr>
              <w:tabs>
                <w:tab w:val="left" w:pos="464"/>
              </w:tabs>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&lt;AddtlInf&gt;</w:t>
            </w:r>
          </w:p>
        </w:tc>
        <w:tc>
          <w:tcPr>
            <w:tcW w:w="1041" w:type="dxa"/>
          </w:tcPr>
          <w:p w14:paraId="37008AE3"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[0..1]</w:t>
            </w:r>
          </w:p>
        </w:tc>
        <w:tc>
          <w:tcPr>
            <w:tcW w:w="2434" w:type="dxa"/>
          </w:tcPr>
          <w:p w14:paraId="2ADD0806"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pPr>
            <w:r w:rsidRPr="007542B8">
              <w:t>Max105Text</w:t>
            </w:r>
          </w:p>
        </w:tc>
      </w:tr>
      <w:tr w:rsidR="007542B8" w:rsidRPr="007542B8" w14:paraId="5D7F0FBA" w14:textId="77777777" w:rsidTr="007542B8">
        <w:trPr>
          <w:jc w:val="center"/>
        </w:trPr>
        <w:tc>
          <w:tcPr>
            <w:cnfStyle w:val="001000000000" w:firstRow="0" w:lastRow="0" w:firstColumn="1" w:lastColumn="0" w:oddVBand="0" w:evenVBand="0" w:oddHBand="0" w:evenHBand="0" w:firstRowFirstColumn="0" w:firstRowLastColumn="0" w:lastRowFirstColumn="0" w:lastRowLastColumn="0"/>
            <w:tcW w:w="692" w:type="dxa"/>
          </w:tcPr>
          <w:p w14:paraId="4519FADB" w14:textId="77777777" w:rsidR="007542B8" w:rsidRPr="007542B8" w:rsidRDefault="007542B8">
            <w:pPr>
              <w:numPr>
                <w:ilvl w:val="0"/>
                <w:numId w:val="22"/>
              </w:numPr>
              <w:spacing w:before="40"/>
              <w:contextualSpacing/>
            </w:pPr>
          </w:p>
        </w:tc>
        <w:tc>
          <w:tcPr>
            <w:tcW w:w="844" w:type="dxa"/>
          </w:tcPr>
          <w:p w14:paraId="10B97203"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pPr>
          </w:p>
        </w:tc>
        <w:tc>
          <w:tcPr>
            <w:tcW w:w="5111" w:type="dxa"/>
            <w:gridSpan w:val="5"/>
          </w:tcPr>
          <w:p w14:paraId="35579763"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rPr>
              <w:t>Number of Transactions per Status</w:t>
            </w:r>
          </w:p>
          <w:p w14:paraId="7C577093" w14:textId="77777777" w:rsidR="007542B8" w:rsidRPr="007542B8" w:rsidRDefault="007542B8">
            <w:pPr>
              <w:numPr>
                <w:ilvl w:val="0"/>
                <w:numId w:val="23"/>
              </w:numPr>
              <w:spacing w:before="40"/>
              <w:contextualSpacing/>
              <w:cnfStyle w:val="000000000000" w:firstRow="0" w:lastRow="0" w:firstColumn="0" w:lastColumn="0" w:oddVBand="0" w:evenVBand="0" w:oddHBand="0" w:evenHBand="0" w:firstRowFirstColumn="0" w:firstRowLastColumn="0" w:lastRowFirstColumn="0" w:lastRowLastColumn="0"/>
              <w:rPr>
                <w:rFonts w:cs="Tahoma"/>
              </w:rPr>
            </w:pPr>
            <w:r w:rsidRPr="007542B8">
              <w:rPr>
                <w:rFonts w:ascii="Calibri" w:hAnsi="Calibri"/>
                <w:color w:val="000000"/>
              </w:rPr>
              <w:t>The element and its content are optional and may be repeated several times.</w:t>
            </w:r>
          </w:p>
        </w:tc>
        <w:tc>
          <w:tcPr>
            <w:tcW w:w="2923" w:type="dxa"/>
          </w:tcPr>
          <w:p w14:paraId="4186BFC6" w14:textId="77777777" w:rsidR="007542B8" w:rsidRPr="007542B8" w:rsidRDefault="007542B8" w:rsidP="007542B8">
            <w:pPr>
              <w:tabs>
                <w:tab w:val="left" w:pos="464"/>
              </w:tabs>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rPr>
              <w:t>&lt;NbOfTxsPerSts&gt;</w:t>
            </w:r>
          </w:p>
        </w:tc>
        <w:tc>
          <w:tcPr>
            <w:tcW w:w="1041" w:type="dxa"/>
          </w:tcPr>
          <w:p w14:paraId="6977D8E2"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rPr>
              <w:t>[0..*]</w:t>
            </w:r>
          </w:p>
        </w:tc>
        <w:tc>
          <w:tcPr>
            <w:tcW w:w="2434" w:type="dxa"/>
          </w:tcPr>
          <w:p w14:paraId="35C83AA8"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pPr>
          </w:p>
        </w:tc>
      </w:tr>
      <w:tr w:rsidR="007542B8" w:rsidRPr="007542B8" w14:paraId="5882729F" w14:textId="77777777" w:rsidTr="007542B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92" w:type="dxa"/>
          </w:tcPr>
          <w:p w14:paraId="6E8B4475" w14:textId="77777777" w:rsidR="007542B8" w:rsidRPr="007542B8" w:rsidRDefault="007542B8">
            <w:pPr>
              <w:numPr>
                <w:ilvl w:val="0"/>
                <w:numId w:val="22"/>
              </w:numPr>
              <w:spacing w:before="40"/>
              <w:contextualSpacing/>
            </w:pPr>
          </w:p>
        </w:tc>
        <w:tc>
          <w:tcPr>
            <w:tcW w:w="844" w:type="dxa"/>
          </w:tcPr>
          <w:p w14:paraId="6FCE404D"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pPr>
          </w:p>
        </w:tc>
        <w:tc>
          <w:tcPr>
            <w:tcW w:w="634" w:type="dxa"/>
          </w:tcPr>
          <w:p w14:paraId="5685B74B"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p>
        </w:tc>
        <w:tc>
          <w:tcPr>
            <w:tcW w:w="4477" w:type="dxa"/>
            <w:gridSpan w:val="4"/>
          </w:tcPr>
          <w:p w14:paraId="62D592AF"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Detailed transaction number</w:t>
            </w:r>
          </w:p>
          <w:p w14:paraId="366926A1" w14:textId="77777777" w:rsidR="007542B8" w:rsidRPr="007542B8" w:rsidRDefault="007542B8">
            <w:pPr>
              <w:numPr>
                <w:ilvl w:val="0"/>
                <w:numId w:val="23"/>
              </w:numPr>
              <w:spacing w:before="40"/>
              <w:contextualSpacing/>
              <w:cnfStyle w:val="000000010000" w:firstRow="0" w:lastRow="0" w:firstColumn="0" w:lastColumn="0" w:oddVBand="0" w:evenVBand="0" w:oddHBand="0" w:evenHBand="1" w:firstRowFirstColumn="0" w:firstRowLastColumn="0" w:lastRowFirstColumn="0" w:lastRowLastColumn="0"/>
              <w:rPr>
                <w:rFonts w:cs="Tahoma"/>
              </w:rPr>
            </w:pPr>
            <w:r w:rsidRPr="007542B8">
              <w:rPr>
                <w:rFonts w:ascii="Calibri" w:hAnsi="Calibri"/>
                <w:color w:val="000000"/>
              </w:rPr>
              <w:t>It is equal to the number of elements in the group of original elements assigned to the same status.</w:t>
            </w:r>
          </w:p>
        </w:tc>
        <w:tc>
          <w:tcPr>
            <w:tcW w:w="2923" w:type="dxa"/>
          </w:tcPr>
          <w:p w14:paraId="7AFBCD45" w14:textId="77777777" w:rsidR="007542B8" w:rsidRPr="007542B8" w:rsidRDefault="007542B8" w:rsidP="007542B8">
            <w:pPr>
              <w:tabs>
                <w:tab w:val="left" w:pos="464"/>
              </w:tabs>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&lt;DtldNbOfTxs&gt;</w:t>
            </w:r>
          </w:p>
        </w:tc>
        <w:tc>
          <w:tcPr>
            <w:tcW w:w="1041" w:type="dxa"/>
          </w:tcPr>
          <w:p w14:paraId="28FEC7A7"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[1..1]</w:t>
            </w:r>
          </w:p>
        </w:tc>
        <w:tc>
          <w:tcPr>
            <w:tcW w:w="2434" w:type="dxa"/>
          </w:tcPr>
          <w:p w14:paraId="513E279C"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pPr>
            <w:r w:rsidRPr="007542B8">
              <w:rPr>
                <w:rFonts w:ascii="Arial" w:hAnsi="Arial" w:cs="Arial"/>
                <w:sz w:val="20"/>
                <w:szCs w:val="20"/>
              </w:rPr>
              <w:t>Max15NumericText</w:t>
            </w:r>
          </w:p>
        </w:tc>
      </w:tr>
      <w:tr w:rsidR="007542B8" w:rsidRPr="007542B8" w14:paraId="22A20B8B" w14:textId="77777777" w:rsidTr="007542B8">
        <w:trPr>
          <w:jc w:val="center"/>
        </w:trPr>
        <w:tc>
          <w:tcPr>
            <w:cnfStyle w:val="001000000000" w:firstRow="0" w:lastRow="0" w:firstColumn="1" w:lastColumn="0" w:oddVBand="0" w:evenVBand="0" w:oddHBand="0" w:evenHBand="0" w:firstRowFirstColumn="0" w:firstRowLastColumn="0" w:lastRowFirstColumn="0" w:lastRowLastColumn="0"/>
            <w:tcW w:w="692" w:type="dxa"/>
          </w:tcPr>
          <w:p w14:paraId="1F742DA2" w14:textId="77777777" w:rsidR="007542B8" w:rsidRPr="007542B8" w:rsidRDefault="007542B8">
            <w:pPr>
              <w:numPr>
                <w:ilvl w:val="0"/>
                <w:numId w:val="22"/>
              </w:numPr>
              <w:spacing w:before="40"/>
              <w:contextualSpacing/>
            </w:pPr>
          </w:p>
        </w:tc>
        <w:tc>
          <w:tcPr>
            <w:tcW w:w="844" w:type="dxa"/>
          </w:tcPr>
          <w:p w14:paraId="47075A98"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pPr>
          </w:p>
        </w:tc>
        <w:tc>
          <w:tcPr>
            <w:tcW w:w="634" w:type="dxa"/>
          </w:tcPr>
          <w:p w14:paraId="002B62A6"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p>
        </w:tc>
        <w:tc>
          <w:tcPr>
            <w:tcW w:w="4477" w:type="dxa"/>
            <w:gridSpan w:val="4"/>
          </w:tcPr>
          <w:p w14:paraId="1B741D39"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rPr>
              <w:t>Detailed status</w:t>
            </w:r>
          </w:p>
          <w:p w14:paraId="5091DFE9" w14:textId="77777777" w:rsidR="007542B8" w:rsidRPr="007542B8" w:rsidRDefault="007542B8">
            <w:pPr>
              <w:numPr>
                <w:ilvl w:val="0"/>
                <w:numId w:val="24"/>
              </w:numPr>
              <w:spacing w:before="40"/>
              <w:contextualSpacing/>
              <w:cnfStyle w:val="000000000000" w:firstRow="0" w:lastRow="0" w:firstColumn="0" w:lastColumn="0" w:oddVBand="0" w:evenVBand="0" w:oddHBand="0" w:evenHBand="0" w:firstRowFirstColumn="0" w:firstRowLastColumn="0" w:lastRowFirstColumn="0" w:lastRowLastColumn="0"/>
              <w:rPr>
                <w:rFonts w:ascii="Calibri" w:hAnsi="Calibri"/>
                <w:color w:val="000000"/>
              </w:rPr>
            </w:pPr>
            <w:r w:rsidRPr="007542B8">
              <w:rPr>
                <w:rFonts w:ascii="Calibri" w:hAnsi="Calibri"/>
                <w:color w:val="000000"/>
              </w:rPr>
              <w:t>Values can be:</w:t>
            </w:r>
          </w:p>
          <w:p w14:paraId="0747CB75" w14:textId="77777777" w:rsidR="007542B8" w:rsidRPr="007542B8" w:rsidRDefault="007542B8">
            <w:pPr>
              <w:numPr>
                <w:ilvl w:val="1"/>
                <w:numId w:val="24"/>
              </w:numPr>
              <w:spacing w:before="40"/>
              <w:contextualSpacing/>
              <w:cnfStyle w:val="000000000000" w:firstRow="0" w:lastRow="0" w:firstColumn="0" w:lastColumn="0" w:oddVBand="0" w:evenVBand="0" w:oddHBand="0" w:evenHBand="0" w:firstRowFirstColumn="0" w:firstRowLastColumn="0" w:lastRowFirstColumn="0" w:lastRowLastColumn="0"/>
              <w:rPr>
                <w:rFonts w:ascii="Calibri" w:hAnsi="Calibri"/>
                <w:b/>
                <w:color w:val="000000"/>
              </w:rPr>
            </w:pPr>
            <w:r w:rsidRPr="007542B8">
              <w:rPr>
                <w:rFonts w:ascii="Calibri" w:hAnsi="Calibri"/>
                <w:b/>
                <w:color w:val="000000"/>
              </w:rPr>
              <w:t xml:space="preserve">ACCP: </w:t>
            </w:r>
            <w:r w:rsidRPr="007542B8">
              <w:rPr>
                <w:rFonts w:ascii="Calibri" w:hAnsi="Calibri"/>
                <w:bCs/>
                <w:color w:val="000000"/>
              </w:rPr>
              <w:t>accepted</w:t>
            </w:r>
          </w:p>
          <w:p w14:paraId="68550ADD" w14:textId="77777777" w:rsidR="007542B8" w:rsidRPr="007542B8" w:rsidRDefault="007542B8">
            <w:pPr>
              <w:numPr>
                <w:ilvl w:val="1"/>
                <w:numId w:val="24"/>
              </w:numPr>
              <w:spacing w:before="40"/>
              <w:contextualSpacing/>
              <w:cnfStyle w:val="000000000000" w:firstRow="0" w:lastRow="0" w:firstColumn="0" w:lastColumn="0" w:oddVBand="0" w:evenVBand="0" w:oddHBand="0" w:evenHBand="0" w:firstRowFirstColumn="0" w:firstRowLastColumn="0" w:lastRowFirstColumn="0" w:lastRowLastColumn="0"/>
              <w:rPr>
                <w:rFonts w:ascii="Calibri" w:hAnsi="Calibri"/>
                <w:b/>
                <w:color w:val="000000"/>
              </w:rPr>
            </w:pPr>
            <w:r w:rsidRPr="007542B8">
              <w:rPr>
                <w:rFonts w:ascii="Calibri" w:hAnsi="Calibri"/>
                <w:b/>
                <w:color w:val="000000"/>
              </w:rPr>
              <w:t xml:space="preserve">ACSC: </w:t>
            </w:r>
            <w:r w:rsidRPr="007542B8">
              <w:rPr>
                <w:rFonts w:ascii="Calibri" w:hAnsi="Calibri"/>
                <w:bCs/>
                <w:color w:val="000000"/>
              </w:rPr>
              <w:t>settled</w:t>
            </w:r>
          </w:p>
          <w:p w14:paraId="218EA571" w14:textId="77777777" w:rsidR="007542B8" w:rsidRPr="007542B8" w:rsidRDefault="007542B8">
            <w:pPr>
              <w:numPr>
                <w:ilvl w:val="1"/>
                <w:numId w:val="24"/>
              </w:numPr>
              <w:spacing w:before="40"/>
              <w:contextualSpacing/>
              <w:cnfStyle w:val="000000000000" w:firstRow="0" w:lastRow="0" w:firstColumn="0" w:lastColumn="0" w:oddVBand="0" w:evenVBand="0" w:oddHBand="0" w:evenHBand="0" w:firstRowFirstColumn="0" w:firstRowLastColumn="0" w:lastRowFirstColumn="0" w:lastRowLastColumn="0"/>
              <w:rPr>
                <w:rFonts w:ascii="Calibri" w:hAnsi="Calibri"/>
                <w:b/>
                <w:color w:val="000000"/>
              </w:rPr>
            </w:pPr>
            <w:r w:rsidRPr="007542B8">
              <w:rPr>
                <w:rFonts w:ascii="Calibri" w:hAnsi="Calibri"/>
                <w:b/>
                <w:color w:val="000000"/>
              </w:rPr>
              <w:t xml:space="preserve">RJCT: </w:t>
            </w:r>
            <w:r w:rsidRPr="007542B8">
              <w:rPr>
                <w:rFonts w:ascii="Calibri" w:hAnsi="Calibri"/>
                <w:bCs/>
                <w:color w:val="000000"/>
              </w:rPr>
              <w:t>rejected</w:t>
            </w:r>
          </w:p>
        </w:tc>
        <w:tc>
          <w:tcPr>
            <w:tcW w:w="2923" w:type="dxa"/>
          </w:tcPr>
          <w:p w14:paraId="786D9BC4" w14:textId="77777777" w:rsidR="007542B8" w:rsidRPr="007542B8" w:rsidRDefault="007542B8" w:rsidP="007542B8">
            <w:pPr>
              <w:tabs>
                <w:tab w:val="left" w:pos="464"/>
              </w:tabs>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rPr>
              <w:t>&lt;DtldSts&gt;</w:t>
            </w:r>
          </w:p>
        </w:tc>
        <w:tc>
          <w:tcPr>
            <w:tcW w:w="1041" w:type="dxa"/>
          </w:tcPr>
          <w:p w14:paraId="1FFDA57E"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rPr>
            </w:pPr>
            <w:r w:rsidRPr="007542B8">
              <w:rPr>
                <w:rFonts w:cs="Tahoma"/>
              </w:rPr>
              <w:t>[1..1]</w:t>
            </w:r>
          </w:p>
        </w:tc>
        <w:tc>
          <w:tcPr>
            <w:tcW w:w="2434" w:type="dxa"/>
          </w:tcPr>
          <w:p w14:paraId="60C28CD7"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pPr>
            <w:r w:rsidRPr="007542B8">
              <w:t>CodeSet</w:t>
            </w:r>
          </w:p>
        </w:tc>
      </w:tr>
      <w:tr w:rsidR="007542B8" w:rsidRPr="007542B8" w14:paraId="69E7F688" w14:textId="77777777" w:rsidTr="007542B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92" w:type="dxa"/>
          </w:tcPr>
          <w:p w14:paraId="3DA19B81" w14:textId="77777777" w:rsidR="007542B8" w:rsidRPr="007542B8" w:rsidRDefault="007542B8">
            <w:pPr>
              <w:numPr>
                <w:ilvl w:val="0"/>
                <w:numId w:val="22"/>
              </w:numPr>
              <w:spacing w:before="40"/>
              <w:contextualSpacing/>
            </w:pPr>
          </w:p>
        </w:tc>
        <w:tc>
          <w:tcPr>
            <w:tcW w:w="844" w:type="dxa"/>
          </w:tcPr>
          <w:p w14:paraId="7BD76CB1"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pPr>
          </w:p>
        </w:tc>
        <w:tc>
          <w:tcPr>
            <w:tcW w:w="634" w:type="dxa"/>
          </w:tcPr>
          <w:p w14:paraId="1271B16C"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p>
        </w:tc>
        <w:tc>
          <w:tcPr>
            <w:tcW w:w="4477" w:type="dxa"/>
            <w:gridSpan w:val="4"/>
          </w:tcPr>
          <w:p w14:paraId="2EB03E19"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Detailed Control Sum</w:t>
            </w:r>
          </w:p>
          <w:p w14:paraId="3A4B11F6" w14:textId="77777777" w:rsidR="007542B8" w:rsidRPr="007542B8" w:rsidRDefault="007542B8">
            <w:pPr>
              <w:numPr>
                <w:ilvl w:val="0"/>
                <w:numId w:val="25"/>
              </w:numPr>
              <w:spacing w:before="40"/>
              <w:contextualSpacing/>
              <w:cnfStyle w:val="000000010000" w:firstRow="0" w:lastRow="0" w:firstColumn="0" w:lastColumn="0" w:oddVBand="0" w:evenVBand="0" w:oddHBand="0" w:evenHBand="1" w:firstRowFirstColumn="0" w:firstRowLastColumn="0" w:lastRowFirstColumn="0" w:lastRowLastColumn="0"/>
              <w:rPr>
                <w:rFonts w:cs="Tahoma"/>
              </w:rPr>
            </w:pPr>
            <w:r w:rsidRPr="007542B8">
              <w:rPr>
                <w:rFonts w:ascii="Calibri" w:hAnsi="Calibri"/>
                <w:color w:val="000000"/>
              </w:rPr>
              <w:t>Sum of the amount of the group of original items assigned to the same status.</w:t>
            </w:r>
          </w:p>
        </w:tc>
        <w:tc>
          <w:tcPr>
            <w:tcW w:w="2923" w:type="dxa"/>
          </w:tcPr>
          <w:p w14:paraId="6CFCCBC7" w14:textId="77777777" w:rsidR="007542B8" w:rsidRPr="007542B8" w:rsidRDefault="007542B8" w:rsidP="007542B8">
            <w:pPr>
              <w:tabs>
                <w:tab w:val="left" w:pos="464"/>
              </w:tabs>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&lt;DtldCtrlSum&gt;</w:t>
            </w:r>
          </w:p>
        </w:tc>
        <w:tc>
          <w:tcPr>
            <w:tcW w:w="1041" w:type="dxa"/>
          </w:tcPr>
          <w:p w14:paraId="39228116"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rPr>
            </w:pPr>
            <w:r w:rsidRPr="007542B8">
              <w:rPr>
                <w:rFonts w:cs="Tahoma"/>
              </w:rPr>
              <w:t>[0..1]</w:t>
            </w:r>
          </w:p>
        </w:tc>
        <w:tc>
          <w:tcPr>
            <w:tcW w:w="2434" w:type="dxa"/>
          </w:tcPr>
          <w:p w14:paraId="7BBF0321"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pPr>
            <w:r w:rsidRPr="007542B8">
              <w:rPr>
                <w:rFonts w:ascii="Arial" w:hAnsi="Arial" w:cs="Arial"/>
                <w:sz w:val="20"/>
                <w:szCs w:val="20"/>
              </w:rPr>
              <w:t>DecimalNumber</w:t>
            </w:r>
          </w:p>
        </w:tc>
      </w:tr>
    </w:tbl>
    <w:p w14:paraId="15C313FD" w14:textId="77777777" w:rsidR="007542B8" w:rsidRPr="007542B8" w:rsidRDefault="007542B8" w:rsidP="007542B8">
      <w:pPr>
        <w:pStyle w:val="Standardtext"/>
      </w:pPr>
    </w:p>
    <w:p w14:paraId="147F4053" w14:textId="7F88FEC7" w:rsidR="007542B8" w:rsidRDefault="007542B8" w:rsidP="007542B8">
      <w:pPr>
        <w:pStyle w:val="Heading2"/>
      </w:pPr>
      <w:bookmarkStart w:id="149" w:name="_Toc201082169"/>
      <w:r>
        <w:t>Transaction Information and Status</w:t>
      </w:r>
      <w:bookmarkEnd w:id="149"/>
    </w:p>
    <w:tbl>
      <w:tblPr>
        <w:tblStyle w:val="TableColouredwithborders6"/>
        <w:tblW w:w="14168" w:type="dxa"/>
        <w:tblLook w:val="04A0" w:firstRow="1" w:lastRow="0" w:firstColumn="1" w:lastColumn="0" w:noHBand="0" w:noVBand="1"/>
      </w:tblPr>
      <w:tblGrid>
        <w:gridCol w:w="1067"/>
        <w:gridCol w:w="833"/>
        <w:gridCol w:w="830"/>
        <w:gridCol w:w="965"/>
        <w:gridCol w:w="6"/>
        <w:gridCol w:w="693"/>
        <w:gridCol w:w="640"/>
        <w:gridCol w:w="57"/>
        <w:gridCol w:w="1832"/>
        <w:gridCol w:w="2348"/>
        <w:gridCol w:w="2150"/>
        <w:gridCol w:w="2747"/>
      </w:tblGrid>
      <w:tr w:rsidR="007542B8" w:rsidRPr="007542B8" w14:paraId="6A2B37D5" w14:textId="77777777" w:rsidTr="00532B9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67" w:type="dxa"/>
          </w:tcPr>
          <w:p w14:paraId="7621DED8" w14:textId="77777777" w:rsidR="007542B8" w:rsidRPr="007542B8" w:rsidRDefault="007542B8" w:rsidP="007542B8">
            <w:pPr>
              <w:rPr>
                <w:lang w:val="en-GB"/>
              </w:rPr>
            </w:pPr>
            <w:r w:rsidRPr="007542B8">
              <w:rPr>
                <w:lang w:val="en-GB"/>
              </w:rPr>
              <w:t>Index</w:t>
            </w:r>
          </w:p>
        </w:tc>
        <w:tc>
          <w:tcPr>
            <w:tcW w:w="5961" w:type="dxa"/>
            <w:gridSpan w:val="8"/>
          </w:tcPr>
          <w:p w14:paraId="0C6EF5EA" w14:textId="77777777" w:rsidR="007542B8" w:rsidRPr="007542B8" w:rsidRDefault="007542B8" w:rsidP="007542B8">
            <w:pPr>
              <w:cnfStyle w:val="100000000000" w:firstRow="1" w:lastRow="0" w:firstColumn="0" w:lastColumn="0" w:oddVBand="0" w:evenVBand="0" w:oddHBand="0" w:evenHBand="0" w:firstRowFirstColumn="0" w:firstRowLastColumn="0" w:lastRowFirstColumn="0" w:lastRowLastColumn="0"/>
              <w:rPr>
                <w:lang w:val="en-GB"/>
              </w:rPr>
            </w:pPr>
            <w:r w:rsidRPr="007542B8">
              <w:rPr>
                <w:lang w:val="en-GB"/>
              </w:rPr>
              <w:t>message Item</w:t>
            </w:r>
          </w:p>
        </w:tc>
        <w:tc>
          <w:tcPr>
            <w:tcW w:w="2352" w:type="dxa"/>
          </w:tcPr>
          <w:p w14:paraId="17DCC5C9" w14:textId="77777777" w:rsidR="007542B8" w:rsidRPr="007542B8" w:rsidRDefault="007542B8" w:rsidP="007542B8">
            <w:pPr>
              <w:cnfStyle w:val="100000000000" w:firstRow="1" w:lastRow="0" w:firstColumn="0" w:lastColumn="0" w:oddVBand="0" w:evenVBand="0" w:oddHBand="0" w:evenHBand="0" w:firstRowFirstColumn="0" w:firstRowLastColumn="0" w:lastRowFirstColumn="0" w:lastRowLastColumn="0"/>
              <w:rPr>
                <w:lang w:val="en-GB"/>
              </w:rPr>
            </w:pPr>
            <w:r w:rsidRPr="007542B8">
              <w:rPr>
                <w:lang w:val="en-GB"/>
              </w:rPr>
              <w:t>XML Tag</w:t>
            </w:r>
          </w:p>
        </w:tc>
        <w:tc>
          <w:tcPr>
            <w:tcW w:w="2093" w:type="dxa"/>
          </w:tcPr>
          <w:p w14:paraId="0B9C7734" w14:textId="77777777" w:rsidR="007542B8" w:rsidRPr="007542B8" w:rsidRDefault="007542B8" w:rsidP="007542B8">
            <w:pPr>
              <w:cnfStyle w:val="100000000000" w:firstRow="1" w:lastRow="0" w:firstColumn="0" w:lastColumn="0" w:oddVBand="0" w:evenVBand="0" w:oddHBand="0" w:evenHBand="0" w:firstRowFirstColumn="0" w:firstRowLastColumn="0" w:lastRowFirstColumn="0" w:lastRowLastColumn="0"/>
              <w:rPr>
                <w:lang w:val="en-GB"/>
              </w:rPr>
            </w:pPr>
            <w:r w:rsidRPr="007542B8">
              <w:rPr>
                <w:lang w:val="en-GB"/>
              </w:rPr>
              <w:t>Multiplicity</w:t>
            </w:r>
          </w:p>
        </w:tc>
        <w:tc>
          <w:tcPr>
            <w:tcW w:w="2695" w:type="dxa"/>
          </w:tcPr>
          <w:p w14:paraId="0C95CECD" w14:textId="77777777" w:rsidR="007542B8" w:rsidRPr="007542B8" w:rsidRDefault="007542B8" w:rsidP="007542B8">
            <w:pPr>
              <w:cnfStyle w:val="100000000000" w:firstRow="1" w:lastRow="0" w:firstColumn="0" w:lastColumn="0" w:oddVBand="0" w:evenVBand="0" w:oddHBand="0" w:evenHBand="0" w:firstRowFirstColumn="0" w:firstRowLastColumn="0" w:lastRowFirstColumn="0" w:lastRowLastColumn="0"/>
              <w:rPr>
                <w:lang w:val="en-GB"/>
              </w:rPr>
            </w:pPr>
            <w:r w:rsidRPr="007542B8">
              <w:rPr>
                <w:lang w:val="en-GB"/>
              </w:rPr>
              <w:t>Type</w:t>
            </w:r>
          </w:p>
        </w:tc>
      </w:tr>
      <w:tr w:rsidR="007542B8" w:rsidRPr="007542B8" w14:paraId="1D35FE04" w14:textId="77777777" w:rsidTr="00532B95">
        <w:tc>
          <w:tcPr>
            <w:cnfStyle w:val="001000000000" w:firstRow="0" w:lastRow="0" w:firstColumn="1" w:lastColumn="0" w:oddVBand="0" w:evenVBand="0" w:oddHBand="0" w:evenHBand="0" w:firstRowFirstColumn="0" w:firstRowLastColumn="0" w:lastRowFirstColumn="0" w:lastRowLastColumn="0"/>
            <w:tcW w:w="1067" w:type="dxa"/>
          </w:tcPr>
          <w:p w14:paraId="1709CA69" w14:textId="77777777" w:rsidR="007542B8" w:rsidRPr="007542B8" w:rsidRDefault="007542B8">
            <w:pPr>
              <w:numPr>
                <w:ilvl w:val="0"/>
                <w:numId w:val="28"/>
              </w:numPr>
              <w:spacing w:before="40"/>
              <w:contextualSpacing/>
              <w:rPr>
                <w:lang w:val="en-GB"/>
              </w:rPr>
            </w:pPr>
          </w:p>
        </w:tc>
        <w:tc>
          <w:tcPr>
            <w:tcW w:w="5961" w:type="dxa"/>
            <w:gridSpan w:val="8"/>
          </w:tcPr>
          <w:p w14:paraId="6DA6E46D"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bCs/>
                <w:lang w:val="en-GB"/>
              </w:rPr>
            </w:pPr>
            <w:r w:rsidRPr="007542B8">
              <w:rPr>
                <w:rFonts w:cs="Tahoma"/>
                <w:bCs/>
                <w:lang w:val="en-GB"/>
              </w:rPr>
              <w:t>Transaction Information and Status</w:t>
            </w:r>
          </w:p>
        </w:tc>
        <w:tc>
          <w:tcPr>
            <w:tcW w:w="2352" w:type="dxa"/>
          </w:tcPr>
          <w:p w14:paraId="369611F9"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r w:rsidRPr="007542B8">
              <w:rPr>
                <w:rFonts w:cs="Tahoma"/>
                <w:lang w:val="en-GB"/>
              </w:rPr>
              <w:t>&lt;TxInfAndSts&gt;</w:t>
            </w:r>
          </w:p>
        </w:tc>
        <w:tc>
          <w:tcPr>
            <w:tcW w:w="2093" w:type="dxa"/>
          </w:tcPr>
          <w:p w14:paraId="363C5859"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r w:rsidRPr="007542B8">
              <w:rPr>
                <w:rFonts w:cs="Tahoma"/>
                <w:lang w:val="en-GB"/>
              </w:rPr>
              <w:t>[0..*]</w:t>
            </w:r>
          </w:p>
        </w:tc>
        <w:tc>
          <w:tcPr>
            <w:tcW w:w="2695" w:type="dxa"/>
          </w:tcPr>
          <w:p w14:paraId="44160E79"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lang w:val="en-GB"/>
              </w:rPr>
            </w:pPr>
          </w:p>
        </w:tc>
      </w:tr>
      <w:tr w:rsidR="007542B8" w:rsidRPr="007542B8" w14:paraId="06F9AD56" w14:textId="77777777" w:rsidTr="00532B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7" w:type="dxa"/>
          </w:tcPr>
          <w:p w14:paraId="3B5EB2ED" w14:textId="77777777" w:rsidR="007542B8" w:rsidRPr="007542B8" w:rsidRDefault="007542B8">
            <w:pPr>
              <w:numPr>
                <w:ilvl w:val="0"/>
                <w:numId w:val="28"/>
              </w:numPr>
              <w:spacing w:before="40"/>
              <w:contextualSpacing/>
              <w:rPr>
                <w:lang w:val="en-GB"/>
              </w:rPr>
            </w:pPr>
          </w:p>
        </w:tc>
        <w:tc>
          <w:tcPr>
            <w:tcW w:w="854" w:type="dxa"/>
          </w:tcPr>
          <w:p w14:paraId="3B02EEE9"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lang w:val="en-GB"/>
              </w:rPr>
            </w:pPr>
          </w:p>
        </w:tc>
        <w:tc>
          <w:tcPr>
            <w:tcW w:w="5107" w:type="dxa"/>
            <w:gridSpan w:val="7"/>
          </w:tcPr>
          <w:p w14:paraId="7A943F0D" w14:textId="77777777" w:rsidR="007542B8" w:rsidRPr="007542B8" w:rsidRDefault="007542B8" w:rsidP="007542B8">
            <w:pPr>
              <w:autoSpaceDE w:val="0"/>
              <w:autoSpaceDN w:val="0"/>
              <w:adjustRightInd w:val="0"/>
              <w:cnfStyle w:val="000000010000" w:firstRow="0" w:lastRow="0" w:firstColumn="0" w:lastColumn="0" w:oddVBand="0" w:evenVBand="0" w:oddHBand="0" w:evenHBand="1" w:firstRowFirstColumn="0" w:firstRowLastColumn="0" w:lastRowFirstColumn="0" w:lastRowLastColumn="0"/>
              <w:rPr>
                <w:rFonts w:cs="Tahoma"/>
                <w:color w:val="000000"/>
                <w:lang w:val="en-GB"/>
              </w:rPr>
            </w:pPr>
            <w:r w:rsidRPr="007542B8">
              <w:rPr>
                <w:rFonts w:cs="Tahoma"/>
                <w:color w:val="000000"/>
                <w:lang w:val="en-GB"/>
              </w:rPr>
              <w:t>Status Identification</w:t>
            </w:r>
          </w:p>
        </w:tc>
        <w:tc>
          <w:tcPr>
            <w:tcW w:w="2352" w:type="dxa"/>
          </w:tcPr>
          <w:p w14:paraId="2443D0D5"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r w:rsidRPr="007542B8">
              <w:rPr>
                <w:rFonts w:cs="Tahoma"/>
                <w:lang w:val="en-GB"/>
              </w:rPr>
              <w:t>&lt;StsId&gt;</w:t>
            </w:r>
          </w:p>
        </w:tc>
        <w:tc>
          <w:tcPr>
            <w:tcW w:w="2093" w:type="dxa"/>
          </w:tcPr>
          <w:p w14:paraId="58AF3FA3"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r w:rsidRPr="007542B8">
              <w:rPr>
                <w:rFonts w:cs="Tahoma"/>
                <w:lang w:val="en-GB"/>
              </w:rPr>
              <w:t>[1..1]</w:t>
            </w:r>
          </w:p>
        </w:tc>
        <w:tc>
          <w:tcPr>
            <w:tcW w:w="2695" w:type="dxa"/>
          </w:tcPr>
          <w:p w14:paraId="56293C43"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lang w:val="en-GB"/>
              </w:rPr>
            </w:pPr>
            <w:r w:rsidRPr="007542B8">
              <w:rPr>
                <w:rFonts w:cs="Tahoma"/>
                <w:lang w:val="en-GB"/>
              </w:rPr>
              <w:t>Max35Text</w:t>
            </w:r>
          </w:p>
        </w:tc>
      </w:tr>
      <w:tr w:rsidR="007542B8" w:rsidRPr="007542B8" w14:paraId="38BC91FE" w14:textId="77777777" w:rsidTr="00532B95">
        <w:tc>
          <w:tcPr>
            <w:cnfStyle w:val="001000000000" w:firstRow="0" w:lastRow="0" w:firstColumn="1" w:lastColumn="0" w:oddVBand="0" w:evenVBand="0" w:oddHBand="0" w:evenHBand="0" w:firstRowFirstColumn="0" w:firstRowLastColumn="0" w:lastRowFirstColumn="0" w:lastRowLastColumn="0"/>
            <w:tcW w:w="1067" w:type="dxa"/>
          </w:tcPr>
          <w:p w14:paraId="337B6B4C" w14:textId="77777777" w:rsidR="007542B8" w:rsidRPr="007542B8" w:rsidRDefault="007542B8">
            <w:pPr>
              <w:numPr>
                <w:ilvl w:val="0"/>
                <w:numId w:val="28"/>
              </w:numPr>
              <w:spacing w:before="40"/>
              <w:contextualSpacing/>
              <w:rPr>
                <w:lang w:val="en-GB"/>
              </w:rPr>
            </w:pPr>
          </w:p>
        </w:tc>
        <w:tc>
          <w:tcPr>
            <w:tcW w:w="854" w:type="dxa"/>
          </w:tcPr>
          <w:p w14:paraId="20D01F26"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lang w:val="en-GB"/>
              </w:rPr>
            </w:pPr>
          </w:p>
        </w:tc>
        <w:tc>
          <w:tcPr>
            <w:tcW w:w="5107" w:type="dxa"/>
            <w:gridSpan w:val="7"/>
          </w:tcPr>
          <w:p w14:paraId="6B47B4CB" w14:textId="77777777" w:rsidR="007542B8" w:rsidRPr="007542B8" w:rsidRDefault="007542B8" w:rsidP="007542B8">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ahoma"/>
                <w:color w:val="000000"/>
                <w:lang w:val="en-GB"/>
              </w:rPr>
            </w:pPr>
            <w:r w:rsidRPr="007542B8">
              <w:rPr>
                <w:rFonts w:cs="Tahoma"/>
                <w:color w:val="000000"/>
                <w:lang w:val="en-GB"/>
              </w:rPr>
              <w:t>Original End To End Identification</w:t>
            </w:r>
          </w:p>
        </w:tc>
        <w:tc>
          <w:tcPr>
            <w:tcW w:w="2352" w:type="dxa"/>
          </w:tcPr>
          <w:p w14:paraId="38EFAE3B"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r w:rsidRPr="007542B8">
              <w:rPr>
                <w:rFonts w:cs="Tahoma"/>
                <w:lang w:val="en-GB"/>
              </w:rPr>
              <w:t>&lt;OrgnlEndToEndId&gt;</w:t>
            </w:r>
          </w:p>
        </w:tc>
        <w:tc>
          <w:tcPr>
            <w:tcW w:w="2093" w:type="dxa"/>
          </w:tcPr>
          <w:p w14:paraId="5DFBE938"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r w:rsidRPr="007542B8">
              <w:rPr>
                <w:rFonts w:cs="Tahoma"/>
                <w:lang w:val="en-GB"/>
              </w:rPr>
              <w:t>[1..1]</w:t>
            </w:r>
          </w:p>
        </w:tc>
        <w:tc>
          <w:tcPr>
            <w:tcW w:w="2695" w:type="dxa"/>
          </w:tcPr>
          <w:p w14:paraId="242EF6BE"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lang w:val="en-GB"/>
              </w:rPr>
            </w:pPr>
            <w:r w:rsidRPr="007542B8">
              <w:rPr>
                <w:rFonts w:cs="Tahoma"/>
                <w:lang w:val="en-GB"/>
              </w:rPr>
              <w:t>Max35Text</w:t>
            </w:r>
          </w:p>
        </w:tc>
      </w:tr>
      <w:tr w:rsidR="007542B8" w:rsidRPr="007542B8" w14:paraId="424A55F5" w14:textId="77777777" w:rsidTr="00532B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7" w:type="dxa"/>
          </w:tcPr>
          <w:p w14:paraId="3539953E" w14:textId="77777777" w:rsidR="007542B8" w:rsidRPr="007542B8" w:rsidRDefault="007542B8">
            <w:pPr>
              <w:numPr>
                <w:ilvl w:val="0"/>
                <w:numId w:val="28"/>
              </w:numPr>
              <w:spacing w:before="40"/>
              <w:contextualSpacing/>
              <w:rPr>
                <w:lang w:val="en-GB"/>
              </w:rPr>
            </w:pPr>
          </w:p>
        </w:tc>
        <w:tc>
          <w:tcPr>
            <w:tcW w:w="854" w:type="dxa"/>
          </w:tcPr>
          <w:p w14:paraId="7D1F2870"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lang w:val="en-GB"/>
              </w:rPr>
            </w:pPr>
          </w:p>
        </w:tc>
        <w:tc>
          <w:tcPr>
            <w:tcW w:w="5107" w:type="dxa"/>
            <w:gridSpan w:val="7"/>
          </w:tcPr>
          <w:p w14:paraId="2F5F4461"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r w:rsidRPr="007542B8">
              <w:rPr>
                <w:rFonts w:cs="Tahoma"/>
                <w:lang w:val="en-GB"/>
              </w:rPr>
              <w:t>Original Transaction Identification</w:t>
            </w:r>
          </w:p>
        </w:tc>
        <w:tc>
          <w:tcPr>
            <w:tcW w:w="2352" w:type="dxa"/>
          </w:tcPr>
          <w:p w14:paraId="74CF0218" w14:textId="77777777" w:rsidR="007542B8" w:rsidRPr="007542B8" w:rsidRDefault="007542B8" w:rsidP="007542B8">
            <w:pPr>
              <w:tabs>
                <w:tab w:val="left" w:pos="464"/>
              </w:tabs>
              <w:cnfStyle w:val="000000010000" w:firstRow="0" w:lastRow="0" w:firstColumn="0" w:lastColumn="0" w:oddVBand="0" w:evenVBand="0" w:oddHBand="0" w:evenHBand="1" w:firstRowFirstColumn="0" w:firstRowLastColumn="0" w:lastRowFirstColumn="0" w:lastRowLastColumn="0"/>
              <w:rPr>
                <w:rFonts w:cs="Tahoma"/>
                <w:lang w:val="en-GB"/>
              </w:rPr>
            </w:pPr>
            <w:r w:rsidRPr="007542B8">
              <w:rPr>
                <w:rFonts w:cs="Tahoma"/>
                <w:lang w:val="en-GB"/>
              </w:rPr>
              <w:t>&lt;OrgnlTxId&gt;</w:t>
            </w:r>
          </w:p>
        </w:tc>
        <w:tc>
          <w:tcPr>
            <w:tcW w:w="2093" w:type="dxa"/>
          </w:tcPr>
          <w:p w14:paraId="44905026"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r w:rsidRPr="007542B8">
              <w:rPr>
                <w:rFonts w:cs="Tahoma"/>
                <w:lang w:val="en-GB"/>
              </w:rPr>
              <w:t>[1..1]</w:t>
            </w:r>
          </w:p>
        </w:tc>
        <w:tc>
          <w:tcPr>
            <w:tcW w:w="2695" w:type="dxa"/>
          </w:tcPr>
          <w:p w14:paraId="6F5F9E57"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lang w:val="en-GB"/>
              </w:rPr>
            </w:pPr>
            <w:r w:rsidRPr="007542B8">
              <w:rPr>
                <w:rFonts w:cs="Tahoma"/>
                <w:lang w:val="en-GB"/>
              </w:rPr>
              <w:t>Max35Text</w:t>
            </w:r>
          </w:p>
        </w:tc>
      </w:tr>
      <w:tr w:rsidR="007542B8" w:rsidRPr="007542B8" w14:paraId="0B51E9FB" w14:textId="77777777" w:rsidTr="00532B95">
        <w:tc>
          <w:tcPr>
            <w:cnfStyle w:val="001000000000" w:firstRow="0" w:lastRow="0" w:firstColumn="1" w:lastColumn="0" w:oddVBand="0" w:evenVBand="0" w:oddHBand="0" w:evenHBand="0" w:firstRowFirstColumn="0" w:firstRowLastColumn="0" w:lastRowFirstColumn="0" w:lastRowLastColumn="0"/>
            <w:tcW w:w="1067" w:type="dxa"/>
          </w:tcPr>
          <w:p w14:paraId="38D076A4" w14:textId="77777777" w:rsidR="007542B8" w:rsidRPr="007542B8" w:rsidRDefault="007542B8">
            <w:pPr>
              <w:numPr>
                <w:ilvl w:val="0"/>
                <w:numId w:val="28"/>
              </w:numPr>
              <w:spacing w:before="40"/>
              <w:contextualSpacing/>
              <w:rPr>
                <w:lang w:val="en-GB"/>
              </w:rPr>
            </w:pPr>
          </w:p>
        </w:tc>
        <w:tc>
          <w:tcPr>
            <w:tcW w:w="854" w:type="dxa"/>
          </w:tcPr>
          <w:p w14:paraId="306434DD"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lang w:val="en-GB"/>
              </w:rPr>
            </w:pPr>
          </w:p>
        </w:tc>
        <w:tc>
          <w:tcPr>
            <w:tcW w:w="5107" w:type="dxa"/>
            <w:gridSpan w:val="7"/>
          </w:tcPr>
          <w:p w14:paraId="0F4CE079"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r w:rsidRPr="007542B8">
              <w:rPr>
                <w:rFonts w:cs="Tahoma"/>
                <w:lang w:val="en-GB"/>
              </w:rPr>
              <w:t>Transaction Status</w:t>
            </w:r>
          </w:p>
          <w:p w14:paraId="134C41CD" w14:textId="77777777" w:rsidR="007542B8" w:rsidRPr="007542B8" w:rsidRDefault="007542B8">
            <w:pPr>
              <w:numPr>
                <w:ilvl w:val="0"/>
                <w:numId w:val="26"/>
              </w:numPr>
              <w:spacing w:before="40"/>
              <w:contextualSpacing/>
              <w:cnfStyle w:val="000000000000" w:firstRow="0" w:lastRow="0" w:firstColumn="0" w:lastColumn="0" w:oddVBand="0" w:evenVBand="0" w:oddHBand="0" w:evenHBand="0" w:firstRowFirstColumn="0" w:firstRowLastColumn="0" w:lastRowFirstColumn="0" w:lastRowLastColumn="0"/>
              <w:rPr>
                <w:rFonts w:cs="Tahoma"/>
                <w:lang w:val="en-GB"/>
              </w:rPr>
            </w:pPr>
            <w:r w:rsidRPr="007542B8">
              <w:rPr>
                <w:rFonts w:cs="Tahoma"/>
                <w:lang w:val="en-GB"/>
              </w:rPr>
              <w:t>Values can be:</w:t>
            </w:r>
          </w:p>
          <w:p w14:paraId="6F84FFA8" w14:textId="77777777" w:rsidR="007542B8" w:rsidRPr="007542B8" w:rsidRDefault="007542B8">
            <w:pPr>
              <w:numPr>
                <w:ilvl w:val="0"/>
                <w:numId w:val="27"/>
              </w:numPr>
              <w:spacing w:before="40"/>
              <w:contextualSpacing/>
              <w:cnfStyle w:val="000000000000" w:firstRow="0" w:lastRow="0" w:firstColumn="0" w:lastColumn="0" w:oddVBand="0" w:evenVBand="0" w:oddHBand="0" w:evenHBand="0" w:firstRowFirstColumn="0" w:firstRowLastColumn="0" w:lastRowFirstColumn="0" w:lastRowLastColumn="0"/>
              <w:rPr>
                <w:rFonts w:cs="Tahoma"/>
                <w:lang w:val="en-GB"/>
              </w:rPr>
            </w:pPr>
            <w:r w:rsidRPr="007542B8">
              <w:rPr>
                <w:rFonts w:cs="Tahoma"/>
                <w:lang w:val="en-GB"/>
              </w:rPr>
              <w:t>ACSC: settled</w:t>
            </w:r>
          </w:p>
          <w:p w14:paraId="5C50B3FC" w14:textId="77777777" w:rsidR="007542B8" w:rsidRPr="007542B8" w:rsidRDefault="007542B8">
            <w:pPr>
              <w:numPr>
                <w:ilvl w:val="0"/>
                <w:numId w:val="27"/>
              </w:numPr>
              <w:spacing w:before="40"/>
              <w:contextualSpacing/>
              <w:cnfStyle w:val="000000000000" w:firstRow="0" w:lastRow="0" w:firstColumn="0" w:lastColumn="0" w:oddVBand="0" w:evenVBand="0" w:oddHBand="0" w:evenHBand="0" w:firstRowFirstColumn="0" w:firstRowLastColumn="0" w:lastRowFirstColumn="0" w:lastRowLastColumn="0"/>
              <w:rPr>
                <w:rFonts w:cs="Tahoma"/>
                <w:lang w:val="en-GB"/>
              </w:rPr>
            </w:pPr>
            <w:r w:rsidRPr="007542B8">
              <w:rPr>
                <w:rFonts w:cs="Tahoma"/>
                <w:lang w:val="en-GB"/>
              </w:rPr>
              <w:t>RJCT: rejected</w:t>
            </w:r>
          </w:p>
        </w:tc>
        <w:tc>
          <w:tcPr>
            <w:tcW w:w="2352" w:type="dxa"/>
          </w:tcPr>
          <w:p w14:paraId="1F15B060" w14:textId="77777777" w:rsidR="007542B8" w:rsidRPr="007542B8" w:rsidRDefault="007542B8" w:rsidP="007542B8">
            <w:pPr>
              <w:tabs>
                <w:tab w:val="left" w:pos="464"/>
              </w:tabs>
              <w:cnfStyle w:val="000000000000" w:firstRow="0" w:lastRow="0" w:firstColumn="0" w:lastColumn="0" w:oddVBand="0" w:evenVBand="0" w:oddHBand="0" w:evenHBand="0" w:firstRowFirstColumn="0" w:firstRowLastColumn="0" w:lastRowFirstColumn="0" w:lastRowLastColumn="0"/>
              <w:rPr>
                <w:rFonts w:cs="Tahoma"/>
                <w:lang w:val="en-GB"/>
              </w:rPr>
            </w:pPr>
            <w:r w:rsidRPr="007542B8">
              <w:rPr>
                <w:rFonts w:cs="Tahoma"/>
                <w:lang w:val="en-GB"/>
              </w:rPr>
              <w:t>&lt;TxSts&gt;</w:t>
            </w:r>
          </w:p>
        </w:tc>
        <w:tc>
          <w:tcPr>
            <w:tcW w:w="2093" w:type="dxa"/>
          </w:tcPr>
          <w:p w14:paraId="1E1C26F2"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r w:rsidRPr="007542B8">
              <w:rPr>
                <w:rFonts w:cs="Tahoma"/>
                <w:lang w:val="en-GB"/>
              </w:rPr>
              <w:t>[0..1]</w:t>
            </w:r>
          </w:p>
        </w:tc>
        <w:tc>
          <w:tcPr>
            <w:tcW w:w="2695" w:type="dxa"/>
          </w:tcPr>
          <w:p w14:paraId="390EE41C"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lang w:val="en-GB"/>
              </w:rPr>
            </w:pPr>
            <w:r w:rsidRPr="007542B8">
              <w:rPr>
                <w:rFonts w:cs="Tahoma"/>
                <w:lang w:val="en-GB"/>
              </w:rPr>
              <w:t>CodeSet, Max4Text</w:t>
            </w:r>
          </w:p>
        </w:tc>
      </w:tr>
      <w:tr w:rsidR="007542B8" w:rsidRPr="007542B8" w14:paraId="0ADF6DC0" w14:textId="77777777" w:rsidTr="00532B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7" w:type="dxa"/>
          </w:tcPr>
          <w:p w14:paraId="6089F38F" w14:textId="77777777" w:rsidR="007542B8" w:rsidRPr="007542B8" w:rsidRDefault="007542B8">
            <w:pPr>
              <w:numPr>
                <w:ilvl w:val="0"/>
                <w:numId w:val="28"/>
              </w:numPr>
              <w:spacing w:before="40"/>
              <w:contextualSpacing/>
              <w:rPr>
                <w:lang w:val="en-GB"/>
              </w:rPr>
            </w:pPr>
          </w:p>
        </w:tc>
        <w:tc>
          <w:tcPr>
            <w:tcW w:w="854" w:type="dxa"/>
          </w:tcPr>
          <w:p w14:paraId="2751A9B0"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lang w:val="en-GB"/>
              </w:rPr>
            </w:pPr>
          </w:p>
        </w:tc>
        <w:tc>
          <w:tcPr>
            <w:tcW w:w="5107" w:type="dxa"/>
            <w:gridSpan w:val="7"/>
          </w:tcPr>
          <w:p w14:paraId="02E79EA1"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r w:rsidRPr="007542B8">
              <w:rPr>
                <w:rFonts w:cs="Tahoma"/>
                <w:lang w:val="en-GB"/>
              </w:rPr>
              <w:t>Status Reason Information</w:t>
            </w:r>
          </w:p>
        </w:tc>
        <w:tc>
          <w:tcPr>
            <w:tcW w:w="2352" w:type="dxa"/>
          </w:tcPr>
          <w:p w14:paraId="0ABD4A3A"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r w:rsidRPr="007542B8">
              <w:rPr>
                <w:rFonts w:cs="Tahoma"/>
                <w:lang w:val="en-GB"/>
              </w:rPr>
              <w:t>&lt;StsRsnInf&gt;</w:t>
            </w:r>
          </w:p>
        </w:tc>
        <w:tc>
          <w:tcPr>
            <w:tcW w:w="2093" w:type="dxa"/>
          </w:tcPr>
          <w:p w14:paraId="1AD54E58"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r w:rsidRPr="007542B8">
              <w:rPr>
                <w:rFonts w:cs="Tahoma"/>
                <w:lang w:val="en-GB"/>
              </w:rPr>
              <w:t>[0..1]</w:t>
            </w:r>
          </w:p>
        </w:tc>
        <w:tc>
          <w:tcPr>
            <w:tcW w:w="2695" w:type="dxa"/>
          </w:tcPr>
          <w:p w14:paraId="042B4414"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lang w:val="en-GB"/>
              </w:rPr>
            </w:pPr>
          </w:p>
        </w:tc>
      </w:tr>
      <w:tr w:rsidR="007542B8" w:rsidRPr="007542B8" w14:paraId="0769C178" w14:textId="77777777" w:rsidTr="00532B95">
        <w:tc>
          <w:tcPr>
            <w:cnfStyle w:val="001000000000" w:firstRow="0" w:lastRow="0" w:firstColumn="1" w:lastColumn="0" w:oddVBand="0" w:evenVBand="0" w:oddHBand="0" w:evenHBand="0" w:firstRowFirstColumn="0" w:firstRowLastColumn="0" w:lastRowFirstColumn="0" w:lastRowLastColumn="0"/>
            <w:tcW w:w="1067" w:type="dxa"/>
          </w:tcPr>
          <w:p w14:paraId="38821C9B" w14:textId="77777777" w:rsidR="007542B8" w:rsidRPr="007542B8" w:rsidRDefault="007542B8">
            <w:pPr>
              <w:numPr>
                <w:ilvl w:val="0"/>
                <w:numId w:val="28"/>
              </w:numPr>
              <w:spacing w:before="40"/>
              <w:contextualSpacing/>
              <w:rPr>
                <w:lang w:val="en-GB"/>
              </w:rPr>
            </w:pPr>
          </w:p>
        </w:tc>
        <w:tc>
          <w:tcPr>
            <w:tcW w:w="854" w:type="dxa"/>
          </w:tcPr>
          <w:p w14:paraId="72902AD4"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lang w:val="en-GB"/>
              </w:rPr>
            </w:pPr>
          </w:p>
        </w:tc>
        <w:tc>
          <w:tcPr>
            <w:tcW w:w="850" w:type="dxa"/>
          </w:tcPr>
          <w:p w14:paraId="1FC7F84F"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p>
        </w:tc>
        <w:tc>
          <w:tcPr>
            <w:tcW w:w="4257" w:type="dxa"/>
            <w:gridSpan w:val="6"/>
          </w:tcPr>
          <w:p w14:paraId="558DBAC0"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r w:rsidRPr="007542B8">
              <w:rPr>
                <w:rFonts w:cs="Tahoma"/>
                <w:lang w:val="en-GB"/>
              </w:rPr>
              <w:t>Originator</w:t>
            </w:r>
          </w:p>
        </w:tc>
        <w:tc>
          <w:tcPr>
            <w:tcW w:w="2352" w:type="dxa"/>
          </w:tcPr>
          <w:p w14:paraId="39423F9A" w14:textId="77777777" w:rsidR="007542B8" w:rsidRPr="007542B8" w:rsidRDefault="007542B8" w:rsidP="007542B8">
            <w:pPr>
              <w:tabs>
                <w:tab w:val="left" w:pos="464"/>
              </w:tabs>
              <w:cnfStyle w:val="000000000000" w:firstRow="0" w:lastRow="0" w:firstColumn="0" w:lastColumn="0" w:oddVBand="0" w:evenVBand="0" w:oddHBand="0" w:evenHBand="0" w:firstRowFirstColumn="0" w:firstRowLastColumn="0" w:lastRowFirstColumn="0" w:lastRowLastColumn="0"/>
              <w:rPr>
                <w:rFonts w:cs="Tahoma"/>
                <w:lang w:val="en-GB"/>
              </w:rPr>
            </w:pPr>
            <w:r w:rsidRPr="007542B8">
              <w:rPr>
                <w:rFonts w:cs="Tahoma"/>
                <w:lang w:val="en-GB"/>
              </w:rPr>
              <w:t>&lt;Orgtr&gt;</w:t>
            </w:r>
          </w:p>
        </w:tc>
        <w:tc>
          <w:tcPr>
            <w:tcW w:w="2093" w:type="dxa"/>
          </w:tcPr>
          <w:p w14:paraId="3D8EC758"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r w:rsidRPr="007542B8">
              <w:rPr>
                <w:rFonts w:cs="Tahoma"/>
                <w:lang w:val="en-GB"/>
              </w:rPr>
              <w:t>[1..1]</w:t>
            </w:r>
          </w:p>
        </w:tc>
        <w:tc>
          <w:tcPr>
            <w:tcW w:w="2695" w:type="dxa"/>
          </w:tcPr>
          <w:p w14:paraId="298250FD"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lang w:val="en-GB"/>
              </w:rPr>
            </w:pPr>
          </w:p>
        </w:tc>
      </w:tr>
      <w:tr w:rsidR="007542B8" w:rsidRPr="007542B8" w14:paraId="195A9595" w14:textId="77777777" w:rsidTr="00532B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7" w:type="dxa"/>
          </w:tcPr>
          <w:p w14:paraId="7F2FDDF9" w14:textId="77777777" w:rsidR="007542B8" w:rsidRPr="007542B8" w:rsidRDefault="007542B8">
            <w:pPr>
              <w:numPr>
                <w:ilvl w:val="0"/>
                <w:numId w:val="28"/>
              </w:numPr>
              <w:spacing w:before="40"/>
              <w:contextualSpacing/>
              <w:rPr>
                <w:lang w:val="en-GB"/>
              </w:rPr>
            </w:pPr>
          </w:p>
        </w:tc>
        <w:tc>
          <w:tcPr>
            <w:tcW w:w="854" w:type="dxa"/>
          </w:tcPr>
          <w:p w14:paraId="6A63A14D"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lang w:val="en-GB"/>
              </w:rPr>
            </w:pPr>
          </w:p>
        </w:tc>
        <w:tc>
          <w:tcPr>
            <w:tcW w:w="850" w:type="dxa"/>
          </w:tcPr>
          <w:p w14:paraId="0B2FECF4"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p>
        </w:tc>
        <w:tc>
          <w:tcPr>
            <w:tcW w:w="989" w:type="dxa"/>
          </w:tcPr>
          <w:p w14:paraId="48A20849"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p>
        </w:tc>
        <w:tc>
          <w:tcPr>
            <w:tcW w:w="3268" w:type="dxa"/>
            <w:gridSpan w:val="5"/>
          </w:tcPr>
          <w:p w14:paraId="0B24A27A"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r w:rsidRPr="007542B8">
              <w:rPr>
                <w:lang w:val="en-GB"/>
              </w:rPr>
              <w:t>Identification</w:t>
            </w:r>
          </w:p>
        </w:tc>
        <w:tc>
          <w:tcPr>
            <w:tcW w:w="2352" w:type="dxa"/>
          </w:tcPr>
          <w:p w14:paraId="1779E083" w14:textId="77777777" w:rsidR="007542B8" w:rsidRPr="007542B8" w:rsidRDefault="007542B8" w:rsidP="007542B8">
            <w:pPr>
              <w:tabs>
                <w:tab w:val="left" w:pos="464"/>
              </w:tabs>
              <w:cnfStyle w:val="000000010000" w:firstRow="0" w:lastRow="0" w:firstColumn="0" w:lastColumn="0" w:oddVBand="0" w:evenVBand="0" w:oddHBand="0" w:evenHBand="1" w:firstRowFirstColumn="0" w:firstRowLastColumn="0" w:lastRowFirstColumn="0" w:lastRowLastColumn="0"/>
              <w:rPr>
                <w:rFonts w:cs="Tahoma"/>
                <w:lang w:val="en-GB"/>
              </w:rPr>
            </w:pPr>
            <w:r w:rsidRPr="007542B8">
              <w:rPr>
                <w:rFonts w:cs="Tahoma"/>
                <w:lang w:val="en-GB"/>
              </w:rPr>
              <w:t>&lt;Id&gt;</w:t>
            </w:r>
          </w:p>
        </w:tc>
        <w:tc>
          <w:tcPr>
            <w:tcW w:w="2093" w:type="dxa"/>
          </w:tcPr>
          <w:p w14:paraId="39A6D24A"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r w:rsidRPr="007542B8">
              <w:rPr>
                <w:rFonts w:cs="Tahoma"/>
                <w:lang w:val="en-GB"/>
              </w:rPr>
              <w:t>[1..1]</w:t>
            </w:r>
          </w:p>
        </w:tc>
        <w:tc>
          <w:tcPr>
            <w:tcW w:w="2695" w:type="dxa"/>
          </w:tcPr>
          <w:p w14:paraId="4FDE2C69"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lang w:val="en-GB"/>
              </w:rPr>
            </w:pPr>
          </w:p>
        </w:tc>
      </w:tr>
      <w:tr w:rsidR="007542B8" w:rsidRPr="007542B8" w14:paraId="669C0F7D" w14:textId="77777777" w:rsidTr="00532B95">
        <w:tc>
          <w:tcPr>
            <w:cnfStyle w:val="001000000000" w:firstRow="0" w:lastRow="0" w:firstColumn="1" w:lastColumn="0" w:oddVBand="0" w:evenVBand="0" w:oddHBand="0" w:evenHBand="0" w:firstRowFirstColumn="0" w:firstRowLastColumn="0" w:lastRowFirstColumn="0" w:lastRowLastColumn="0"/>
            <w:tcW w:w="1067" w:type="dxa"/>
          </w:tcPr>
          <w:p w14:paraId="43293C03" w14:textId="77777777" w:rsidR="007542B8" w:rsidRPr="007542B8" w:rsidRDefault="007542B8">
            <w:pPr>
              <w:numPr>
                <w:ilvl w:val="0"/>
                <w:numId w:val="28"/>
              </w:numPr>
              <w:spacing w:before="40"/>
              <w:contextualSpacing/>
              <w:rPr>
                <w:lang w:val="en-GB"/>
              </w:rPr>
            </w:pPr>
          </w:p>
        </w:tc>
        <w:tc>
          <w:tcPr>
            <w:tcW w:w="854" w:type="dxa"/>
          </w:tcPr>
          <w:p w14:paraId="1FF0127D"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lang w:val="en-GB"/>
              </w:rPr>
            </w:pPr>
          </w:p>
        </w:tc>
        <w:tc>
          <w:tcPr>
            <w:tcW w:w="850" w:type="dxa"/>
          </w:tcPr>
          <w:p w14:paraId="5801FF41"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p>
        </w:tc>
        <w:tc>
          <w:tcPr>
            <w:tcW w:w="989" w:type="dxa"/>
          </w:tcPr>
          <w:p w14:paraId="5FAA4324"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p>
        </w:tc>
        <w:tc>
          <w:tcPr>
            <w:tcW w:w="714" w:type="dxa"/>
            <w:gridSpan w:val="2"/>
          </w:tcPr>
          <w:p w14:paraId="21DEB6D0"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p>
        </w:tc>
        <w:tc>
          <w:tcPr>
            <w:tcW w:w="2554" w:type="dxa"/>
            <w:gridSpan w:val="3"/>
          </w:tcPr>
          <w:p w14:paraId="78181144"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r w:rsidRPr="007542B8">
              <w:rPr>
                <w:rFonts w:cs="Tahoma"/>
                <w:lang w:val="en-GB"/>
              </w:rPr>
              <w:t xml:space="preserve">Organization </w:t>
            </w:r>
            <w:r w:rsidRPr="007542B8">
              <w:rPr>
                <w:lang w:val="en-GB"/>
              </w:rPr>
              <w:t>Identification</w:t>
            </w:r>
          </w:p>
        </w:tc>
        <w:tc>
          <w:tcPr>
            <w:tcW w:w="2352" w:type="dxa"/>
          </w:tcPr>
          <w:p w14:paraId="4E5B5763" w14:textId="77777777" w:rsidR="007542B8" w:rsidRPr="007542B8" w:rsidRDefault="007542B8" w:rsidP="007542B8">
            <w:pPr>
              <w:tabs>
                <w:tab w:val="left" w:pos="464"/>
              </w:tabs>
              <w:cnfStyle w:val="000000000000" w:firstRow="0" w:lastRow="0" w:firstColumn="0" w:lastColumn="0" w:oddVBand="0" w:evenVBand="0" w:oddHBand="0" w:evenHBand="0" w:firstRowFirstColumn="0" w:firstRowLastColumn="0" w:lastRowFirstColumn="0" w:lastRowLastColumn="0"/>
              <w:rPr>
                <w:rFonts w:cs="Tahoma"/>
                <w:lang w:val="en-GB"/>
              </w:rPr>
            </w:pPr>
            <w:r w:rsidRPr="007542B8">
              <w:rPr>
                <w:rFonts w:cs="Tahoma"/>
                <w:lang w:val="en-GB"/>
              </w:rPr>
              <w:t>&lt;OrgId&gt;</w:t>
            </w:r>
          </w:p>
        </w:tc>
        <w:tc>
          <w:tcPr>
            <w:tcW w:w="2093" w:type="dxa"/>
          </w:tcPr>
          <w:p w14:paraId="21344A35"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r w:rsidRPr="007542B8">
              <w:rPr>
                <w:rFonts w:cs="Tahoma"/>
                <w:lang w:val="en-GB"/>
              </w:rPr>
              <w:t>[1..1]</w:t>
            </w:r>
          </w:p>
        </w:tc>
        <w:tc>
          <w:tcPr>
            <w:tcW w:w="2695" w:type="dxa"/>
          </w:tcPr>
          <w:p w14:paraId="6E0F938A"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lang w:val="en-GB"/>
              </w:rPr>
            </w:pPr>
          </w:p>
        </w:tc>
      </w:tr>
      <w:tr w:rsidR="007542B8" w:rsidRPr="007542B8" w14:paraId="7A53D0D1" w14:textId="77777777" w:rsidTr="00532B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7" w:type="dxa"/>
          </w:tcPr>
          <w:p w14:paraId="0C0B2014" w14:textId="77777777" w:rsidR="007542B8" w:rsidRPr="007542B8" w:rsidRDefault="007542B8">
            <w:pPr>
              <w:numPr>
                <w:ilvl w:val="0"/>
                <w:numId w:val="28"/>
              </w:numPr>
              <w:spacing w:before="40"/>
              <w:contextualSpacing/>
              <w:rPr>
                <w:lang w:val="en-GB"/>
              </w:rPr>
            </w:pPr>
          </w:p>
        </w:tc>
        <w:tc>
          <w:tcPr>
            <w:tcW w:w="854" w:type="dxa"/>
          </w:tcPr>
          <w:p w14:paraId="21DA67CC"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lang w:val="en-GB"/>
              </w:rPr>
            </w:pPr>
          </w:p>
        </w:tc>
        <w:tc>
          <w:tcPr>
            <w:tcW w:w="850" w:type="dxa"/>
          </w:tcPr>
          <w:p w14:paraId="52CCD05B"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p>
        </w:tc>
        <w:tc>
          <w:tcPr>
            <w:tcW w:w="989" w:type="dxa"/>
          </w:tcPr>
          <w:p w14:paraId="16620555"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p>
        </w:tc>
        <w:tc>
          <w:tcPr>
            <w:tcW w:w="714" w:type="dxa"/>
            <w:gridSpan w:val="2"/>
          </w:tcPr>
          <w:p w14:paraId="4973524A"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p>
        </w:tc>
        <w:tc>
          <w:tcPr>
            <w:tcW w:w="708" w:type="dxa"/>
            <w:gridSpan w:val="2"/>
          </w:tcPr>
          <w:p w14:paraId="6828B480"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p>
        </w:tc>
        <w:tc>
          <w:tcPr>
            <w:tcW w:w="1846" w:type="dxa"/>
          </w:tcPr>
          <w:p w14:paraId="7CA1879C"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r w:rsidRPr="007542B8">
              <w:rPr>
                <w:rFonts w:cs="Tahoma"/>
                <w:lang w:val="en-GB"/>
              </w:rPr>
              <w:t>AnyBIC</w:t>
            </w:r>
          </w:p>
        </w:tc>
        <w:tc>
          <w:tcPr>
            <w:tcW w:w="2352" w:type="dxa"/>
          </w:tcPr>
          <w:p w14:paraId="5BDC6834" w14:textId="77777777" w:rsidR="007542B8" w:rsidRPr="007542B8" w:rsidRDefault="007542B8" w:rsidP="007542B8">
            <w:pPr>
              <w:tabs>
                <w:tab w:val="left" w:pos="464"/>
              </w:tabs>
              <w:cnfStyle w:val="000000010000" w:firstRow="0" w:lastRow="0" w:firstColumn="0" w:lastColumn="0" w:oddVBand="0" w:evenVBand="0" w:oddHBand="0" w:evenHBand="1" w:firstRowFirstColumn="0" w:firstRowLastColumn="0" w:lastRowFirstColumn="0" w:lastRowLastColumn="0"/>
              <w:rPr>
                <w:rFonts w:cs="Tahoma"/>
                <w:lang w:val="en-GB"/>
              </w:rPr>
            </w:pPr>
            <w:r w:rsidRPr="007542B8">
              <w:rPr>
                <w:rFonts w:cs="Tahoma"/>
                <w:lang w:val="en-GB"/>
              </w:rPr>
              <w:t>&lt;AnyBIC&gt;</w:t>
            </w:r>
          </w:p>
        </w:tc>
        <w:tc>
          <w:tcPr>
            <w:tcW w:w="2093" w:type="dxa"/>
          </w:tcPr>
          <w:p w14:paraId="31966889"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r w:rsidRPr="007542B8">
              <w:rPr>
                <w:rFonts w:cs="Tahoma"/>
                <w:lang w:val="en-GB"/>
              </w:rPr>
              <w:t>[1..1]</w:t>
            </w:r>
          </w:p>
        </w:tc>
        <w:tc>
          <w:tcPr>
            <w:tcW w:w="2695" w:type="dxa"/>
          </w:tcPr>
          <w:p w14:paraId="72351AD8"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lang w:val="en-GB"/>
              </w:rPr>
            </w:pPr>
            <w:r w:rsidRPr="007542B8">
              <w:rPr>
                <w:lang w:val="en-GB"/>
              </w:rPr>
              <w:t>IdentifierSet</w:t>
            </w:r>
          </w:p>
        </w:tc>
      </w:tr>
      <w:tr w:rsidR="007542B8" w:rsidRPr="007542B8" w14:paraId="33E29C40" w14:textId="77777777" w:rsidTr="00532B95">
        <w:tc>
          <w:tcPr>
            <w:cnfStyle w:val="001000000000" w:firstRow="0" w:lastRow="0" w:firstColumn="1" w:lastColumn="0" w:oddVBand="0" w:evenVBand="0" w:oddHBand="0" w:evenHBand="0" w:firstRowFirstColumn="0" w:firstRowLastColumn="0" w:lastRowFirstColumn="0" w:lastRowLastColumn="0"/>
            <w:tcW w:w="1067" w:type="dxa"/>
          </w:tcPr>
          <w:p w14:paraId="7C7EE7F8" w14:textId="77777777" w:rsidR="007542B8" w:rsidRPr="007542B8" w:rsidRDefault="007542B8">
            <w:pPr>
              <w:numPr>
                <w:ilvl w:val="0"/>
                <w:numId w:val="28"/>
              </w:numPr>
              <w:spacing w:before="40"/>
              <w:contextualSpacing/>
              <w:rPr>
                <w:lang w:val="en-GB"/>
              </w:rPr>
            </w:pPr>
          </w:p>
        </w:tc>
        <w:tc>
          <w:tcPr>
            <w:tcW w:w="854" w:type="dxa"/>
          </w:tcPr>
          <w:p w14:paraId="2B9613A6"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lang w:val="en-GB"/>
              </w:rPr>
            </w:pPr>
          </w:p>
        </w:tc>
        <w:tc>
          <w:tcPr>
            <w:tcW w:w="850" w:type="dxa"/>
          </w:tcPr>
          <w:p w14:paraId="377C9934"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p>
        </w:tc>
        <w:tc>
          <w:tcPr>
            <w:tcW w:w="4257" w:type="dxa"/>
            <w:gridSpan w:val="6"/>
          </w:tcPr>
          <w:p w14:paraId="420E27D2"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r w:rsidRPr="007542B8">
              <w:rPr>
                <w:rFonts w:cs="Tahoma"/>
                <w:lang w:val="en-GB"/>
              </w:rPr>
              <w:t>Reason</w:t>
            </w:r>
          </w:p>
        </w:tc>
        <w:tc>
          <w:tcPr>
            <w:tcW w:w="2352" w:type="dxa"/>
          </w:tcPr>
          <w:p w14:paraId="341A8B84" w14:textId="77777777" w:rsidR="007542B8" w:rsidRPr="007542B8" w:rsidRDefault="007542B8" w:rsidP="007542B8">
            <w:pPr>
              <w:tabs>
                <w:tab w:val="left" w:pos="464"/>
              </w:tabs>
              <w:cnfStyle w:val="000000000000" w:firstRow="0" w:lastRow="0" w:firstColumn="0" w:lastColumn="0" w:oddVBand="0" w:evenVBand="0" w:oddHBand="0" w:evenHBand="0" w:firstRowFirstColumn="0" w:firstRowLastColumn="0" w:lastRowFirstColumn="0" w:lastRowLastColumn="0"/>
              <w:rPr>
                <w:rFonts w:cs="Tahoma"/>
                <w:lang w:val="en-GB"/>
              </w:rPr>
            </w:pPr>
            <w:r w:rsidRPr="007542B8">
              <w:rPr>
                <w:rFonts w:cs="Tahoma"/>
                <w:lang w:val="en-GB"/>
              </w:rPr>
              <w:t>&lt;Rsn&gt;</w:t>
            </w:r>
          </w:p>
        </w:tc>
        <w:tc>
          <w:tcPr>
            <w:tcW w:w="2093" w:type="dxa"/>
          </w:tcPr>
          <w:p w14:paraId="796713D4"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r w:rsidRPr="007542B8">
              <w:rPr>
                <w:rFonts w:cs="Tahoma"/>
                <w:lang w:val="en-GB"/>
              </w:rPr>
              <w:t>[1..1]</w:t>
            </w:r>
          </w:p>
        </w:tc>
        <w:tc>
          <w:tcPr>
            <w:tcW w:w="2695" w:type="dxa"/>
          </w:tcPr>
          <w:p w14:paraId="027093CC"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lang w:val="en-GB"/>
              </w:rPr>
            </w:pPr>
          </w:p>
        </w:tc>
      </w:tr>
      <w:tr w:rsidR="007542B8" w:rsidRPr="007542B8" w14:paraId="55D7E9AC" w14:textId="77777777" w:rsidTr="00532B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7" w:type="dxa"/>
          </w:tcPr>
          <w:p w14:paraId="1791245D" w14:textId="77777777" w:rsidR="007542B8" w:rsidRPr="007542B8" w:rsidRDefault="007542B8">
            <w:pPr>
              <w:numPr>
                <w:ilvl w:val="0"/>
                <w:numId w:val="28"/>
              </w:numPr>
              <w:spacing w:before="40"/>
              <w:contextualSpacing/>
              <w:rPr>
                <w:lang w:val="en-GB"/>
              </w:rPr>
            </w:pPr>
          </w:p>
        </w:tc>
        <w:tc>
          <w:tcPr>
            <w:tcW w:w="854" w:type="dxa"/>
          </w:tcPr>
          <w:p w14:paraId="362CB77D"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lang w:val="en-GB"/>
              </w:rPr>
            </w:pPr>
          </w:p>
        </w:tc>
        <w:tc>
          <w:tcPr>
            <w:tcW w:w="850" w:type="dxa"/>
          </w:tcPr>
          <w:p w14:paraId="6C87F69F"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p>
        </w:tc>
        <w:tc>
          <w:tcPr>
            <w:tcW w:w="989" w:type="dxa"/>
          </w:tcPr>
          <w:p w14:paraId="370D2527"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p>
        </w:tc>
        <w:tc>
          <w:tcPr>
            <w:tcW w:w="3268" w:type="dxa"/>
            <w:gridSpan w:val="5"/>
          </w:tcPr>
          <w:p w14:paraId="0E571885"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r w:rsidRPr="007542B8">
              <w:rPr>
                <w:rFonts w:cs="Tahoma"/>
                <w:lang w:val="en-GB"/>
              </w:rPr>
              <w:t>Code</w:t>
            </w:r>
          </w:p>
        </w:tc>
        <w:tc>
          <w:tcPr>
            <w:tcW w:w="2352" w:type="dxa"/>
          </w:tcPr>
          <w:p w14:paraId="3E546781" w14:textId="77777777" w:rsidR="007542B8" w:rsidRPr="007542B8" w:rsidRDefault="007542B8" w:rsidP="007542B8">
            <w:pPr>
              <w:tabs>
                <w:tab w:val="left" w:pos="464"/>
              </w:tabs>
              <w:cnfStyle w:val="000000010000" w:firstRow="0" w:lastRow="0" w:firstColumn="0" w:lastColumn="0" w:oddVBand="0" w:evenVBand="0" w:oddHBand="0" w:evenHBand="1" w:firstRowFirstColumn="0" w:firstRowLastColumn="0" w:lastRowFirstColumn="0" w:lastRowLastColumn="0"/>
              <w:rPr>
                <w:rFonts w:cs="Tahoma"/>
                <w:lang w:val="en-GB"/>
              </w:rPr>
            </w:pPr>
            <w:r w:rsidRPr="007542B8">
              <w:rPr>
                <w:rFonts w:cs="Tahoma"/>
                <w:lang w:val="en-GB"/>
              </w:rPr>
              <w:t>&lt;Cd&gt;</w:t>
            </w:r>
          </w:p>
        </w:tc>
        <w:tc>
          <w:tcPr>
            <w:tcW w:w="2093" w:type="dxa"/>
          </w:tcPr>
          <w:p w14:paraId="47139AC0"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r w:rsidRPr="007542B8">
              <w:rPr>
                <w:rFonts w:cs="Tahoma"/>
                <w:lang w:val="en-GB"/>
              </w:rPr>
              <w:t>[1..1]</w:t>
            </w:r>
          </w:p>
        </w:tc>
        <w:tc>
          <w:tcPr>
            <w:tcW w:w="2695" w:type="dxa"/>
          </w:tcPr>
          <w:p w14:paraId="56249E40"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lang w:val="en-GB"/>
              </w:rPr>
            </w:pPr>
            <w:r w:rsidRPr="007542B8">
              <w:rPr>
                <w:rFonts w:cs="Tahoma"/>
                <w:lang w:val="en-GB"/>
              </w:rPr>
              <w:t>CodeSet, Max4Text</w:t>
            </w:r>
          </w:p>
        </w:tc>
      </w:tr>
      <w:tr w:rsidR="007542B8" w:rsidRPr="007542B8" w14:paraId="32420FC0" w14:textId="77777777" w:rsidTr="00532B95">
        <w:tc>
          <w:tcPr>
            <w:cnfStyle w:val="001000000000" w:firstRow="0" w:lastRow="0" w:firstColumn="1" w:lastColumn="0" w:oddVBand="0" w:evenVBand="0" w:oddHBand="0" w:evenHBand="0" w:firstRowFirstColumn="0" w:firstRowLastColumn="0" w:lastRowFirstColumn="0" w:lastRowLastColumn="0"/>
            <w:tcW w:w="1067" w:type="dxa"/>
          </w:tcPr>
          <w:p w14:paraId="572C3EF4" w14:textId="77777777" w:rsidR="007542B8" w:rsidRPr="007542B8" w:rsidRDefault="007542B8">
            <w:pPr>
              <w:numPr>
                <w:ilvl w:val="0"/>
                <w:numId w:val="28"/>
              </w:numPr>
              <w:spacing w:before="40"/>
              <w:contextualSpacing/>
              <w:rPr>
                <w:lang w:val="en-GB"/>
              </w:rPr>
            </w:pPr>
          </w:p>
        </w:tc>
        <w:tc>
          <w:tcPr>
            <w:tcW w:w="854" w:type="dxa"/>
          </w:tcPr>
          <w:p w14:paraId="5777FDD1"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lang w:val="en-GB"/>
              </w:rPr>
            </w:pPr>
          </w:p>
        </w:tc>
        <w:tc>
          <w:tcPr>
            <w:tcW w:w="850" w:type="dxa"/>
          </w:tcPr>
          <w:p w14:paraId="31511956"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p>
        </w:tc>
        <w:tc>
          <w:tcPr>
            <w:tcW w:w="4257" w:type="dxa"/>
            <w:gridSpan w:val="6"/>
          </w:tcPr>
          <w:p w14:paraId="0F45CCFD"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r w:rsidRPr="007542B8">
              <w:rPr>
                <w:rFonts w:cs="Tahoma"/>
                <w:lang w:val="en-GB"/>
              </w:rPr>
              <w:t>Additional Information</w:t>
            </w:r>
          </w:p>
        </w:tc>
        <w:tc>
          <w:tcPr>
            <w:tcW w:w="2352" w:type="dxa"/>
          </w:tcPr>
          <w:p w14:paraId="03D5CA19" w14:textId="77777777" w:rsidR="007542B8" w:rsidRPr="007542B8" w:rsidRDefault="007542B8" w:rsidP="007542B8">
            <w:pPr>
              <w:tabs>
                <w:tab w:val="left" w:pos="464"/>
              </w:tabs>
              <w:cnfStyle w:val="000000000000" w:firstRow="0" w:lastRow="0" w:firstColumn="0" w:lastColumn="0" w:oddVBand="0" w:evenVBand="0" w:oddHBand="0" w:evenHBand="0" w:firstRowFirstColumn="0" w:firstRowLastColumn="0" w:lastRowFirstColumn="0" w:lastRowLastColumn="0"/>
              <w:rPr>
                <w:rFonts w:cs="Tahoma"/>
                <w:lang w:val="en-GB"/>
              </w:rPr>
            </w:pPr>
            <w:r w:rsidRPr="007542B8">
              <w:rPr>
                <w:rFonts w:cs="Tahoma"/>
                <w:lang w:val="en-GB"/>
              </w:rPr>
              <w:t>&lt;AddtlInf&gt;</w:t>
            </w:r>
          </w:p>
        </w:tc>
        <w:tc>
          <w:tcPr>
            <w:tcW w:w="2093" w:type="dxa"/>
          </w:tcPr>
          <w:p w14:paraId="3BB6DFCC"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r w:rsidRPr="007542B8">
              <w:rPr>
                <w:rFonts w:cs="Tahoma"/>
                <w:lang w:val="en-GB"/>
              </w:rPr>
              <w:t>[0..1]</w:t>
            </w:r>
          </w:p>
        </w:tc>
        <w:tc>
          <w:tcPr>
            <w:tcW w:w="2695" w:type="dxa"/>
          </w:tcPr>
          <w:p w14:paraId="71B47038"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lang w:val="en-GB"/>
              </w:rPr>
            </w:pPr>
            <w:r w:rsidRPr="007542B8">
              <w:rPr>
                <w:lang w:val="en-GB"/>
              </w:rPr>
              <w:t>Max105Text</w:t>
            </w:r>
          </w:p>
        </w:tc>
      </w:tr>
      <w:tr w:rsidR="007542B8" w:rsidRPr="007542B8" w14:paraId="46DC95F7" w14:textId="77777777" w:rsidTr="00532B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7" w:type="dxa"/>
          </w:tcPr>
          <w:p w14:paraId="2B6318E2" w14:textId="77777777" w:rsidR="007542B8" w:rsidRPr="007542B8" w:rsidRDefault="007542B8">
            <w:pPr>
              <w:numPr>
                <w:ilvl w:val="0"/>
                <w:numId w:val="28"/>
              </w:numPr>
              <w:spacing w:before="40"/>
              <w:contextualSpacing/>
              <w:rPr>
                <w:lang w:val="en-GB"/>
              </w:rPr>
            </w:pPr>
          </w:p>
        </w:tc>
        <w:tc>
          <w:tcPr>
            <w:tcW w:w="854" w:type="dxa"/>
          </w:tcPr>
          <w:p w14:paraId="13BE71AB"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lang w:val="en-GB"/>
              </w:rPr>
            </w:pPr>
          </w:p>
        </w:tc>
        <w:tc>
          <w:tcPr>
            <w:tcW w:w="5107" w:type="dxa"/>
            <w:gridSpan w:val="7"/>
          </w:tcPr>
          <w:p w14:paraId="0C1B5F40"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r w:rsidRPr="007542B8">
              <w:rPr>
                <w:rFonts w:cs="Tahoma"/>
                <w:lang w:val="en-GB"/>
              </w:rPr>
              <w:t>Original Transaction Reference</w:t>
            </w:r>
          </w:p>
        </w:tc>
        <w:tc>
          <w:tcPr>
            <w:tcW w:w="2352" w:type="dxa"/>
          </w:tcPr>
          <w:p w14:paraId="1121E196" w14:textId="77777777" w:rsidR="007542B8" w:rsidRPr="007542B8" w:rsidRDefault="007542B8" w:rsidP="007542B8">
            <w:pPr>
              <w:tabs>
                <w:tab w:val="left" w:pos="464"/>
              </w:tabs>
              <w:cnfStyle w:val="000000010000" w:firstRow="0" w:lastRow="0" w:firstColumn="0" w:lastColumn="0" w:oddVBand="0" w:evenVBand="0" w:oddHBand="0" w:evenHBand="1" w:firstRowFirstColumn="0" w:firstRowLastColumn="0" w:lastRowFirstColumn="0" w:lastRowLastColumn="0"/>
              <w:rPr>
                <w:rFonts w:cs="Tahoma"/>
                <w:lang w:val="en-GB"/>
              </w:rPr>
            </w:pPr>
            <w:r w:rsidRPr="007542B8">
              <w:rPr>
                <w:rFonts w:cs="Tahoma"/>
                <w:lang w:val="en-GB"/>
              </w:rPr>
              <w:t>&lt;OrgnlTxRef&gt;</w:t>
            </w:r>
          </w:p>
        </w:tc>
        <w:tc>
          <w:tcPr>
            <w:tcW w:w="2093" w:type="dxa"/>
          </w:tcPr>
          <w:p w14:paraId="5BD7E7F8"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r w:rsidRPr="007542B8">
              <w:rPr>
                <w:rFonts w:cs="Tahoma"/>
                <w:lang w:val="en-GB"/>
              </w:rPr>
              <w:t>[1..1]</w:t>
            </w:r>
          </w:p>
        </w:tc>
        <w:tc>
          <w:tcPr>
            <w:tcW w:w="2695" w:type="dxa"/>
          </w:tcPr>
          <w:p w14:paraId="04EB02F1"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lang w:val="en-GB"/>
              </w:rPr>
            </w:pPr>
          </w:p>
        </w:tc>
      </w:tr>
      <w:tr w:rsidR="007542B8" w:rsidRPr="007542B8" w14:paraId="27790A2F" w14:textId="77777777" w:rsidTr="00532B95">
        <w:tc>
          <w:tcPr>
            <w:cnfStyle w:val="001000000000" w:firstRow="0" w:lastRow="0" w:firstColumn="1" w:lastColumn="0" w:oddVBand="0" w:evenVBand="0" w:oddHBand="0" w:evenHBand="0" w:firstRowFirstColumn="0" w:firstRowLastColumn="0" w:lastRowFirstColumn="0" w:lastRowLastColumn="0"/>
            <w:tcW w:w="1067" w:type="dxa"/>
          </w:tcPr>
          <w:p w14:paraId="17720A56" w14:textId="77777777" w:rsidR="007542B8" w:rsidRPr="007542B8" w:rsidRDefault="007542B8">
            <w:pPr>
              <w:numPr>
                <w:ilvl w:val="0"/>
                <w:numId w:val="28"/>
              </w:numPr>
              <w:spacing w:before="40"/>
              <w:contextualSpacing/>
              <w:rPr>
                <w:lang w:val="en-GB"/>
              </w:rPr>
            </w:pPr>
          </w:p>
        </w:tc>
        <w:tc>
          <w:tcPr>
            <w:tcW w:w="854" w:type="dxa"/>
          </w:tcPr>
          <w:p w14:paraId="0D034469"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lang w:val="en-GB"/>
              </w:rPr>
            </w:pPr>
          </w:p>
        </w:tc>
        <w:tc>
          <w:tcPr>
            <w:tcW w:w="850" w:type="dxa"/>
          </w:tcPr>
          <w:p w14:paraId="51642857"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p>
        </w:tc>
        <w:tc>
          <w:tcPr>
            <w:tcW w:w="4257" w:type="dxa"/>
            <w:gridSpan w:val="6"/>
          </w:tcPr>
          <w:p w14:paraId="0A6C744A"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r w:rsidRPr="007542B8">
              <w:rPr>
                <w:rFonts w:cs="Tahoma"/>
                <w:lang w:val="en-GB"/>
              </w:rPr>
              <w:t>Interbank Settlement Amount</w:t>
            </w:r>
          </w:p>
        </w:tc>
        <w:tc>
          <w:tcPr>
            <w:tcW w:w="2352" w:type="dxa"/>
          </w:tcPr>
          <w:p w14:paraId="7DB5F6D2" w14:textId="77777777" w:rsidR="007542B8" w:rsidRPr="007542B8" w:rsidRDefault="007542B8" w:rsidP="007542B8">
            <w:pPr>
              <w:tabs>
                <w:tab w:val="left" w:pos="464"/>
              </w:tabs>
              <w:cnfStyle w:val="000000000000" w:firstRow="0" w:lastRow="0" w:firstColumn="0" w:lastColumn="0" w:oddVBand="0" w:evenVBand="0" w:oddHBand="0" w:evenHBand="0" w:firstRowFirstColumn="0" w:firstRowLastColumn="0" w:lastRowFirstColumn="0" w:lastRowLastColumn="0"/>
              <w:rPr>
                <w:rFonts w:cs="Tahoma"/>
                <w:lang w:val="en-GB"/>
              </w:rPr>
            </w:pPr>
            <w:r w:rsidRPr="007542B8">
              <w:rPr>
                <w:rFonts w:cs="Tahoma"/>
                <w:lang w:val="en-GB"/>
              </w:rPr>
              <w:t>&lt;IntrBkSttlmAmt&gt;</w:t>
            </w:r>
          </w:p>
        </w:tc>
        <w:tc>
          <w:tcPr>
            <w:tcW w:w="2093" w:type="dxa"/>
          </w:tcPr>
          <w:p w14:paraId="48CAE27B"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r w:rsidRPr="007542B8">
              <w:rPr>
                <w:rFonts w:cs="Tahoma"/>
                <w:lang w:val="en-GB"/>
              </w:rPr>
              <w:t>[1..1]</w:t>
            </w:r>
          </w:p>
        </w:tc>
        <w:tc>
          <w:tcPr>
            <w:tcW w:w="2695" w:type="dxa"/>
          </w:tcPr>
          <w:p w14:paraId="2A5F5CD4"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r w:rsidRPr="007542B8">
              <w:rPr>
                <w:rFonts w:cs="Tahoma"/>
                <w:lang w:val="en-GB"/>
              </w:rPr>
              <w:t>ActiveCurrencyAndAmount</w:t>
            </w:r>
          </w:p>
        </w:tc>
      </w:tr>
      <w:tr w:rsidR="007542B8" w:rsidRPr="007542B8" w14:paraId="52324BF9" w14:textId="77777777" w:rsidTr="00532B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7" w:type="dxa"/>
          </w:tcPr>
          <w:p w14:paraId="69886664" w14:textId="77777777" w:rsidR="007542B8" w:rsidRPr="007542B8" w:rsidRDefault="007542B8">
            <w:pPr>
              <w:numPr>
                <w:ilvl w:val="0"/>
                <w:numId w:val="28"/>
              </w:numPr>
              <w:spacing w:before="40"/>
              <w:contextualSpacing/>
              <w:rPr>
                <w:lang w:val="en-GB"/>
              </w:rPr>
            </w:pPr>
          </w:p>
        </w:tc>
        <w:tc>
          <w:tcPr>
            <w:tcW w:w="854" w:type="dxa"/>
          </w:tcPr>
          <w:p w14:paraId="30CD08CF"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lang w:val="en-GB"/>
              </w:rPr>
            </w:pPr>
          </w:p>
        </w:tc>
        <w:tc>
          <w:tcPr>
            <w:tcW w:w="850" w:type="dxa"/>
          </w:tcPr>
          <w:p w14:paraId="44D7B80D"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p>
        </w:tc>
        <w:tc>
          <w:tcPr>
            <w:tcW w:w="4257" w:type="dxa"/>
            <w:gridSpan w:val="6"/>
          </w:tcPr>
          <w:p w14:paraId="22BCB62C"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r w:rsidRPr="007542B8">
              <w:rPr>
                <w:rFonts w:cs="Tahoma"/>
                <w:lang w:val="en-GB"/>
              </w:rPr>
              <w:t>Interbank Settlement Date</w:t>
            </w:r>
          </w:p>
        </w:tc>
        <w:tc>
          <w:tcPr>
            <w:tcW w:w="2352" w:type="dxa"/>
          </w:tcPr>
          <w:p w14:paraId="3CA57B98" w14:textId="77777777" w:rsidR="007542B8" w:rsidRPr="007542B8" w:rsidRDefault="007542B8" w:rsidP="007542B8">
            <w:pPr>
              <w:tabs>
                <w:tab w:val="left" w:pos="464"/>
              </w:tabs>
              <w:cnfStyle w:val="000000010000" w:firstRow="0" w:lastRow="0" w:firstColumn="0" w:lastColumn="0" w:oddVBand="0" w:evenVBand="0" w:oddHBand="0" w:evenHBand="1" w:firstRowFirstColumn="0" w:firstRowLastColumn="0" w:lastRowFirstColumn="0" w:lastRowLastColumn="0"/>
              <w:rPr>
                <w:rFonts w:cs="Tahoma"/>
                <w:lang w:val="en-GB"/>
              </w:rPr>
            </w:pPr>
            <w:r w:rsidRPr="007542B8">
              <w:rPr>
                <w:rFonts w:cs="Tahoma"/>
                <w:lang w:val="en-GB"/>
              </w:rPr>
              <w:t>&lt;IntrBkSttlmDt&gt;</w:t>
            </w:r>
          </w:p>
        </w:tc>
        <w:tc>
          <w:tcPr>
            <w:tcW w:w="2093" w:type="dxa"/>
          </w:tcPr>
          <w:p w14:paraId="3383463E"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r w:rsidRPr="007542B8">
              <w:rPr>
                <w:rFonts w:cs="Tahoma"/>
                <w:lang w:val="en-GB"/>
              </w:rPr>
              <w:t>[1..1]</w:t>
            </w:r>
          </w:p>
        </w:tc>
        <w:tc>
          <w:tcPr>
            <w:tcW w:w="2695" w:type="dxa"/>
          </w:tcPr>
          <w:p w14:paraId="4E2A9210"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lang w:val="en-GB"/>
              </w:rPr>
            </w:pPr>
            <w:r w:rsidRPr="007542B8">
              <w:rPr>
                <w:rFonts w:cs="Tahoma"/>
                <w:lang w:val="en-GB"/>
              </w:rPr>
              <w:t>ISODate</w:t>
            </w:r>
          </w:p>
        </w:tc>
      </w:tr>
      <w:tr w:rsidR="007542B8" w:rsidRPr="007542B8" w14:paraId="43653C13" w14:textId="77777777" w:rsidTr="00532B95">
        <w:tc>
          <w:tcPr>
            <w:cnfStyle w:val="001000000000" w:firstRow="0" w:lastRow="0" w:firstColumn="1" w:lastColumn="0" w:oddVBand="0" w:evenVBand="0" w:oddHBand="0" w:evenHBand="0" w:firstRowFirstColumn="0" w:firstRowLastColumn="0" w:lastRowFirstColumn="0" w:lastRowLastColumn="0"/>
            <w:tcW w:w="1067" w:type="dxa"/>
          </w:tcPr>
          <w:p w14:paraId="6E997954" w14:textId="77777777" w:rsidR="007542B8" w:rsidRPr="007542B8" w:rsidRDefault="007542B8">
            <w:pPr>
              <w:numPr>
                <w:ilvl w:val="0"/>
                <w:numId w:val="28"/>
              </w:numPr>
              <w:spacing w:before="40"/>
              <w:contextualSpacing/>
              <w:rPr>
                <w:lang w:val="en-GB"/>
              </w:rPr>
            </w:pPr>
          </w:p>
        </w:tc>
        <w:tc>
          <w:tcPr>
            <w:tcW w:w="854" w:type="dxa"/>
          </w:tcPr>
          <w:p w14:paraId="10D07E9C"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lang w:val="en-GB"/>
              </w:rPr>
            </w:pPr>
          </w:p>
        </w:tc>
        <w:tc>
          <w:tcPr>
            <w:tcW w:w="850" w:type="dxa"/>
          </w:tcPr>
          <w:p w14:paraId="2995DA26"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p>
        </w:tc>
        <w:tc>
          <w:tcPr>
            <w:tcW w:w="4257" w:type="dxa"/>
            <w:gridSpan w:val="6"/>
          </w:tcPr>
          <w:p w14:paraId="74DEB579" w14:textId="77777777" w:rsidR="007542B8" w:rsidRPr="007542B8" w:rsidRDefault="007542B8" w:rsidP="007542B8">
            <w:pPr>
              <w:jc w:val="both"/>
              <w:cnfStyle w:val="000000000000" w:firstRow="0" w:lastRow="0" w:firstColumn="0" w:lastColumn="0" w:oddVBand="0" w:evenVBand="0" w:oddHBand="0" w:evenHBand="0" w:firstRowFirstColumn="0" w:firstRowLastColumn="0" w:lastRowFirstColumn="0" w:lastRowLastColumn="0"/>
              <w:rPr>
                <w:rFonts w:cs="Tahoma"/>
                <w:lang w:val="en-GB"/>
              </w:rPr>
            </w:pPr>
            <w:r w:rsidRPr="007542B8">
              <w:rPr>
                <w:rFonts w:cs="Tahoma"/>
                <w:lang w:val="en-GB"/>
              </w:rPr>
              <w:t>Payment Type Information</w:t>
            </w:r>
          </w:p>
        </w:tc>
        <w:tc>
          <w:tcPr>
            <w:tcW w:w="2352" w:type="dxa"/>
          </w:tcPr>
          <w:p w14:paraId="1EE4E2B6"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r w:rsidRPr="007542B8">
              <w:rPr>
                <w:rFonts w:cs="Tahoma"/>
                <w:lang w:val="en-GB"/>
              </w:rPr>
              <w:t>&lt;PmtTpInf&gt;</w:t>
            </w:r>
          </w:p>
        </w:tc>
        <w:tc>
          <w:tcPr>
            <w:tcW w:w="2093" w:type="dxa"/>
          </w:tcPr>
          <w:p w14:paraId="4DDA2E6B"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r w:rsidRPr="007542B8">
              <w:rPr>
                <w:rFonts w:cs="Tahoma"/>
                <w:lang w:val="en-GB"/>
              </w:rPr>
              <w:t>[0..1]</w:t>
            </w:r>
          </w:p>
        </w:tc>
        <w:tc>
          <w:tcPr>
            <w:tcW w:w="2695" w:type="dxa"/>
          </w:tcPr>
          <w:p w14:paraId="46339198"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lang w:val="en-GB"/>
              </w:rPr>
            </w:pPr>
          </w:p>
        </w:tc>
      </w:tr>
      <w:tr w:rsidR="007542B8" w:rsidRPr="007542B8" w14:paraId="5BC3A7E6" w14:textId="77777777" w:rsidTr="00532B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7" w:type="dxa"/>
          </w:tcPr>
          <w:p w14:paraId="1DBE8629" w14:textId="77777777" w:rsidR="007542B8" w:rsidRPr="007542B8" w:rsidRDefault="007542B8">
            <w:pPr>
              <w:numPr>
                <w:ilvl w:val="0"/>
                <w:numId w:val="28"/>
              </w:numPr>
              <w:spacing w:before="40"/>
              <w:contextualSpacing/>
              <w:rPr>
                <w:lang w:val="en-GB"/>
              </w:rPr>
            </w:pPr>
          </w:p>
        </w:tc>
        <w:tc>
          <w:tcPr>
            <w:tcW w:w="854" w:type="dxa"/>
          </w:tcPr>
          <w:p w14:paraId="312DA3E5"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lang w:val="en-GB"/>
              </w:rPr>
            </w:pPr>
          </w:p>
        </w:tc>
        <w:tc>
          <w:tcPr>
            <w:tcW w:w="850" w:type="dxa"/>
          </w:tcPr>
          <w:p w14:paraId="3EF5493B"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p>
        </w:tc>
        <w:tc>
          <w:tcPr>
            <w:tcW w:w="989" w:type="dxa"/>
          </w:tcPr>
          <w:p w14:paraId="63072962"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p>
        </w:tc>
        <w:tc>
          <w:tcPr>
            <w:tcW w:w="3268" w:type="dxa"/>
            <w:gridSpan w:val="5"/>
          </w:tcPr>
          <w:p w14:paraId="24CB8359"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r w:rsidRPr="007542B8">
              <w:rPr>
                <w:rFonts w:cs="Tahoma"/>
                <w:lang w:val="en-GB"/>
              </w:rPr>
              <w:t>Local Instrument</w:t>
            </w:r>
          </w:p>
        </w:tc>
        <w:tc>
          <w:tcPr>
            <w:tcW w:w="2352" w:type="dxa"/>
          </w:tcPr>
          <w:p w14:paraId="2E7AB2A4"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r w:rsidRPr="007542B8">
              <w:rPr>
                <w:rFonts w:cs="Tahoma"/>
                <w:lang w:val="en-GB"/>
              </w:rPr>
              <w:t>&lt;LclInstrm&gt;</w:t>
            </w:r>
          </w:p>
        </w:tc>
        <w:tc>
          <w:tcPr>
            <w:tcW w:w="2093" w:type="dxa"/>
          </w:tcPr>
          <w:p w14:paraId="34241818"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r w:rsidRPr="007542B8">
              <w:rPr>
                <w:rFonts w:cs="Tahoma"/>
                <w:lang w:val="en-GB"/>
              </w:rPr>
              <w:t>[1..1]</w:t>
            </w:r>
          </w:p>
        </w:tc>
        <w:tc>
          <w:tcPr>
            <w:tcW w:w="2695" w:type="dxa"/>
          </w:tcPr>
          <w:p w14:paraId="67BD1460"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lang w:val="en-GB"/>
              </w:rPr>
            </w:pPr>
          </w:p>
        </w:tc>
      </w:tr>
      <w:tr w:rsidR="007542B8" w:rsidRPr="007542B8" w14:paraId="668FA11B" w14:textId="77777777" w:rsidTr="00532B95">
        <w:tc>
          <w:tcPr>
            <w:cnfStyle w:val="001000000000" w:firstRow="0" w:lastRow="0" w:firstColumn="1" w:lastColumn="0" w:oddVBand="0" w:evenVBand="0" w:oddHBand="0" w:evenHBand="0" w:firstRowFirstColumn="0" w:firstRowLastColumn="0" w:lastRowFirstColumn="0" w:lastRowLastColumn="0"/>
            <w:tcW w:w="1067" w:type="dxa"/>
          </w:tcPr>
          <w:p w14:paraId="7C0D1A83" w14:textId="77777777" w:rsidR="007542B8" w:rsidRPr="007542B8" w:rsidRDefault="007542B8">
            <w:pPr>
              <w:numPr>
                <w:ilvl w:val="0"/>
                <w:numId w:val="28"/>
              </w:numPr>
              <w:spacing w:before="40"/>
              <w:contextualSpacing/>
              <w:rPr>
                <w:lang w:val="en-GB"/>
              </w:rPr>
            </w:pPr>
          </w:p>
        </w:tc>
        <w:tc>
          <w:tcPr>
            <w:tcW w:w="854" w:type="dxa"/>
          </w:tcPr>
          <w:p w14:paraId="1DBF0C60"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lang w:val="en-GB"/>
              </w:rPr>
            </w:pPr>
          </w:p>
        </w:tc>
        <w:tc>
          <w:tcPr>
            <w:tcW w:w="850" w:type="dxa"/>
          </w:tcPr>
          <w:p w14:paraId="454A9139"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p>
        </w:tc>
        <w:tc>
          <w:tcPr>
            <w:tcW w:w="989" w:type="dxa"/>
          </w:tcPr>
          <w:p w14:paraId="58B20315"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p>
        </w:tc>
        <w:tc>
          <w:tcPr>
            <w:tcW w:w="714" w:type="dxa"/>
            <w:gridSpan w:val="2"/>
          </w:tcPr>
          <w:p w14:paraId="402D327E"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p>
        </w:tc>
        <w:tc>
          <w:tcPr>
            <w:tcW w:w="2554" w:type="dxa"/>
            <w:gridSpan w:val="3"/>
          </w:tcPr>
          <w:p w14:paraId="20F6DAE6"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r w:rsidRPr="007542B8">
              <w:rPr>
                <w:rFonts w:cs="Tahoma"/>
                <w:lang w:val="en-GB"/>
              </w:rPr>
              <w:t>Code</w:t>
            </w:r>
          </w:p>
        </w:tc>
        <w:tc>
          <w:tcPr>
            <w:tcW w:w="2352" w:type="dxa"/>
          </w:tcPr>
          <w:p w14:paraId="39387C34"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r w:rsidRPr="007542B8">
              <w:rPr>
                <w:rFonts w:cs="Tahoma"/>
                <w:lang w:val="en-GB"/>
              </w:rPr>
              <w:t>&lt;Cd&gt;</w:t>
            </w:r>
          </w:p>
        </w:tc>
        <w:tc>
          <w:tcPr>
            <w:tcW w:w="2093" w:type="dxa"/>
          </w:tcPr>
          <w:p w14:paraId="470197C7"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r w:rsidRPr="007542B8">
              <w:rPr>
                <w:rFonts w:cs="Tahoma"/>
                <w:lang w:val="en-GB"/>
              </w:rPr>
              <w:t>[1..1]</w:t>
            </w:r>
          </w:p>
        </w:tc>
        <w:tc>
          <w:tcPr>
            <w:tcW w:w="2695" w:type="dxa"/>
          </w:tcPr>
          <w:p w14:paraId="232892AC"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lang w:val="en-GB"/>
              </w:rPr>
            </w:pPr>
            <w:r w:rsidRPr="007542B8">
              <w:rPr>
                <w:rFonts w:cs="Tahoma"/>
                <w:lang w:val="en-GB"/>
              </w:rPr>
              <w:t>CodeSet, Max35Text</w:t>
            </w:r>
          </w:p>
        </w:tc>
      </w:tr>
      <w:tr w:rsidR="007542B8" w:rsidRPr="007542B8" w14:paraId="5F9B88BA" w14:textId="77777777" w:rsidTr="00532B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7" w:type="dxa"/>
          </w:tcPr>
          <w:p w14:paraId="2F2473BC" w14:textId="77777777" w:rsidR="007542B8" w:rsidRPr="007542B8" w:rsidRDefault="007542B8">
            <w:pPr>
              <w:numPr>
                <w:ilvl w:val="0"/>
                <w:numId w:val="28"/>
              </w:numPr>
              <w:spacing w:before="40"/>
              <w:contextualSpacing/>
              <w:rPr>
                <w:lang w:val="en-GB"/>
              </w:rPr>
            </w:pPr>
          </w:p>
        </w:tc>
        <w:tc>
          <w:tcPr>
            <w:tcW w:w="854" w:type="dxa"/>
          </w:tcPr>
          <w:p w14:paraId="2478AE7E"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lang w:val="en-GB"/>
              </w:rPr>
            </w:pPr>
          </w:p>
        </w:tc>
        <w:tc>
          <w:tcPr>
            <w:tcW w:w="850" w:type="dxa"/>
          </w:tcPr>
          <w:p w14:paraId="44CADE48"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p>
        </w:tc>
        <w:tc>
          <w:tcPr>
            <w:tcW w:w="989" w:type="dxa"/>
          </w:tcPr>
          <w:p w14:paraId="35BE4713"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p>
        </w:tc>
        <w:tc>
          <w:tcPr>
            <w:tcW w:w="3268" w:type="dxa"/>
            <w:gridSpan w:val="5"/>
          </w:tcPr>
          <w:p w14:paraId="5FB9725A"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r w:rsidRPr="007542B8">
              <w:rPr>
                <w:rFonts w:cs="Tahoma"/>
                <w:lang w:val="en-GB"/>
              </w:rPr>
              <w:t>Category Purpose</w:t>
            </w:r>
          </w:p>
        </w:tc>
        <w:tc>
          <w:tcPr>
            <w:tcW w:w="2352" w:type="dxa"/>
          </w:tcPr>
          <w:p w14:paraId="6864C75A"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r w:rsidRPr="007542B8">
              <w:rPr>
                <w:rFonts w:cs="Tahoma"/>
                <w:lang w:val="en-GB"/>
              </w:rPr>
              <w:t>&lt;CtgyPurp&gt;</w:t>
            </w:r>
          </w:p>
        </w:tc>
        <w:tc>
          <w:tcPr>
            <w:tcW w:w="2093" w:type="dxa"/>
          </w:tcPr>
          <w:p w14:paraId="7D40ADAB"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r w:rsidRPr="007542B8">
              <w:rPr>
                <w:rFonts w:cs="Tahoma"/>
                <w:lang w:val="en-GB"/>
              </w:rPr>
              <w:t>[1..1]</w:t>
            </w:r>
          </w:p>
        </w:tc>
        <w:tc>
          <w:tcPr>
            <w:tcW w:w="2695" w:type="dxa"/>
          </w:tcPr>
          <w:p w14:paraId="3553817E"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lang w:val="en-GB"/>
              </w:rPr>
            </w:pPr>
          </w:p>
        </w:tc>
      </w:tr>
      <w:tr w:rsidR="007542B8" w:rsidRPr="007542B8" w14:paraId="7213E1D9" w14:textId="77777777" w:rsidTr="00532B95">
        <w:tc>
          <w:tcPr>
            <w:cnfStyle w:val="001000000000" w:firstRow="0" w:lastRow="0" w:firstColumn="1" w:lastColumn="0" w:oddVBand="0" w:evenVBand="0" w:oddHBand="0" w:evenHBand="0" w:firstRowFirstColumn="0" w:firstRowLastColumn="0" w:lastRowFirstColumn="0" w:lastRowLastColumn="0"/>
            <w:tcW w:w="1067" w:type="dxa"/>
          </w:tcPr>
          <w:p w14:paraId="6CD92C1F" w14:textId="77777777" w:rsidR="007542B8" w:rsidRPr="007542B8" w:rsidRDefault="007542B8">
            <w:pPr>
              <w:numPr>
                <w:ilvl w:val="0"/>
                <w:numId w:val="28"/>
              </w:numPr>
              <w:spacing w:before="40"/>
              <w:contextualSpacing/>
              <w:rPr>
                <w:lang w:val="en-GB"/>
              </w:rPr>
            </w:pPr>
          </w:p>
        </w:tc>
        <w:tc>
          <w:tcPr>
            <w:tcW w:w="854" w:type="dxa"/>
          </w:tcPr>
          <w:p w14:paraId="627E9852"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lang w:val="en-GB"/>
              </w:rPr>
            </w:pPr>
          </w:p>
        </w:tc>
        <w:tc>
          <w:tcPr>
            <w:tcW w:w="850" w:type="dxa"/>
          </w:tcPr>
          <w:p w14:paraId="2DA673C2"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p>
        </w:tc>
        <w:tc>
          <w:tcPr>
            <w:tcW w:w="989" w:type="dxa"/>
          </w:tcPr>
          <w:p w14:paraId="65B39784"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p>
        </w:tc>
        <w:tc>
          <w:tcPr>
            <w:tcW w:w="714" w:type="dxa"/>
            <w:gridSpan w:val="2"/>
          </w:tcPr>
          <w:p w14:paraId="35C88C14"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p>
        </w:tc>
        <w:tc>
          <w:tcPr>
            <w:tcW w:w="2554" w:type="dxa"/>
            <w:gridSpan w:val="3"/>
          </w:tcPr>
          <w:p w14:paraId="69B2AF09"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r w:rsidRPr="007542B8">
              <w:rPr>
                <w:rFonts w:cs="Tahoma"/>
                <w:lang w:val="en-GB"/>
              </w:rPr>
              <w:t>Code</w:t>
            </w:r>
          </w:p>
        </w:tc>
        <w:tc>
          <w:tcPr>
            <w:tcW w:w="2352" w:type="dxa"/>
          </w:tcPr>
          <w:p w14:paraId="06F1C8F6"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r w:rsidRPr="007542B8">
              <w:rPr>
                <w:rFonts w:cs="Tahoma"/>
                <w:lang w:val="en-GB"/>
              </w:rPr>
              <w:t>&lt;Cd&gt;</w:t>
            </w:r>
          </w:p>
        </w:tc>
        <w:tc>
          <w:tcPr>
            <w:tcW w:w="2093" w:type="dxa"/>
          </w:tcPr>
          <w:p w14:paraId="04B72CEF"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r w:rsidRPr="007542B8">
              <w:rPr>
                <w:rFonts w:cs="Tahoma"/>
                <w:lang w:val="en-GB"/>
              </w:rPr>
              <w:t>[1..1]</w:t>
            </w:r>
          </w:p>
        </w:tc>
        <w:tc>
          <w:tcPr>
            <w:tcW w:w="2695" w:type="dxa"/>
          </w:tcPr>
          <w:p w14:paraId="02437CB5"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lang w:val="en-GB"/>
              </w:rPr>
            </w:pPr>
            <w:r w:rsidRPr="007542B8">
              <w:rPr>
                <w:rFonts w:cs="Tahoma"/>
                <w:lang w:val="en-GB"/>
              </w:rPr>
              <w:t>CodeSet, Max4Text</w:t>
            </w:r>
          </w:p>
        </w:tc>
      </w:tr>
      <w:tr w:rsidR="007542B8" w:rsidRPr="007542B8" w14:paraId="56A977AB" w14:textId="77777777" w:rsidTr="00532B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7" w:type="dxa"/>
          </w:tcPr>
          <w:p w14:paraId="7FCC4794" w14:textId="77777777" w:rsidR="007542B8" w:rsidRPr="007542B8" w:rsidRDefault="007542B8">
            <w:pPr>
              <w:numPr>
                <w:ilvl w:val="0"/>
                <w:numId w:val="28"/>
              </w:numPr>
              <w:spacing w:before="40"/>
              <w:contextualSpacing/>
              <w:rPr>
                <w:lang w:val="en-GB"/>
              </w:rPr>
            </w:pPr>
          </w:p>
        </w:tc>
        <w:tc>
          <w:tcPr>
            <w:tcW w:w="854" w:type="dxa"/>
          </w:tcPr>
          <w:p w14:paraId="5AE2F25F"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lang w:val="en-GB"/>
              </w:rPr>
            </w:pPr>
          </w:p>
        </w:tc>
        <w:tc>
          <w:tcPr>
            <w:tcW w:w="850" w:type="dxa"/>
          </w:tcPr>
          <w:p w14:paraId="4F791F38"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p>
        </w:tc>
        <w:tc>
          <w:tcPr>
            <w:tcW w:w="4257" w:type="dxa"/>
            <w:gridSpan w:val="6"/>
          </w:tcPr>
          <w:p w14:paraId="74AF9915"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r w:rsidRPr="007542B8">
              <w:rPr>
                <w:rFonts w:cs="Tahoma"/>
                <w:lang w:val="en-GB"/>
              </w:rPr>
              <w:t>Remittance Information</w:t>
            </w:r>
          </w:p>
        </w:tc>
        <w:tc>
          <w:tcPr>
            <w:tcW w:w="2352" w:type="dxa"/>
          </w:tcPr>
          <w:p w14:paraId="0F90B07F" w14:textId="77777777" w:rsidR="007542B8" w:rsidRPr="007542B8" w:rsidRDefault="007542B8" w:rsidP="007542B8">
            <w:pPr>
              <w:tabs>
                <w:tab w:val="left" w:pos="464"/>
              </w:tabs>
              <w:cnfStyle w:val="000000010000" w:firstRow="0" w:lastRow="0" w:firstColumn="0" w:lastColumn="0" w:oddVBand="0" w:evenVBand="0" w:oddHBand="0" w:evenHBand="1" w:firstRowFirstColumn="0" w:firstRowLastColumn="0" w:lastRowFirstColumn="0" w:lastRowLastColumn="0"/>
              <w:rPr>
                <w:rFonts w:cs="Tahoma"/>
                <w:lang w:val="en-GB"/>
              </w:rPr>
            </w:pPr>
            <w:r w:rsidRPr="007542B8">
              <w:rPr>
                <w:rFonts w:cs="Tahoma"/>
                <w:lang w:val="en-GB"/>
              </w:rPr>
              <w:t>&lt;RmtInf&gt;</w:t>
            </w:r>
          </w:p>
        </w:tc>
        <w:tc>
          <w:tcPr>
            <w:tcW w:w="2093" w:type="dxa"/>
          </w:tcPr>
          <w:p w14:paraId="3CCFA0F9"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r w:rsidRPr="007542B8">
              <w:rPr>
                <w:rFonts w:cs="Tahoma"/>
                <w:lang w:val="en-GB"/>
              </w:rPr>
              <w:t>[0..1]</w:t>
            </w:r>
          </w:p>
        </w:tc>
        <w:tc>
          <w:tcPr>
            <w:tcW w:w="2695" w:type="dxa"/>
          </w:tcPr>
          <w:p w14:paraId="045F4A13"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lang w:val="en-GB"/>
              </w:rPr>
            </w:pPr>
          </w:p>
        </w:tc>
      </w:tr>
      <w:tr w:rsidR="007542B8" w:rsidRPr="007542B8" w14:paraId="16C4DCFE" w14:textId="77777777" w:rsidTr="00532B95">
        <w:tc>
          <w:tcPr>
            <w:cnfStyle w:val="001000000000" w:firstRow="0" w:lastRow="0" w:firstColumn="1" w:lastColumn="0" w:oddVBand="0" w:evenVBand="0" w:oddHBand="0" w:evenHBand="0" w:firstRowFirstColumn="0" w:firstRowLastColumn="0" w:lastRowFirstColumn="0" w:lastRowLastColumn="0"/>
            <w:tcW w:w="1067" w:type="dxa"/>
          </w:tcPr>
          <w:p w14:paraId="3E60C0E0" w14:textId="77777777" w:rsidR="007542B8" w:rsidRPr="007542B8" w:rsidRDefault="007542B8">
            <w:pPr>
              <w:numPr>
                <w:ilvl w:val="0"/>
                <w:numId w:val="28"/>
              </w:numPr>
              <w:spacing w:before="40"/>
              <w:contextualSpacing/>
              <w:rPr>
                <w:lang w:val="en-GB"/>
              </w:rPr>
            </w:pPr>
          </w:p>
        </w:tc>
        <w:tc>
          <w:tcPr>
            <w:tcW w:w="854" w:type="dxa"/>
          </w:tcPr>
          <w:p w14:paraId="20D41E7A"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lang w:val="en-GB"/>
              </w:rPr>
            </w:pPr>
          </w:p>
        </w:tc>
        <w:tc>
          <w:tcPr>
            <w:tcW w:w="850" w:type="dxa"/>
          </w:tcPr>
          <w:p w14:paraId="04A204A4"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p>
        </w:tc>
        <w:tc>
          <w:tcPr>
            <w:tcW w:w="989" w:type="dxa"/>
          </w:tcPr>
          <w:p w14:paraId="5698C4A5"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p>
        </w:tc>
        <w:tc>
          <w:tcPr>
            <w:tcW w:w="3268" w:type="dxa"/>
            <w:gridSpan w:val="5"/>
          </w:tcPr>
          <w:p w14:paraId="3DBCC934"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r w:rsidRPr="007542B8">
              <w:rPr>
                <w:rFonts w:cs="Tahoma"/>
                <w:lang w:val="en-GB"/>
              </w:rPr>
              <w:t>Unstructured</w:t>
            </w:r>
          </w:p>
        </w:tc>
        <w:tc>
          <w:tcPr>
            <w:tcW w:w="2352" w:type="dxa"/>
          </w:tcPr>
          <w:p w14:paraId="0E7FB2E0" w14:textId="77777777" w:rsidR="007542B8" w:rsidRPr="007542B8" w:rsidRDefault="007542B8" w:rsidP="007542B8">
            <w:pPr>
              <w:tabs>
                <w:tab w:val="left" w:pos="464"/>
              </w:tabs>
              <w:cnfStyle w:val="000000000000" w:firstRow="0" w:lastRow="0" w:firstColumn="0" w:lastColumn="0" w:oddVBand="0" w:evenVBand="0" w:oddHBand="0" w:evenHBand="0" w:firstRowFirstColumn="0" w:firstRowLastColumn="0" w:lastRowFirstColumn="0" w:lastRowLastColumn="0"/>
              <w:rPr>
                <w:rFonts w:cs="Tahoma"/>
                <w:lang w:val="en-GB"/>
              </w:rPr>
            </w:pPr>
            <w:r w:rsidRPr="007542B8">
              <w:rPr>
                <w:rFonts w:cs="Tahoma"/>
                <w:lang w:val="en-GB"/>
              </w:rPr>
              <w:t>&lt;Ustrd&gt;</w:t>
            </w:r>
          </w:p>
        </w:tc>
        <w:tc>
          <w:tcPr>
            <w:tcW w:w="2093" w:type="dxa"/>
          </w:tcPr>
          <w:p w14:paraId="53FDECD4"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r w:rsidRPr="007542B8">
              <w:rPr>
                <w:rFonts w:cs="Tahoma"/>
                <w:lang w:val="en-GB"/>
              </w:rPr>
              <w:t>[1..1]</w:t>
            </w:r>
          </w:p>
        </w:tc>
        <w:tc>
          <w:tcPr>
            <w:tcW w:w="2695" w:type="dxa"/>
          </w:tcPr>
          <w:p w14:paraId="4F73565C"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r w:rsidRPr="007542B8">
              <w:rPr>
                <w:rFonts w:cs="Tahoma"/>
                <w:lang w:val="en-GB"/>
              </w:rPr>
              <w:t>Max140Text</w:t>
            </w:r>
          </w:p>
        </w:tc>
      </w:tr>
      <w:tr w:rsidR="007542B8" w:rsidRPr="007542B8" w14:paraId="5E88CD15" w14:textId="77777777" w:rsidTr="00532B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7" w:type="dxa"/>
          </w:tcPr>
          <w:p w14:paraId="195EC063" w14:textId="77777777" w:rsidR="007542B8" w:rsidRPr="007542B8" w:rsidRDefault="007542B8">
            <w:pPr>
              <w:numPr>
                <w:ilvl w:val="0"/>
                <w:numId w:val="28"/>
              </w:numPr>
              <w:spacing w:before="40"/>
              <w:contextualSpacing/>
              <w:rPr>
                <w:lang w:val="en-GB"/>
              </w:rPr>
            </w:pPr>
          </w:p>
        </w:tc>
        <w:tc>
          <w:tcPr>
            <w:tcW w:w="854" w:type="dxa"/>
          </w:tcPr>
          <w:p w14:paraId="63074DB6"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p>
        </w:tc>
        <w:tc>
          <w:tcPr>
            <w:tcW w:w="850" w:type="dxa"/>
          </w:tcPr>
          <w:p w14:paraId="2A3D1E5A"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p>
        </w:tc>
        <w:tc>
          <w:tcPr>
            <w:tcW w:w="4257" w:type="dxa"/>
            <w:gridSpan w:val="6"/>
          </w:tcPr>
          <w:p w14:paraId="05C2375E"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r w:rsidRPr="007542B8">
              <w:rPr>
                <w:rFonts w:cs="Tahoma"/>
                <w:lang w:val="en-GB"/>
              </w:rPr>
              <w:t>Debtor</w:t>
            </w:r>
          </w:p>
        </w:tc>
        <w:tc>
          <w:tcPr>
            <w:tcW w:w="2352" w:type="dxa"/>
          </w:tcPr>
          <w:p w14:paraId="06D2CE5E" w14:textId="77777777" w:rsidR="007542B8" w:rsidRPr="007542B8" w:rsidRDefault="007542B8" w:rsidP="007542B8">
            <w:pPr>
              <w:tabs>
                <w:tab w:val="left" w:pos="464"/>
              </w:tabs>
              <w:cnfStyle w:val="000000010000" w:firstRow="0" w:lastRow="0" w:firstColumn="0" w:lastColumn="0" w:oddVBand="0" w:evenVBand="0" w:oddHBand="0" w:evenHBand="1" w:firstRowFirstColumn="0" w:firstRowLastColumn="0" w:lastRowFirstColumn="0" w:lastRowLastColumn="0"/>
              <w:rPr>
                <w:rFonts w:cs="Tahoma"/>
                <w:lang w:val="en-GB"/>
              </w:rPr>
            </w:pPr>
            <w:r w:rsidRPr="007542B8">
              <w:rPr>
                <w:rFonts w:cs="Tahoma"/>
                <w:lang w:val="en-GB"/>
              </w:rPr>
              <w:t>&lt;Dbtr&gt;</w:t>
            </w:r>
          </w:p>
        </w:tc>
        <w:tc>
          <w:tcPr>
            <w:tcW w:w="2093" w:type="dxa"/>
          </w:tcPr>
          <w:p w14:paraId="6043AEFC"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r w:rsidRPr="007542B8">
              <w:rPr>
                <w:rFonts w:cs="Tahoma"/>
                <w:lang w:val="en-GB"/>
              </w:rPr>
              <w:t>[1..1]</w:t>
            </w:r>
          </w:p>
        </w:tc>
        <w:tc>
          <w:tcPr>
            <w:tcW w:w="2695" w:type="dxa"/>
          </w:tcPr>
          <w:p w14:paraId="1F9CD44A"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p>
        </w:tc>
      </w:tr>
      <w:tr w:rsidR="007542B8" w:rsidRPr="007542B8" w14:paraId="55A462DB" w14:textId="77777777" w:rsidTr="00532B95">
        <w:tc>
          <w:tcPr>
            <w:cnfStyle w:val="001000000000" w:firstRow="0" w:lastRow="0" w:firstColumn="1" w:lastColumn="0" w:oddVBand="0" w:evenVBand="0" w:oddHBand="0" w:evenHBand="0" w:firstRowFirstColumn="0" w:firstRowLastColumn="0" w:lastRowFirstColumn="0" w:lastRowLastColumn="0"/>
            <w:tcW w:w="1067" w:type="dxa"/>
          </w:tcPr>
          <w:p w14:paraId="4130934B" w14:textId="77777777" w:rsidR="007542B8" w:rsidRPr="007542B8" w:rsidRDefault="007542B8">
            <w:pPr>
              <w:numPr>
                <w:ilvl w:val="0"/>
                <w:numId w:val="28"/>
              </w:numPr>
              <w:spacing w:before="40"/>
              <w:contextualSpacing/>
              <w:rPr>
                <w:lang w:val="en-GB"/>
              </w:rPr>
            </w:pPr>
          </w:p>
        </w:tc>
        <w:tc>
          <w:tcPr>
            <w:tcW w:w="854" w:type="dxa"/>
          </w:tcPr>
          <w:p w14:paraId="7F8F76F7"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p>
        </w:tc>
        <w:tc>
          <w:tcPr>
            <w:tcW w:w="850" w:type="dxa"/>
          </w:tcPr>
          <w:p w14:paraId="3DD3CFF3"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p>
        </w:tc>
        <w:tc>
          <w:tcPr>
            <w:tcW w:w="995" w:type="dxa"/>
            <w:gridSpan w:val="2"/>
          </w:tcPr>
          <w:p w14:paraId="01DD7E9D"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p>
        </w:tc>
        <w:tc>
          <w:tcPr>
            <w:tcW w:w="3262" w:type="dxa"/>
            <w:gridSpan w:val="4"/>
          </w:tcPr>
          <w:p w14:paraId="294EFEA4"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r w:rsidRPr="007542B8">
              <w:rPr>
                <w:rFonts w:cs="Tahoma"/>
                <w:lang w:val="en-GB"/>
              </w:rPr>
              <w:t>Name</w:t>
            </w:r>
          </w:p>
        </w:tc>
        <w:tc>
          <w:tcPr>
            <w:tcW w:w="2352" w:type="dxa"/>
          </w:tcPr>
          <w:p w14:paraId="568B967F" w14:textId="77777777" w:rsidR="007542B8" w:rsidRPr="007542B8" w:rsidRDefault="007542B8" w:rsidP="007542B8">
            <w:pPr>
              <w:tabs>
                <w:tab w:val="left" w:pos="464"/>
              </w:tabs>
              <w:cnfStyle w:val="000000000000" w:firstRow="0" w:lastRow="0" w:firstColumn="0" w:lastColumn="0" w:oddVBand="0" w:evenVBand="0" w:oddHBand="0" w:evenHBand="0" w:firstRowFirstColumn="0" w:firstRowLastColumn="0" w:lastRowFirstColumn="0" w:lastRowLastColumn="0"/>
              <w:rPr>
                <w:rFonts w:cs="Tahoma"/>
                <w:lang w:val="en-GB"/>
              </w:rPr>
            </w:pPr>
            <w:r w:rsidRPr="007542B8">
              <w:rPr>
                <w:rFonts w:cs="Tahoma"/>
                <w:lang w:val="en-GB"/>
              </w:rPr>
              <w:t>&lt;Nm&gt;</w:t>
            </w:r>
          </w:p>
        </w:tc>
        <w:tc>
          <w:tcPr>
            <w:tcW w:w="2093" w:type="dxa"/>
          </w:tcPr>
          <w:p w14:paraId="44196A77"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r w:rsidRPr="007542B8">
              <w:rPr>
                <w:rFonts w:cs="Tahoma"/>
                <w:lang w:val="en-GB"/>
              </w:rPr>
              <w:t>[1..1]</w:t>
            </w:r>
          </w:p>
        </w:tc>
        <w:tc>
          <w:tcPr>
            <w:tcW w:w="2695" w:type="dxa"/>
          </w:tcPr>
          <w:p w14:paraId="1E163964"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r w:rsidRPr="007542B8">
              <w:rPr>
                <w:rFonts w:cs="Tahoma"/>
                <w:lang w:val="en-GB"/>
              </w:rPr>
              <w:t>Max140Text</w:t>
            </w:r>
          </w:p>
        </w:tc>
      </w:tr>
      <w:tr w:rsidR="007542B8" w:rsidRPr="007542B8" w14:paraId="10EC51FA" w14:textId="77777777" w:rsidTr="00532B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7" w:type="dxa"/>
          </w:tcPr>
          <w:p w14:paraId="1E7147DF" w14:textId="77777777" w:rsidR="007542B8" w:rsidRPr="007542B8" w:rsidRDefault="007542B8">
            <w:pPr>
              <w:numPr>
                <w:ilvl w:val="0"/>
                <w:numId w:val="28"/>
              </w:numPr>
              <w:spacing w:before="40"/>
              <w:contextualSpacing/>
              <w:rPr>
                <w:lang w:val="en-GB"/>
              </w:rPr>
            </w:pPr>
          </w:p>
        </w:tc>
        <w:tc>
          <w:tcPr>
            <w:tcW w:w="854" w:type="dxa"/>
          </w:tcPr>
          <w:p w14:paraId="7ADF0775"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p>
        </w:tc>
        <w:tc>
          <w:tcPr>
            <w:tcW w:w="850" w:type="dxa"/>
          </w:tcPr>
          <w:p w14:paraId="592DFE5A"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p>
        </w:tc>
        <w:tc>
          <w:tcPr>
            <w:tcW w:w="4257" w:type="dxa"/>
            <w:gridSpan w:val="6"/>
          </w:tcPr>
          <w:p w14:paraId="54839D6F"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r w:rsidRPr="007542B8">
              <w:rPr>
                <w:rFonts w:cs="Tahoma"/>
                <w:lang w:val="en-GB"/>
              </w:rPr>
              <w:t>Debtor Account</w:t>
            </w:r>
          </w:p>
        </w:tc>
        <w:tc>
          <w:tcPr>
            <w:tcW w:w="2352" w:type="dxa"/>
          </w:tcPr>
          <w:p w14:paraId="583B83E3" w14:textId="77777777" w:rsidR="007542B8" w:rsidRPr="007542B8" w:rsidRDefault="007542B8" w:rsidP="007542B8">
            <w:pPr>
              <w:tabs>
                <w:tab w:val="left" w:pos="464"/>
              </w:tabs>
              <w:cnfStyle w:val="000000010000" w:firstRow="0" w:lastRow="0" w:firstColumn="0" w:lastColumn="0" w:oddVBand="0" w:evenVBand="0" w:oddHBand="0" w:evenHBand="1" w:firstRowFirstColumn="0" w:firstRowLastColumn="0" w:lastRowFirstColumn="0" w:lastRowLastColumn="0"/>
              <w:rPr>
                <w:rFonts w:cs="Tahoma"/>
                <w:lang w:val="en-GB"/>
              </w:rPr>
            </w:pPr>
            <w:r w:rsidRPr="007542B8">
              <w:rPr>
                <w:rFonts w:cs="Tahoma"/>
                <w:lang w:val="en-GB"/>
              </w:rPr>
              <w:t>&lt;DbtrAcct&gt;</w:t>
            </w:r>
          </w:p>
        </w:tc>
        <w:tc>
          <w:tcPr>
            <w:tcW w:w="2093" w:type="dxa"/>
          </w:tcPr>
          <w:p w14:paraId="7E3F9020"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r w:rsidRPr="007542B8">
              <w:rPr>
                <w:rFonts w:cs="Tahoma"/>
                <w:lang w:val="en-GB"/>
              </w:rPr>
              <w:t>[1..1]</w:t>
            </w:r>
          </w:p>
        </w:tc>
        <w:tc>
          <w:tcPr>
            <w:tcW w:w="2695" w:type="dxa"/>
          </w:tcPr>
          <w:p w14:paraId="678914B5"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p>
        </w:tc>
      </w:tr>
      <w:tr w:rsidR="007542B8" w:rsidRPr="007542B8" w14:paraId="7F1BE934" w14:textId="77777777" w:rsidTr="00532B95">
        <w:tc>
          <w:tcPr>
            <w:cnfStyle w:val="001000000000" w:firstRow="0" w:lastRow="0" w:firstColumn="1" w:lastColumn="0" w:oddVBand="0" w:evenVBand="0" w:oddHBand="0" w:evenHBand="0" w:firstRowFirstColumn="0" w:firstRowLastColumn="0" w:lastRowFirstColumn="0" w:lastRowLastColumn="0"/>
            <w:tcW w:w="1067" w:type="dxa"/>
          </w:tcPr>
          <w:p w14:paraId="55119EB7" w14:textId="77777777" w:rsidR="007542B8" w:rsidRPr="007542B8" w:rsidRDefault="007542B8">
            <w:pPr>
              <w:numPr>
                <w:ilvl w:val="0"/>
                <w:numId w:val="28"/>
              </w:numPr>
              <w:spacing w:before="40"/>
              <w:contextualSpacing/>
              <w:rPr>
                <w:lang w:val="en-GB"/>
              </w:rPr>
            </w:pPr>
          </w:p>
        </w:tc>
        <w:tc>
          <w:tcPr>
            <w:tcW w:w="854" w:type="dxa"/>
          </w:tcPr>
          <w:p w14:paraId="2002A37B"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p>
        </w:tc>
        <w:tc>
          <w:tcPr>
            <w:tcW w:w="850" w:type="dxa"/>
          </w:tcPr>
          <w:p w14:paraId="204666B9"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p>
        </w:tc>
        <w:tc>
          <w:tcPr>
            <w:tcW w:w="989" w:type="dxa"/>
          </w:tcPr>
          <w:p w14:paraId="47DF9429"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p>
        </w:tc>
        <w:tc>
          <w:tcPr>
            <w:tcW w:w="3268" w:type="dxa"/>
            <w:gridSpan w:val="5"/>
          </w:tcPr>
          <w:p w14:paraId="6743B146"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r w:rsidRPr="007542B8">
              <w:rPr>
                <w:rFonts w:cs="Tahoma"/>
                <w:lang w:val="en-GB"/>
              </w:rPr>
              <w:t>Identification</w:t>
            </w:r>
          </w:p>
        </w:tc>
        <w:tc>
          <w:tcPr>
            <w:tcW w:w="2352" w:type="dxa"/>
          </w:tcPr>
          <w:p w14:paraId="2AF4B61A" w14:textId="77777777" w:rsidR="007542B8" w:rsidRPr="007542B8" w:rsidRDefault="007542B8" w:rsidP="007542B8">
            <w:pPr>
              <w:tabs>
                <w:tab w:val="left" w:pos="464"/>
              </w:tabs>
              <w:cnfStyle w:val="000000000000" w:firstRow="0" w:lastRow="0" w:firstColumn="0" w:lastColumn="0" w:oddVBand="0" w:evenVBand="0" w:oddHBand="0" w:evenHBand="0" w:firstRowFirstColumn="0" w:firstRowLastColumn="0" w:lastRowFirstColumn="0" w:lastRowLastColumn="0"/>
              <w:rPr>
                <w:rFonts w:cs="Tahoma"/>
                <w:lang w:val="en-GB"/>
              </w:rPr>
            </w:pPr>
            <w:r w:rsidRPr="007542B8">
              <w:rPr>
                <w:rFonts w:cs="Tahoma"/>
                <w:lang w:val="en-GB"/>
              </w:rPr>
              <w:t>&lt;Id&gt;</w:t>
            </w:r>
          </w:p>
        </w:tc>
        <w:tc>
          <w:tcPr>
            <w:tcW w:w="2093" w:type="dxa"/>
          </w:tcPr>
          <w:p w14:paraId="08FADDF6"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r w:rsidRPr="007542B8">
              <w:rPr>
                <w:rFonts w:cs="Tahoma"/>
                <w:lang w:val="en-GB"/>
              </w:rPr>
              <w:t>[1..1]</w:t>
            </w:r>
          </w:p>
        </w:tc>
        <w:tc>
          <w:tcPr>
            <w:tcW w:w="2695" w:type="dxa"/>
          </w:tcPr>
          <w:p w14:paraId="1B21EA08"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p>
        </w:tc>
      </w:tr>
      <w:tr w:rsidR="007542B8" w:rsidRPr="007542B8" w14:paraId="1E14A73A" w14:textId="77777777" w:rsidTr="00532B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7" w:type="dxa"/>
          </w:tcPr>
          <w:p w14:paraId="6CCE67D9" w14:textId="77777777" w:rsidR="007542B8" w:rsidRPr="007542B8" w:rsidRDefault="007542B8">
            <w:pPr>
              <w:numPr>
                <w:ilvl w:val="0"/>
                <w:numId w:val="28"/>
              </w:numPr>
              <w:spacing w:before="40"/>
              <w:contextualSpacing/>
              <w:rPr>
                <w:lang w:val="en-GB"/>
              </w:rPr>
            </w:pPr>
          </w:p>
        </w:tc>
        <w:tc>
          <w:tcPr>
            <w:tcW w:w="854" w:type="dxa"/>
          </w:tcPr>
          <w:p w14:paraId="4572E8B1"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p>
        </w:tc>
        <w:tc>
          <w:tcPr>
            <w:tcW w:w="850" w:type="dxa"/>
          </w:tcPr>
          <w:p w14:paraId="6455A7B0"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p>
        </w:tc>
        <w:tc>
          <w:tcPr>
            <w:tcW w:w="989" w:type="dxa"/>
          </w:tcPr>
          <w:p w14:paraId="450EFF87"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p>
        </w:tc>
        <w:tc>
          <w:tcPr>
            <w:tcW w:w="714" w:type="dxa"/>
            <w:gridSpan w:val="2"/>
          </w:tcPr>
          <w:p w14:paraId="6B6DA9CB"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p>
        </w:tc>
        <w:tc>
          <w:tcPr>
            <w:tcW w:w="2554" w:type="dxa"/>
            <w:gridSpan w:val="3"/>
          </w:tcPr>
          <w:p w14:paraId="6917C316"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r w:rsidRPr="007542B8">
              <w:rPr>
                <w:rFonts w:cs="Tahoma"/>
                <w:lang w:val="en-GB"/>
              </w:rPr>
              <w:t>Other</w:t>
            </w:r>
          </w:p>
        </w:tc>
        <w:tc>
          <w:tcPr>
            <w:tcW w:w="2352" w:type="dxa"/>
          </w:tcPr>
          <w:p w14:paraId="4FA40406" w14:textId="77777777" w:rsidR="007542B8" w:rsidRPr="007542B8" w:rsidRDefault="007542B8" w:rsidP="007542B8">
            <w:pPr>
              <w:tabs>
                <w:tab w:val="left" w:pos="464"/>
              </w:tabs>
              <w:cnfStyle w:val="000000010000" w:firstRow="0" w:lastRow="0" w:firstColumn="0" w:lastColumn="0" w:oddVBand="0" w:evenVBand="0" w:oddHBand="0" w:evenHBand="1" w:firstRowFirstColumn="0" w:firstRowLastColumn="0" w:lastRowFirstColumn="0" w:lastRowLastColumn="0"/>
              <w:rPr>
                <w:rFonts w:cs="Tahoma"/>
                <w:lang w:val="en-GB"/>
              </w:rPr>
            </w:pPr>
            <w:r w:rsidRPr="007542B8">
              <w:rPr>
                <w:rFonts w:cs="Tahoma"/>
                <w:lang w:val="en-GB"/>
              </w:rPr>
              <w:t>&lt;Othr&gt;</w:t>
            </w:r>
          </w:p>
        </w:tc>
        <w:tc>
          <w:tcPr>
            <w:tcW w:w="2093" w:type="dxa"/>
          </w:tcPr>
          <w:p w14:paraId="623B3CA2"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r w:rsidRPr="007542B8">
              <w:rPr>
                <w:rFonts w:cs="Tahoma"/>
                <w:lang w:val="en-GB"/>
              </w:rPr>
              <w:t>[1..1]</w:t>
            </w:r>
          </w:p>
        </w:tc>
        <w:tc>
          <w:tcPr>
            <w:tcW w:w="2695" w:type="dxa"/>
          </w:tcPr>
          <w:p w14:paraId="1592069E"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p>
        </w:tc>
      </w:tr>
      <w:tr w:rsidR="007542B8" w:rsidRPr="007542B8" w14:paraId="132C75B6" w14:textId="77777777" w:rsidTr="00532B95">
        <w:tc>
          <w:tcPr>
            <w:cnfStyle w:val="001000000000" w:firstRow="0" w:lastRow="0" w:firstColumn="1" w:lastColumn="0" w:oddVBand="0" w:evenVBand="0" w:oddHBand="0" w:evenHBand="0" w:firstRowFirstColumn="0" w:firstRowLastColumn="0" w:lastRowFirstColumn="0" w:lastRowLastColumn="0"/>
            <w:tcW w:w="1067" w:type="dxa"/>
          </w:tcPr>
          <w:p w14:paraId="19602F05" w14:textId="77777777" w:rsidR="007542B8" w:rsidRPr="007542B8" w:rsidRDefault="007542B8">
            <w:pPr>
              <w:numPr>
                <w:ilvl w:val="0"/>
                <w:numId w:val="28"/>
              </w:numPr>
              <w:spacing w:before="40"/>
              <w:contextualSpacing/>
              <w:rPr>
                <w:lang w:val="en-GB"/>
              </w:rPr>
            </w:pPr>
          </w:p>
        </w:tc>
        <w:tc>
          <w:tcPr>
            <w:tcW w:w="854" w:type="dxa"/>
          </w:tcPr>
          <w:p w14:paraId="19F88938"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p>
        </w:tc>
        <w:tc>
          <w:tcPr>
            <w:tcW w:w="850" w:type="dxa"/>
          </w:tcPr>
          <w:p w14:paraId="6EB4D7DF"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p>
        </w:tc>
        <w:tc>
          <w:tcPr>
            <w:tcW w:w="989" w:type="dxa"/>
          </w:tcPr>
          <w:p w14:paraId="2ACA7E7F"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p>
        </w:tc>
        <w:tc>
          <w:tcPr>
            <w:tcW w:w="714" w:type="dxa"/>
            <w:gridSpan w:val="2"/>
          </w:tcPr>
          <w:p w14:paraId="3563AAF9"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p>
        </w:tc>
        <w:tc>
          <w:tcPr>
            <w:tcW w:w="651" w:type="dxa"/>
          </w:tcPr>
          <w:p w14:paraId="4BA2EE52"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p>
        </w:tc>
        <w:tc>
          <w:tcPr>
            <w:tcW w:w="1903" w:type="dxa"/>
            <w:gridSpan w:val="2"/>
          </w:tcPr>
          <w:p w14:paraId="449D8DCA"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r w:rsidRPr="007542B8">
              <w:rPr>
                <w:rFonts w:cs="Tahoma"/>
                <w:lang w:val="en-GB"/>
              </w:rPr>
              <w:t>Identification</w:t>
            </w:r>
          </w:p>
        </w:tc>
        <w:tc>
          <w:tcPr>
            <w:tcW w:w="2352" w:type="dxa"/>
          </w:tcPr>
          <w:p w14:paraId="6B555B97" w14:textId="77777777" w:rsidR="007542B8" w:rsidRPr="007542B8" w:rsidRDefault="007542B8" w:rsidP="007542B8">
            <w:pPr>
              <w:tabs>
                <w:tab w:val="left" w:pos="464"/>
              </w:tabs>
              <w:cnfStyle w:val="000000000000" w:firstRow="0" w:lastRow="0" w:firstColumn="0" w:lastColumn="0" w:oddVBand="0" w:evenVBand="0" w:oddHBand="0" w:evenHBand="0" w:firstRowFirstColumn="0" w:firstRowLastColumn="0" w:lastRowFirstColumn="0" w:lastRowLastColumn="0"/>
              <w:rPr>
                <w:rFonts w:cs="Tahoma"/>
                <w:lang w:val="en-GB"/>
              </w:rPr>
            </w:pPr>
            <w:r w:rsidRPr="007542B8">
              <w:rPr>
                <w:rFonts w:cs="Tahoma"/>
                <w:lang w:val="en-GB"/>
              </w:rPr>
              <w:t>&lt;Id&gt;</w:t>
            </w:r>
          </w:p>
        </w:tc>
        <w:tc>
          <w:tcPr>
            <w:tcW w:w="2093" w:type="dxa"/>
          </w:tcPr>
          <w:p w14:paraId="44A7AE8F"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r w:rsidRPr="007542B8">
              <w:rPr>
                <w:rFonts w:cs="Tahoma"/>
                <w:lang w:val="en-GB"/>
              </w:rPr>
              <w:t>[1..1]</w:t>
            </w:r>
          </w:p>
        </w:tc>
        <w:tc>
          <w:tcPr>
            <w:tcW w:w="2695" w:type="dxa"/>
          </w:tcPr>
          <w:p w14:paraId="6FE083C8"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r w:rsidRPr="007542B8">
              <w:rPr>
                <w:rFonts w:cs="Tahoma"/>
                <w:lang w:val="en-GB"/>
              </w:rPr>
              <w:t>Max34Text</w:t>
            </w:r>
          </w:p>
        </w:tc>
      </w:tr>
      <w:tr w:rsidR="007542B8" w:rsidRPr="007542B8" w14:paraId="1D68F031" w14:textId="77777777" w:rsidTr="00532B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7" w:type="dxa"/>
          </w:tcPr>
          <w:p w14:paraId="2BAC89E1" w14:textId="77777777" w:rsidR="007542B8" w:rsidRPr="007542B8" w:rsidRDefault="007542B8">
            <w:pPr>
              <w:numPr>
                <w:ilvl w:val="0"/>
                <w:numId w:val="28"/>
              </w:numPr>
              <w:spacing w:before="40"/>
              <w:contextualSpacing/>
              <w:rPr>
                <w:lang w:val="en-GB"/>
              </w:rPr>
            </w:pPr>
          </w:p>
        </w:tc>
        <w:tc>
          <w:tcPr>
            <w:tcW w:w="854" w:type="dxa"/>
          </w:tcPr>
          <w:p w14:paraId="15325083"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p>
        </w:tc>
        <w:tc>
          <w:tcPr>
            <w:tcW w:w="850" w:type="dxa"/>
          </w:tcPr>
          <w:p w14:paraId="464767EA"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p>
        </w:tc>
        <w:tc>
          <w:tcPr>
            <w:tcW w:w="4257" w:type="dxa"/>
            <w:gridSpan w:val="6"/>
          </w:tcPr>
          <w:p w14:paraId="3C6A49EF"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r w:rsidRPr="007542B8">
              <w:rPr>
                <w:rFonts w:cs="Tahoma"/>
                <w:lang w:val="en-GB"/>
              </w:rPr>
              <w:t>Debtor Agent</w:t>
            </w:r>
          </w:p>
        </w:tc>
        <w:tc>
          <w:tcPr>
            <w:tcW w:w="2352" w:type="dxa"/>
          </w:tcPr>
          <w:p w14:paraId="54A32C11" w14:textId="77777777" w:rsidR="007542B8" w:rsidRPr="007542B8" w:rsidRDefault="007542B8" w:rsidP="007542B8">
            <w:pPr>
              <w:tabs>
                <w:tab w:val="left" w:pos="464"/>
              </w:tabs>
              <w:cnfStyle w:val="000000010000" w:firstRow="0" w:lastRow="0" w:firstColumn="0" w:lastColumn="0" w:oddVBand="0" w:evenVBand="0" w:oddHBand="0" w:evenHBand="1" w:firstRowFirstColumn="0" w:firstRowLastColumn="0" w:lastRowFirstColumn="0" w:lastRowLastColumn="0"/>
              <w:rPr>
                <w:rFonts w:cs="Tahoma"/>
                <w:lang w:val="en-GB"/>
              </w:rPr>
            </w:pPr>
            <w:r w:rsidRPr="007542B8">
              <w:rPr>
                <w:rFonts w:cs="Tahoma"/>
                <w:lang w:val="en-GB"/>
              </w:rPr>
              <w:t>&lt;DbtrAgt&gt;</w:t>
            </w:r>
          </w:p>
        </w:tc>
        <w:tc>
          <w:tcPr>
            <w:tcW w:w="2093" w:type="dxa"/>
          </w:tcPr>
          <w:p w14:paraId="12DE64A4"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r w:rsidRPr="007542B8">
              <w:rPr>
                <w:rFonts w:cs="Tahoma"/>
                <w:lang w:val="en-GB"/>
              </w:rPr>
              <w:t>[1..1]</w:t>
            </w:r>
          </w:p>
        </w:tc>
        <w:tc>
          <w:tcPr>
            <w:tcW w:w="2695" w:type="dxa"/>
          </w:tcPr>
          <w:p w14:paraId="78C7A098"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p>
        </w:tc>
      </w:tr>
      <w:tr w:rsidR="007542B8" w:rsidRPr="007542B8" w14:paraId="2264BBF7" w14:textId="77777777" w:rsidTr="00532B95">
        <w:tc>
          <w:tcPr>
            <w:cnfStyle w:val="001000000000" w:firstRow="0" w:lastRow="0" w:firstColumn="1" w:lastColumn="0" w:oddVBand="0" w:evenVBand="0" w:oddHBand="0" w:evenHBand="0" w:firstRowFirstColumn="0" w:firstRowLastColumn="0" w:lastRowFirstColumn="0" w:lastRowLastColumn="0"/>
            <w:tcW w:w="1067" w:type="dxa"/>
          </w:tcPr>
          <w:p w14:paraId="5DD33CC6" w14:textId="77777777" w:rsidR="007542B8" w:rsidRPr="007542B8" w:rsidRDefault="007542B8">
            <w:pPr>
              <w:numPr>
                <w:ilvl w:val="0"/>
                <w:numId w:val="28"/>
              </w:numPr>
              <w:spacing w:before="40"/>
              <w:contextualSpacing/>
              <w:rPr>
                <w:lang w:val="en-GB"/>
              </w:rPr>
            </w:pPr>
          </w:p>
        </w:tc>
        <w:tc>
          <w:tcPr>
            <w:tcW w:w="854" w:type="dxa"/>
          </w:tcPr>
          <w:p w14:paraId="0BCF61E2"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p>
        </w:tc>
        <w:tc>
          <w:tcPr>
            <w:tcW w:w="850" w:type="dxa"/>
          </w:tcPr>
          <w:p w14:paraId="2DEAC86F"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p>
        </w:tc>
        <w:tc>
          <w:tcPr>
            <w:tcW w:w="989" w:type="dxa"/>
          </w:tcPr>
          <w:p w14:paraId="2318200B"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p>
        </w:tc>
        <w:tc>
          <w:tcPr>
            <w:tcW w:w="3268" w:type="dxa"/>
            <w:gridSpan w:val="5"/>
          </w:tcPr>
          <w:p w14:paraId="6F92180A"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r w:rsidRPr="007542B8">
              <w:rPr>
                <w:rFonts w:cs="Tahoma"/>
                <w:lang w:val="en-GB"/>
              </w:rPr>
              <w:t>Financial Institution Identification</w:t>
            </w:r>
          </w:p>
        </w:tc>
        <w:tc>
          <w:tcPr>
            <w:tcW w:w="2352" w:type="dxa"/>
          </w:tcPr>
          <w:p w14:paraId="52B133DD" w14:textId="77777777" w:rsidR="007542B8" w:rsidRPr="007542B8" w:rsidRDefault="007542B8" w:rsidP="007542B8">
            <w:pPr>
              <w:tabs>
                <w:tab w:val="left" w:pos="464"/>
              </w:tabs>
              <w:cnfStyle w:val="000000000000" w:firstRow="0" w:lastRow="0" w:firstColumn="0" w:lastColumn="0" w:oddVBand="0" w:evenVBand="0" w:oddHBand="0" w:evenHBand="0" w:firstRowFirstColumn="0" w:firstRowLastColumn="0" w:lastRowFirstColumn="0" w:lastRowLastColumn="0"/>
              <w:rPr>
                <w:rFonts w:cs="Tahoma"/>
                <w:lang w:val="en-GB"/>
              </w:rPr>
            </w:pPr>
            <w:r w:rsidRPr="007542B8">
              <w:rPr>
                <w:rFonts w:cs="Tahoma"/>
                <w:lang w:val="en-GB"/>
              </w:rPr>
              <w:t>&lt;FinInstnId&gt;</w:t>
            </w:r>
          </w:p>
        </w:tc>
        <w:tc>
          <w:tcPr>
            <w:tcW w:w="2093" w:type="dxa"/>
          </w:tcPr>
          <w:p w14:paraId="731F856A"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r w:rsidRPr="007542B8">
              <w:rPr>
                <w:rFonts w:cs="Tahoma"/>
                <w:lang w:val="en-GB"/>
              </w:rPr>
              <w:t>[1..1]</w:t>
            </w:r>
          </w:p>
        </w:tc>
        <w:tc>
          <w:tcPr>
            <w:tcW w:w="2695" w:type="dxa"/>
          </w:tcPr>
          <w:p w14:paraId="1B4E3570"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p>
        </w:tc>
      </w:tr>
      <w:tr w:rsidR="007542B8" w:rsidRPr="007542B8" w14:paraId="650CB17B" w14:textId="77777777" w:rsidTr="00532B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7" w:type="dxa"/>
          </w:tcPr>
          <w:p w14:paraId="0D8BC801" w14:textId="77777777" w:rsidR="007542B8" w:rsidRPr="007542B8" w:rsidRDefault="007542B8">
            <w:pPr>
              <w:numPr>
                <w:ilvl w:val="0"/>
                <w:numId w:val="28"/>
              </w:numPr>
              <w:spacing w:before="40"/>
              <w:contextualSpacing/>
              <w:rPr>
                <w:lang w:val="en-GB"/>
              </w:rPr>
            </w:pPr>
          </w:p>
        </w:tc>
        <w:tc>
          <w:tcPr>
            <w:tcW w:w="854" w:type="dxa"/>
          </w:tcPr>
          <w:p w14:paraId="4684769A"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p>
        </w:tc>
        <w:tc>
          <w:tcPr>
            <w:tcW w:w="850" w:type="dxa"/>
          </w:tcPr>
          <w:p w14:paraId="62C6BA2D"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p>
        </w:tc>
        <w:tc>
          <w:tcPr>
            <w:tcW w:w="989" w:type="dxa"/>
          </w:tcPr>
          <w:p w14:paraId="7CE12E14"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p>
        </w:tc>
        <w:tc>
          <w:tcPr>
            <w:tcW w:w="714" w:type="dxa"/>
            <w:gridSpan w:val="2"/>
          </w:tcPr>
          <w:p w14:paraId="65B1BE62"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p>
        </w:tc>
        <w:tc>
          <w:tcPr>
            <w:tcW w:w="2554" w:type="dxa"/>
            <w:gridSpan w:val="3"/>
          </w:tcPr>
          <w:p w14:paraId="6EE19F06"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r w:rsidRPr="007542B8">
              <w:rPr>
                <w:rFonts w:cs="Tahoma"/>
                <w:lang w:val="en-GB"/>
              </w:rPr>
              <w:t>BICFIIdentifier</w:t>
            </w:r>
          </w:p>
        </w:tc>
        <w:tc>
          <w:tcPr>
            <w:tcW w:w="2352" w:type="dxa"/>
          </w:tcPr>
          <w:p w14:paraId="609E98D2" w14:textId="77777777" w:rsidR="007542B8" w:rsidRPr="007542B8" w:rsidRDefault="007542B8" w:rsidP="007542B8">
            <w:pPr>
              <w:tabs>
                <w:tab w:val="left" w:pos="464"/>
              </w:tabs>
              <w:cnfStyle w:val="000000010000" w:firstRow="0" w:lastRow="0" w:firstColumn="0" w:lastColumn="0" w:oddVBand="0" w:evenVBand="0" w:oddHBand="0" w:evenHBand="1" w:firstRowFirstColumn="0" w:firstRowLastColumn="0" w:lastRowFirstColumn="0" w:lastRowLastColumn="0"/>
              <w:rPr>
                <w:rFonts w:cs="Tahoma"/>
                <w:lang w:val="en-GB"/>
              </w:rPr>
            </w:pPr>
            <w:r w:rsidRPr="007542B8">
              <w:rPr>
                <w:rFonts w:cs="Tahoma"/>
                <w:lang w:val="en-GB"/>
              </w:rPr>
              <w:t>&lt;BICFI&gt;</w:t>
            </w:r>
          </w:p>
        </w:tc>
        <w:tc>
          <w:tcPr>
            <w:tcW w:w="2093" w:type="dxa"/>
          </w:tcPr>
          <w:p w14:paraId="3F59A301"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r w:rsidRPr="007542B8">
              <w:rPr>
                <w:rFonts w:cs="Tahoma"/>
                <w:lang w:val="en-GB"/>
              </w:rPr>
              <w:t>[1..1]</w:t>
            </w:r>
          </w:p>
        </w:tc>
        <w:tc>
          <w:tcPr>
            <w:tcW w:w="2695" w:type="dxa"/>
          </w:tcPr>
          <w:p w14:paraId="6CCF3AB9"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r w:rsidRPr="007542B8">
              <w:rPr>
                <w:rFonts w:cs="Tahoma"/>
                <w:lang w:val="en-GB"/>
              </w:rPr>
              <w:t>BICFIIdentifier</w:t>
            </w:r>
          </w:p>
        </w:tc>
      </w:tr>
      <w:tr w:rsidR="007542B8" w:rsidRPr="007542B8" w14:paraId="12B96056" w14:textId="77777777" w:rsidTr="00532B95">
        <w:tc>
          <w:tcPr>
            <w:cnfStyle w:val="001000000000" w:firstRow="0" w:lastRow="0" w:firstColumn="1" w:lastColumn="0" w:oddVBand="0" w:evenVBand="0" w:oddHBand="0" w:evenHBand="0" w:firstRowFirstColumn="0" w:firstRowLastColumn="0" w:lastRowFirstColumn="0" w:lastRowLastColumn="0"/>
            <w:tcW w:w="1067" w:type="dxa"/>
          </w:tcPr>
          <w:p w14:paraId="3301B9A4" w14:textId="77777777" w:rsidR="007542B8" w:rsidRPr="007542B8" w:rsidRDefault="007542B8">
            <w:pPr>
              <w:numPr>
                <w:ilvl w:val="0"/>
                <w:numId w:val="28"/>
              </w:numPr>
              <w:spacing w:before="40"/>
              <w:contextualSpacing/>
              <w:rPr>
                <w:lang w:val="en-GB"/>
              </w:rPr>
            </w:pPr>
          </w:p>
        </w:tc>
        <w:tc>
          <w:tcPr>
            <w:tcW w:w="854" w:type="dxa"/>
          </w:tcPr>
          <w:p w14:paraId="643B8904"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p>
        </w:tc>
        <w:tc>
          <w:tcPr>
            <w:tcW w:w="850" w:type="dxa"/>
          </w:tcPr>
          <w:p w14:paraId="5B044062"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p>
        </w:tc>
        <w:tc>
          <w:tcPr>
            <w:tcW w:w="4257" w:type="dxa"/>
            <w:gridSpan w:val="6"/>
          </w:tcPr>
          <w:p w14:paraId="4D26D8F3"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r w:rsidRPr="007542B8">
              <w:rPr>
                <w:rFonts w:cs="Tahoma"/>
                <w:lang w:val="en-GB"/>
              </w:rPr>
              <w:t>Creditor Agent</w:t>
            </w:r>
          </w:p>
        </w:tc>
        <w:tc>
          <w:tcPr>
            <w:tcW w:w="2352" w:type="dxa"/>
          </w:tcPr>
          <w:p w14:paraId="665DCAF3" w14:textId="77777777" w:rsidR="007542B8" w:rsidRPr="007542B8" w:rsidRDefault="007542B8" w:rsidP="007542B8">
            <w:pPr>
              <w:tabs>
                <w:tab w:val="left" w:pos="464"/>
              </w:tabs>
              <w:cnfStyle w:val="000000000000" w:firstRow="0" w:lastRow="0" w:firstColumn="0" w:lastColumn="0" w:oddVBand="0" w:evenVBand="0" w:oddHBand="0" w:evenHBand="0" w:firstRowFirstColumn="0" w:firstRowLastColumn="0" w:lastRowFirstColumn="0" w:lastRowLastColumn="0"/>
              <w:rPr>
                <w:rFonts w:cs="Tahoma"/>
                <w:lang w:val="en-GB"/>
              </w:rPr>
            </w:pPr>
            <w:r w:rsidRPr="007542B8">
              <w:rPr>
                <w:rFonts w:cs="Tahoma"/>
                <w:lang w:val="en-GB"/>
              </w:rPr>
              <w:t>&lt;CdtrAgt&gt;</w:t>
            </w:r>
          </w:p>
        </w:tc>
        <w:tc>
          <w:tcPr>
            <w:tcW w:w="2093" w:type="dxa"/>
          </w:tcPr>
          <w:p w14:paraId="373FC2F7"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r w:rsidRPr="007542B8">
              <w:rPr>
                <w:rFonts w:cs="Tahoma"/>
                <w:lang w:val="en-GB"/>
              </w:rPr>
              <w:t>[1..1]</w:t>
            </w:r>
          </w:p>
        </w:tc>
        <w:tc>
          <w:tcPr>
            <w:tcW w:w="2695" w:type="dxa"/>
          </w:tcPr>
          <w:p w14:paraId="24274CC8"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p>
        </w:tc>
      </w:tr>
      <w:tr w:rsidR="007542B8" w:rsidRPr="007542B8" w14:paraId="2119FDBE" w14:textId="77777777" w:rsidTr="00532B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7" w:type="dxa"/>
          </w:tcPr>
          <w:p w14:paraId="6CB18840" w14:textId="77777777" w:rsidR="007542B8" w:rsidRPr="007542B8" w:rsidRDefault="007542B8">
            <w:pPr>
              <w:numPr>
                <w:ilvl w:val="0"/>
                <w:numId w:val="28"/>
              </w:numPr>
              <w:spacing w:before="40"/>
              <w:contextualSpacing/>
              <w:rPr>
                <w:lang w:val="en-GB"/>
              </w:rPr>
            </w:pPr>
          </w:p>
        </w:tc>
        <w:tc>
          <w:tcPr>
            <w:tcW w:w="854" w:type="dxa"/>
          </w:tcPr>
          <w:p w14:paraId="71C4E440"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p>
        </w:tc>
        <w:tc>
          <w:tcPr>
            <w:tcW w:w="850" w:type="dxa"/>
          </w:tcPr>
          <w:p w14:paraId="297565C2"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p>
        </w:tc>
        <w:tc>
          <w:tcPr>
            <w:tcW w:w="995" w:type="dxa"/>
            <w:gridSpan w:val="2"/>
          </w:tcPr>
          <w:p w14:paraId="17CD9CB8"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p>
        </w:tc>
        <w:tc>
          <w:tcPr>
            <w:tcW w:w="3262" w:type="dxa"/>
            <w:gridSpan w:val="4"/>
          </w:tcPr>
          <w:p w14:paraId="4601FF22"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r w:rsidRPr="007542B8">
              <w:rPr>
                <w:rFonts w:cs="Tahoma"/>
                <w:lang w:val="en-GB"/>
              </w:rPr>
              <w:t>Financial Institution Id</w:t>
            </w:r>
          </w:p>
        </w:tc>
        <w:tc>
          <w:tcPr>
            <w:tcW w:w="2352" w:type="dxa"/>
          </w:tcPr>
          <w:p w14:paraId="55A58F58" w14:textId="77777777" w:rsidR="007542B8" w:rsidRPr="007542B8" w:rsidRDefault="007542B8" w:rsidP="007542B8">
            <w:pPr>
              <w:tabs>
                <w:tab w:val="left" w:pos="464"/>
              </w:tabs>
              <w:cnfStyle w:val="000000010000" w:firstRow="0" w:lastRow="0" w:firstColumn="0" w:lastColumn="0" w:oddVBand="0" w:evenVBand="0" w:oddHBand="0" w:evenHBand="1" w:firstRowFirstColumn="0" w:firstRowLastColumn="0" w:lastRowFirstColumn="0" w:lastRowLastColumn="0"/>
              <w:rPr>
                <w:rFonts w:cs="Tahoma"/>
                <w:lang w:val="en-GB"/>
              </w:rPr>
            </w:pPr>
            <w:r w:rsidRPr="007542B8">
              <w:rPr>
                <w:rFonts w:cs="Tahoma"/>
                <w:lang w:val="en-GB"/>
              </w:rPr>
              <w:t>&lt;FinInstId&gt;</w:t>
            </w:r>
          </w:p>
        </w:tc>
        <w:tc>
          <w:tcPr>
            <w:tcW w:w="2093" w:type="dxa"/>
          </w:tcPr>
          <w:p w14:paraId="4B79148F"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r w:rsidRPr="007542B8">
              <w:rPr>
                <w:rFonts w:cs="Tahoma"/>
                <w:lang w:val="en-GB"/>
              </w:rPr>
              <w:t>[1..1]</w:t>
            </w:r>
          </w:p>
        </w:tc>
        <w:tc>
          <w:tcPr>
            <w:tcW w:w="2695" w:type="dxa"/>
          </w:tcPr>
          <w:p w14:paraId="7F1699DF"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p>
        </w:tc>
      </w:tr>
      <w:tr w:rsidR="007542B8" w:rsidRPr="007542B8" w14:paraId="712E95E0" w14:textId="77777777" w:rsidTr="00532B95">
        <w:tc>
          <w:tcPr>
            <w:cnfStyle w:val="001000000000" w:firstRow="0" w:lastRow="0" w:firstColumn="1" w:lastColumn="0" w:oddVBand="0" w:evenVBand="0" w:oddHBand="0" w:evenHBand="0" w:firstRowFirstColumn="0" w:firstRowLastColumn="0" w:lastRowFirstColumn="0" w:lastRowLastColumn="0"/>
            <w:tcW w:w="1067" w:type="dxa"/>
          </w:tcPr>
          <w:p w14:paraId="7D283411" w14:textId="77777777" w:rsidR="007542B8" w:rsidRPr="007542B8" w:rsidRDefault="007542B8">
            <w:pPr>
              <w:numPr>
                <w:ilvl w:val="0"/>
                <w:numId w:val="28"/>
              </w:numPr>
              <w:spacing w:before="40"/>
              <w:contextualSpacing/>
              <w:rPr>
                <w:lang w:val="en-GB"/>
              </w:rPr>
            </w:pPr>
          </w:p>
        </w:tc>
        <w:tc>
          <w:tcPr>
            <w:tcW w:w="854" w:type="dxa"/>
          </w:tcPr>
          <w:p w14:paraId="0A626C69"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p>
        </w:tc>
        <w:tc>
          <w:tcPr>
            <w:tcW w:w="850" w:type="dxa"/>
          </w:tcPr>
          <w:p w14:paraId="7CE5B1E9"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p>
        </w:tc>
        <w:tc>
          <w:tcPr>
            <w:tcW w:w="995" w:type="dxa"/>
            <w:gridSpan w:val="2"/>
          </w:tcPr>
          <w:p w14:paraId="12E73993"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p>
        </w:tc>
        <w:tc>
          <w:tcPr>
            <w:tcW w:w="708" w:type="dxa"/>
          </w:tcPr>
          <w:p w14:paraId="4B986EAE"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p>
        </w:tc>
        <w:tc>
          <w:tcPr>
            <w:tcW w:w="2554" w:type="dxa"/>
            <w:gridSpan w:val="3"/>
          </w:tcPr>
          <w:p w14:paraId="31DADE7B"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r w:rsidRPr="007542B8">
              <w:rPr>
                <w:rFonts w:cs="Tahoma"/>
                <w:lang w:val="en-GB"/>
              </w:rPr>
              <w:t>BICFIIdentifier</w:t>
            </w:r>
          </w:p>
        </w:tc>
        <w:tc>
          <w:tcPr>
            <w:tcW w:w="2352" w:type="dxa"/>
          </w:tcPr>
          <w:p w14:paraId="3495E349" w14:textId="77777777" w:rsidR="007542B8" w:rsidRPr="007542B8" w:rsidRDefault="007542B8" w:rsidP="007542B8">
            <w:pPr>
              <w:tabs>
                <w:tab w:val="left" w:pos="464"/>
              </w:tabs>
              <w:cnfStyle w:val="000000000000" w:firstRow="0" w:lastRow="0" w:firstColumn="0" w:lastColumn="0" w:oddVBand="0" w:evenVBand="0" w:oddHBand="0" w:evenHBand="0" w:firstRowFirstColumn="0" w:firstRowLastColumn="0" w:lastRowFirstColumn="0" w:lastRowLastColumn="0"/>
              <w:rPr>
                <w:rFonts w:cs="Tahoma"/>
                <w:lang w:val="en-GB"/>
              </w:rPr>
            </w:pPr>
            <w:r w:rsidRPr="007542B8">
              <w:rPr>
                <w:rFonts w:cs="Tahoma"/>
                <w:lang w:val="en-GB"/>
              </w:rPr>
              <w:t>&lt;BICFI&gt;</w:t>
            </w:r>
          </w:p>
        </w:tc>
        <w:tc>
          <w:tcPr>
            <w:tcW w:w="2093" w:type="dxa"/>
          </w:tcPr>
          <w:p w14:paraId="753D2FBF"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r w:rsidRPr="007542B8">
              <w:rPr>
                <w:rFonts w:cs="Tahoma"/>
                <w:lang w:val="en-GB"/>
              </w:rPr>
              <w:t>[1..1]</w:t>
            </w:r>
          </w:p>
        </w:tc>
        <w:tc>
          <w:tcPr>
            <w:tcW w:w="2695" w:type="dxa"/>
          </w:tcPr>
          <w:p w14:paraId="475DB67C"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r w:rsidRPr="007542B8">
              <w:rPr>
                <w:rFonts w:cs="Tahoma"/>
                <w:lang w:val="en-GB"/>
              </w:rPr>
              <w:t>BICFIIdentifier</w:t>
            </w:r>
          </w:p>
        </w:tc>
      </w:tr>
      <w:tr w:rsidR="007542B8" w:rsidRPr="007542B8" w14:paraId="3CD11F3C" w14:textId="77777777" w:rsidTr="00532B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7" w:type="dxa"/>
          </w:tcPr>
          <w:p w14:paraId="2338A29F" w14:textId="77777777" w:rsidR="007542B8" w:rsidRPr="007542B8" w:rsidRDefault="007542B8">
            <w:pPr>
              <w:numPr>
                <w:ilvl w:val="0"/>
                <w:numId w:val="28"/>
              </w:numPr>
              <w:spacing w:before="40"/>
              <w:contextualSpacing/>
              <w:rPr>
                <w:lang w:val="en-GB"/>
              </w:rPr>
            </w:pPr>
          </w:p>
        </w:tc>
        <w:tc>
          <w:tcPr>
            <w:tcW w:w="854" w:type="dxa"/>
          </w:tcPr>
          <w:p w14:paraId="4EC36522"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p>
        </w:tc>
        <w:tc>
          <w:tcPr>
            <w:tcW w:w="850" w:type="dxa"/>
          </w:tcPr>
          <w:p w14:paraId="390BAC1C"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p>
        </w:tc>
        <w:tc>
          <w:tcPr>
            <w:tcW w:w="4257" w:type="dxa"/>
            <w:gridSpan w:val="6"/>
          </w:tcPr>
          <w:p w14:paraId="0FD67116"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r w:rsidRPr="007542B8">
              <w:rPr>
                <w:rFonts w:cs="Tahoma"/>
                <w:lang w:val="en-GB"/>
              </w:rPr>
              <w:t>Creditor</w:t>
            </w:r>
          </w:p>
        </w:tc>
        <w:tc>
          <w:tcPr>
            <w:tcW w:w="2352" w:type="dxa"/>
          </w:tcPr>
          <w:p w14:paraId="30BD1456" w14:textId="77777777" w:rsidR="007542B8" w:rsidRPr="007542B8" w:rsidRDefault="007542B8" w:rsidP="007542B8">
            <w:pPr>
              <w:tabs>
                <w:tab w:val="left" w:pos="464"/>
              </w:tabs>
              <w:cnfStyle w:val="000000010000" w:firstRow="0" w:lastRow="0" w:firstColumn="0" w:lastColumn="0" w:oddVBand="0" w:evenVBand="0" w:oddHBand="0" w:evenHBand="1" w:firstRowFirstColumn="0" w:firstRowLastColumn="0" w:lastRowFirstColumn="0" w:lastRowLastColumn="0"/>
              <w:rPr>
                <w:rFonts w:cs="Tahoma"/>
                <w:lang w:val="en-GB"/>
              </w:rPr>
            </w:pPr>
            <w:r w:rsidRPr="007542B8">
              <w:rPr>
                <w:rFonts w:cs="Tahoma"/>
                <w:lang w:val="en-GB"/>
              </w:rPr>
              <w:t>&lt;Cdtr&gt;</w:t>
            </w:r>
          </w:p>
        </w:tc>
        <w:tc>
          <w:tcPr>
            <w:tcW w:w="2093" w:type="dxa"/>
          </w:tcPr>
          <w:p w14:paraId="60C1FBAF"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r w:rsidRPr="007542B8">
              <w:rPr>
                <w:rFonts w:cs="Tahoma"/>
                <w:lang w:val="en-GB"/>
              </w:rPr>
              <w:t>[1..1]</w:t>
            </w:r>
          </w:p>
        </w:tc>
        <w:tc>
          <w:tcPr>
            <w:tcW w:w="2695" w:type="dxa"/>
          </w:tcPr>
          <w:p w14:paraId="0CE15D9E"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p>
        </w:tc>
      </w:tr>
      <w:tr w:rsidR="007542B8" w:rsidRPr="007542B8" w14:paraId="477CEBA7" w14:textId="77777777" w:rsidTr="00532B95">
        <w:tc>
          <w:tcPr>
            <w:cnfStyle w:val="001000000000" w:firstRow="0" w:lastRow="0" w:firstColumn="1" w:lastColumn="0" w:oddVBand="0" w:evenVBand="0" w:oddHBand="0" w:evenHBand="0" w:firstRowFirstColumn="0" w:firstRowLastColumn="0" w:lastRowFirstColumn="0" w:lastRowLastColumn="0"/>
            <w:tcW w:w="1067" w:type="dxa"/>
          </w:tcPr>
          <w:p w14:paraId="3DA81A69" w14:textId="77777777" w:rsidR="007542B8" w:rsidRPr="007542B8" w:rsidRDefault="007542B8">
            <w:pPr>
              <w:numPr>
                <w:ilvl w:val="0"/>
                <w:numId w:val="28"/>
              </w:numPr>
              <w:spacing w:before="40"/>
              <w:contextualSpacing/>
              <w:rPr>
                <w:lang w:val="en-GB"/>
              </w:rPr>
            </w:pPr>
          </w:p>
        </w:tc>
        <w:tc>
          <w:tcPr>
            <w:tcW w:w="854" w:type="dxa"/>
          </w:tcPr>
          <w:p w14:paraId="750A1146"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p>
        </w:tc>
        <w:tc>
          <w:tcPr>
            <w:tcW w:w="850" w:type="dxa"/>
          </w:tcPr>
          <w:p w14:paraId="1E45902F"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p>
        </w:tc>
        <w:tc>
          <w:tcPr>
            <w:tcW w:w="995" w:type="dxa"/>
            <w:gridSpan w:val="2"/>
          </w:tcPr>
          <w:p w14:paraId="6DB92853"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p>
        </w:tc>
        <w:tc>
          <w:tcPr>
            <w:tcW w:w="3262" w:type="dxa"/>
            <w:gridSpan w:val="4"/>
          </w:tcPr>
          <w:p w14:paraId="734CDC67"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r w:rsidRPr="007542B8">
              <w:rPr>
                <w:rFonts w:cs="Tahoma"/>
                <w:lang w:val="en-GB"/>
              </w:rPr>
              <w:t>Name</w:t>
            </w:r>
          </w:p>
        </w:tc>
        <w:tc>
          <w:tcPr>
            <w:tcW w:w="2352" w:type="dxa"/>
          </w:tcPr>
          <w:p w14:paraId="66B05D1E" w14:textId="77777777" w:rsidR="007542B8" w:rsidRPr="007542B8" w:rsidRDefault="007542B8" w:rsidP="007542B8">
            <w:pPr>
              <w:tabs>
                <w:tab w:val="left" w:pos="464"/>
              </w:tabs>
              <w:cnfStyle w:val="000000000000" w:firstRow="0" w:lastRow="0" w:firstColumn="0" w:lastColumn="0" w:oddVBand="0" w:evenVBand="0" w:oddHBand="0" w:evenHBand="0" w:firstRowFirstColumn="0" w:firstRowLastColumn="0" w:lastRowFirstColumn="0" w:lastRowLastColumn="0"/>
              <w:rPr>
                <w:rFonts w:cs="Tahoma"/>
                <w:lang w:val="en-GB"/>
              </w:rPr>
            </w:pPr>
            <w:r w:rsidRPr="007542B8">
              <w:rPr>
                <w:rFonts w:cs="Tahoma"/>
                <w:lang w:val="en-GB"/>
              </w:rPr>
              <w:t>&lt;Nm&gt;</w:t>
            </w:r>
          </w:p>
        </w:tc>
        <w:tc>
          <w:tcPr>
            <w:tcW w:w="2093" w:type="dxa"/>
          </w:tcPr>
          <w:p w14:paraId="16F131ED"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r w:rsidRPr="007542B8">
              <w:rPr>
                <w:rFonts w:cs="Tahoma"/>
                <w:lang w:val="en-GB"/>
              </w:rPr>
              <w:t>[1..1]</w:t>
            </w:r>
          </w:p>
        </w:tc>
        <w:tc>
          <w:tcPr>
            <w:tcW w:w="2695" w:type="dxa"/>
          </w:tcPr>
          <w:p w14:paraId="3E150566"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r w:rsidRPr="007542B8">
              <w:rPr>
                <w:rFonts w:cs="Tahoma"/>
                <w:lang w:val="en-GB"/>
              </w:rPr>
              <w:t>Max140Text</w:t>
            </w:r>
          </w:p>
        </w:tc>
      </w:tr>
      <w:tr w:rsidR="007542B8" w:rsidRPr="007542B8" w14:paraId="5F1BA1D5" w14:textId="77777777" w:rsidTr="00532B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7" w:type="dxa"/>
          </w:tcPr>
          <w:p w14:paraId="1E693817" w14:textId="77777777" w:rsidR="007542B8" w:rsidRPr="007542B8" w:rsidRDefault="007542B8">
            <w:pPr>
              <w:numPr>
                <w:ilvl w:val="0"/>
                <w:numId w:val="28"/>
              </w:numPr>
              <w:spacing w:before="40"/>
              <w:contextualSpacing/>
              <w:rPr>
                <w:lang w:val="en-GB"/>
              </w:rPr>
            </w:pPr>
          </w:p>
        </w:tc>
        <w:tc>
          <w:tcPr>
            <w:tcW w:w="854" w:type="dxa"/>
          </w:tcPr>
          <w:p w14:paraId="45999CB4"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p>
        </w:tc>
        <w:tc>
          <w:tcPr>
            <w:tcW w:w="850" w:type="dxa"/>
          </w:tcPr>
          <w:p w14:paraId="311D70C5"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p>
        </w:tc>
        <w:tc>
          <w:tcPr>
            <w:tcW w:w="4257" w:type="dxa"/>
            <w:gridSpan w:val="6"/>
          </w:tcPr>
          <w:p w14:paraId="517C0511"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r w:rsidRPr="007542B8">
              <w:rPr>
                <w:rFonts w:cs="Tahoma"/>
                <w:lang w:val="en-GB"/>
              </w:rPr>
              <w:t>Creditor Account</w:t>
            </w:r>
          </w:p>
        </w:tc>
        <w:tc>
          <w:tcPr>
            <w:tcW w:w="2352" w:type="dxa"/>
          </w:tcPr>
          <w:p w14:paraId="1DDB2C4D" w14:textId="77777777" w:rsidR="007542B8" w:rsidRPr="007542B8" w:rsidRDefault="007542B8" w:rsidP="007542B8">
            <w:pPr>
              <w:tabs>
                <w:tab w:val="left" w:pos="464"/>
              </w:tabs>
              <w:cnfStyle w:val="000000010000" w:firstRow="0" w:lastRow="0" w:firstColumn="0" w:lastColumn="0" w:oddVBand="0" w:evenVBand="0" w:oddHBand="0" w:evenHBand="1" w:firstRowFirstColumn="0" w:firstRowLastColumn="0" w:lastRowFirstColumn="0" w:lastRowLastColumn="0"/>
              <w:rPr>
                <w:rFonts w:cs="Tahoma"/>
                <w:lang w:val="en-GB"/>
              </w:rPr>
            </w:pPr>
            <w:r w:rsidRPr="007542B8">
              <w:rPr>
                <w:rFonts w:cs="Tahoma"/>
                <w:lang w:val="en-GB"/>
              </w:rPr>
              <w:t>&lt;CdtrAcct&gt;</w:t>
            </w:r>
          </w:p>
        </w:tc>
        <w:tc>
          <w:tcPr>
            <w:tcW w:w="2093" w:type="dxa"/>
          </w:tcPr>
          <w:p w14:paraId="7C3F589D"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r w:rsidRPr="007542B8">
              <w:rPr>
                <w:rFonts w:cs="Tahoma"/>
                <w:lang w:val="en-GB"/>
              </w:rPr>
              <w:t>[1..1]</w:t>
            </w:r>
          </w:p>
        </w:tc>
        <w:tc>
          <w:tcPr>
            <w:tcW w:w="2695" w:type="dxa"/>
          </w:tcPr>
          <w:p w14:paraId="25378CA7"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p>
        </w:tc>
      </w:tr>
      <w:tr w:rsidR="007542B8" w:rsidRPr="007542B8" w14:paraId="260436E8" w14:textId="77777777" w:rsidTr="00532B95">
        <w:tc>
          <w:tcPr>
            <w:cnfStyle w:val="001000000000" w:firstRow="0" w:lastRow="0" w:firstColumn="1" w:lastColumn="0" w:oddVBand="0" w:evenVBand="0" w:oddHBand="0" w:evenHBand="0" w:firstRowFirstColumn="0" w:firstRowLastColumn="0" w:lastRowFirstColumn="0" w:lastRowLastColumn="0"/>
            <w:tcW w:w="1067" w:type="dxa"/>
          </w:tcPr>
          <w:p w14:paraId="421C46F0" w14:textId="77777777" w:rsidR="007542B8" w:rsidRPr="007542B8" w:rsidRDefault="007542B8">
            <w:pPr>
              <w:numPr>
                <w:ilvl w:val="0"/>
                <w:numId w:val="28"/>
              </w:numPr>
              <w:spacing w:before="40"/>
              <w:contextualSpacing/>
              <w:rPr>
                <w:lang w:val="en-GB"/>
              </w:rPr>
            </w:pPr>
          </w:p>
        </w:tc>
        <w:tc>
          <w:tcPr>
            <w:tcW w:w="854" w:type="dxa"/>
          </w:tcPr>
          <w:p w14:paraId="51DA47DE"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p>
        </w:tc>
        <w:tc>
          <w:tcPr>
            <w:tcW w:w="850" w:type="dxa"/>
          </w:tcPr>
          <w:p w14:paraId="3E03F1F4"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p>
        </w:tc>
        <w:tc>
          <w:tcPr>
            <w:tcW w:w="995" w:type="dxa"/>
            <w:gridSpan w:val="2"/>
          </w:tcPr>
          <w:p w14:paraId="38660378"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p>
        </w:tc>
        <w:tc>
          <w:tcPr>
            <w:tcW w:w="3262" w:type="dxa"/>
            <w:gridSpan w:val="4"/>
          </w:tcPr>
          <w:p w14:paraId="3C9FE6AA"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r w:rsidRPr="007542B8">
              <w:rPr>
                <w:rFonts w:cs="Tahoma"/>
                <w:lang w:val="en-GB"/>
              </w:rPr>
              <w:t>Identification</w:t>
            </w:r>
          </w:p>
        </w:tc>
        <w:tc>
          <w:tcPr>
            <w:tcW w:w="2352" w:type="dxa"/>
          </w:tcPr>
          <w:p w14:paraId="5D60D9F4" w14:textId="77777777" w:rsidR="007542B8" w:rsidRPr="007542B8" w:rsidRDefault="007542B8" w:rsidP="007542B8">
            <w:pPr>
              <w:tabs>
                <w:tab w:val="left" w:pos="464"/>
              </w:tabs>
              <w:cnfStyle w:val="000000000000" w:firstRow="0" w:lastRow="0" w:firstColumn="0" w:lastColumn="0" w:oddVBand="0" w:evenVBand="0" w:oddHBand="0" w:evenHBand="0" w:firstRowFirstColumn="0" w:firstRowLastColumn="0" w:lastRowFirstColumn="0" w:lastRowLastColumn="0"/>
              <w:rPr>
                <w:rFonts w:cs="Tahoma"/>
                <w:lang w:val="en-GB"/>
              </w:rPr>
            </w:pPr>
            <w:r w:rsidRPr="007542B8">
              <w:rPr>
                <w:rFonts w:cs="Tahoma"/>
                <w:lang w:val="en-GB"/>
              </w:rPr>
              <w:t>&lt;Id&gt;</w:t>
            </w:r>
          </w:p>
        </w:tc>
        <w:tc>
          <w:tcPr>
            <w:tcW w:w="2093" w:type="dxa"/>
          </w:tcPr>
          <w:p w14:paraId="67964971"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r w:rsidRPr="007542B8">
              <w:rPr>
                <w:rFonts w:cs="Tahoma"/>
                <w:lang w:val="en-GB"/>
              </w:rPr>
              <w:t>[1..1]</w:t>
            </w:r>
          </w:p>
        </w:tc>
        <w:tc>
          <w:tcPr>
            <w:tcW w:w="2695" w:type="dxa"/>
          </w:tcPr>
          <w:p w14:paraId="0B8C7229"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p>
        </w:tc>
      </w:tr>
      <w:tr w:rsidR="007542B8" w:rsidRPr="007542B8" w14:paraId="5160E8E7" w14:textId="77777777" w:rsidTr="00532B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7" w:type="dxa"/>
          </w:tcPr>
          <w:p w14:paraId="0ABB3BF9" w14:textId="77777777" w:rsidR="007542B8" w:rsidRPr="007542B8" w:rsidRDefault="007542B8">
            <w:pPr>
              <w:numPr>
                <w:ilvl w:val="0"/>
                <w:numId w:val="28"/>
              </w:numPr>
              <w:spacing w:before="40"/>
              <w:contextualSpacing/>
              <w:rPr>
                <w:lang w:val="en-GB"/>
              </w:rPr>
            </w:pPr>
          </w:p>
        </w:tc>
        <w:tc>
          <w:tcPr>
            <w:tcW w:w="854" w:type="dxa"/>
          </w:tcPr>
          <w:p w14:paraId="4BF88331"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p>
        </w:tc>
        <w:tc>
          <w:tcPr>
            <w:tcW w:w="850" w:type="dxa"/>
          </w:tcPr>
          <w:p w14:paraId="17CDD06F"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p>
        </w:tc>
        <w:tc>
          <w:tcPr>
            <w:tcW w:w="995" w:type="dxa"/>
            <w:gridSpan w:val="2"/>
          </w:tcPr>
          <w:p w14:paraId="4DC1FFCD"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p>
        </w:tc>
        <w:tc>
          <w:tcPr>
            <w:tcW w:w="708" w:type="dxa"/>
          </w:tcPr>
          <w:p w14:paraId="267F2E45"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p>
        </w:tc>
        <w:tc>
          <w:tcPr>
            <w:tcW w:w="2554" w:type="dxa"/>
            <w:gridSpan w:val="3"/>
          </w:tcPr>
          <w:p w14:paraId="781EDBE3"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r w:rsidRPr="007542B8">
              <w:rPr>
                <w:rFonts w:cs="Tahoma"/>
                <w:lang w:val="en-GB"/>
              </w:rPr>
              <w:t>Other</w:t>
            </w:r>
          </w:p>
        </w:tc>
        <w:tc>
          <w:tcPr>
            <w:tcW w:w="2352" w:type="dxa"/>
          </w:tcPr>
          <w:p w14:paraId="52E696F7" w14:textId="77777777" w:rsidR="007542B8" w:rsidRPr="007542B8" w:rsidRDefault="007542B8" w:rsidP="007542B8">
            <w:pPr>
              <w:tabs>
                <w:tab w:val="left" w:pos="464"/>
              </w:tabs>
              <w:cnfStyle w:val="000000010000" w:firstRow="0" w:lastRow="0" w:firstColumn="0" w:lastColumn="0" w:oddVBand="0" w:evenVBand="0" w:oddHBand="0" w:evenHBand="1" w:firstRowFirstColumn="0" w:firstRowLastColumn="0" w:lastRowFirstColumn="0" w:lastRowLastColumn="0"/>
              <w:rPr>
                <w:rFonts w:cs="Tahoma"/>
                <w:lang w:val="en-GB"/>
              </w:rPr>
            </w:pPr>
            <w:r w:rsidRPr="007542B8">
              <w:rPr>
                <w:rFonts w:cs="Tahoma"/>
                <w:lang w:val="en-GB"/>
              </w:rPr>
              <w:t>&lt;Othr&gt;</w:t>
            </w:r>
          </w:p>
        </w:tc>
        <w:tc>
          <w:tcPr>
            <w:tcW w:w="2093" w:type="dxa"/>
          </w:tcPr>
          <w:p w14:paraId="733A532D"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r w:rsidRPr="007542B8">
              <w:rPr>
                <w:rFonts w:cs="Tahoma"/>
                <w:lang w:val="en-GB"/>
              </w:rPr>
              <w:t>[1..1]</w:t>
            </w:r>
          </w:p>
        </w:tc>
        <w:tc>
          <w:tcPr>
            <w:tcW w:w="2695" w:type="dxa"/>
          </w:tcPr>
          <w:p w14:paraId="1F95D033" w14:textId="77777777" w:rsidR="007542B8" w:rsidRPr="007542B8" w:rsidRDefault="007542B8" w:rsidP="007542B8">
            <w:pPr>
              <w:cnfStyle w:val="000000010000" w:firstRow="0" w:lastRow="0" w:firstColumn="0" w:lastColumn="0" w:oddVBand="0" w:evenVBand="0" w:oddHBand="0" w:evenHBand="1" w:firstRowFirstColumn="0" w:firstRowLastColumn="0" w:lastRowFirstColumn="0" w:lastRowLastColumn="0"/>
              <w:rPr>
                <w:rFonts w:cs="Tahoma"/>
                <w:lang w:val="en-GB"/>
              </w:rPr>
            </w:pPr>
          </w:p>
        </w:tc>
      </w:tr>
      <w:tr w:rsidR="007542B8" w:rsidRPr="007542B8" w14:paraId="0DAE5486" w14:textId="77777777" w:rsidTr="00532B95">
        <w:tc>
          <w:tcPr>
            <w:cnfStyle w:val="001000000000" w:firstRow="0" w:lastRow="0" w:firstColumn="1" w:lastColumn="0" w:oddVBand="0" w:evenVBand="0" w:oddHBand="0" w:evenHBand="0" w:firstRowFirstColumn="0" w:firstRowLastColumn="0" w:lastRowFirstColumn="0" w:lastRowLastColumn="0"/>
            <w:tcW w:w="1067" w:type="dxa"/>
          </w:tcPr>
          <w:p w14:paraId="0DD3BE7D" w14:textId="77777777" w:rsidR="007542B8" w:rsidRPr="007542B8" w:rsidRDefault="007542B8">
            <w:pPr>
              <w:numPr>
                <w:ilvl w:val="0"/>
                <w:numId w:val="28"/>
              </w:numPr>
              <w:spacing w:before="40"/>
              <w:contextualSpacing/>
              <w:rPr>
                <w:lang w:val="en-GB"/>
              </w:rPr>
            </w:pPr>
          </w:p>
        </w:tc>
        <w:tc>
          <w:tcPr>
            <w:tcW w:w="854" w:type="dxa"/>
          </w:tcPr>
          <w:p w14:paraId="0F3F695A"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p>
        </w:tc>
        <w:tc>
          <w:tcPr>
            <w:tcW w:w="850" w:type="dxa"/>
          </w:tcPr>
          <w:p w14:paraId="0EB94E0E"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p>
        </w:tc>
        <w:tc>
          <w:tcPr>
            <w:tcW w:w="995" w:type="dxa"/>
            <w:gridSpan w:val="2"/>
          </w:tcPr>
          <w:p w14:paraId="75F436F0"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p>
        </w:tc>
        <w:tc>
          <w:tcPr>
            <w:tcW w:w="708" w:type="dxa"/>
          </w:tcPr>
          <w:p w14:paraId="34EC9CCF"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p>
        </w:tc>
        <w:tc>
          <w:tcPr>
            <w:tcW w:w="651" w:type="dxa"/>
          </w:tcPr>
          <w:p w14:paraId="74488258"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p>
        </w:tc>
        <w:tc>
          <w:tcPr>
            <w:tcW w:w="1903" w:type="dxa"/>
            <w:gridSpan w:val="2"/>
          </w:tcPr>
          <w:p w14:paraId="1CBD5F4F"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r w:rsidRPr="007542B8">
              <w:rPr>
                <w:rFonts w:cs="Tahoma"/>
                <w:lang w:val="en-GB"/>
              </w:rPr>
              <w:t>Identification</w:t>
            </w:r>
          </w:p>
        </w:tc>
        <w:tc>
          <w:tcPr>
            <w:tcW w:w="2352" w:type="dxa"/>
          </w:tcPr>
          <w:p w14:paraId="27FE1E8F" w14:textId="77777777" w:rsidR="007542B8" w:rsidRPr="007542B8" w:rsidRDefault="007542B8" w:rsidP="007542B8">
            <w:pPr>
              <w:tabs>
                <w:tab w:val="left" w:pos="464"/>
              </w:tabs>
              <w:cnfStyle w:val="000000000000" w:firstRow="0" w:lastRow="0" w:firstColumn="0" w:lastColumn="0" w:oddVBand="0" w:evenVBand="0" w:oddHBand="0" w:evenHBand="0" w:firstRowFirstColumn="0" w:firstRowLastColumn="0" w:lastRowFirstColumn="0" w:lastRowLastColumn="0"/>
              <w:rPr>
                <w:rFonts w:cs="Tahoma"/>
                <w:lang w:val="en-GB"/>
              </w:rPr>
            </w:pPr>
            <w:r w:rsidRPr="007542B8">
              <w:rPr>
                <w:rFonts w:cs="Tahoma"/>
                <w:lang w:val="en-GB"/>
              </w:rPr>
              <w:t>&lt;Id&gt;</w:t>
            </w:r>
          </w:p>
        </w:tc>
        <w:tc>
          <w:tcPr>
            <w:tcW w:w="2093" w:type="dxa"/>
          </w:tcPr>
          <w:p w14:paraId="5AE72B04"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r w:rsidRPr="007542B8">
              <w:rPr>
                <w:rFonts w:cs="Tahoma"/>
                <w:lang w:val="en-GB"/>
              </w:rPr>
              <w:t>[1..1]</w:t>
            </w:r>
          </w:p>
        </w:tc>
        <w:tc>
          <w:tcPr>
            <w:tcW w:w="2695" w:type="dxa"/>
          </w:tcPr>
          <w:p w14:paraId="716A14D6" w14:textId="77777777" w:rsidR="007542B8" w:rsidRPr="007542B8" w:rsidRDefault="007542B8" w:rsidP="007542B8">
            <w:pPr>
              <w:cnfStyle w:val="000000000000" w:firstRow="0" w:lastRow="0" w:firstColumn="0" w:lastColumn="0" w:oddVBand="0" w:evenVBand="0" w:oddHBand="0" w:evenHBand="0" w:firstRowFirstColumn="0" w:firstRowLastColumn="0" w:lastRowFirstColumn="0" w:lastRowLastColumn="0"/>
              <w:rPr>
                <w:rFonts w:cs="Tahoma"/>
                <w:lang w:val="en-GB"/>
              </w:rPr>
            </w:pPr>
            <w:r w:rsidRPr="007542B8">
              <w:rPr>
                <w:rFonts w:cs="Tahoma"/>
                <w:lang w:val="en-GB"/>
              </w:rPr>
              <w:t>Max34Text</w:t>
            </w:r>
          </w:p>
        </w:tc>
      </w:tr>
    </w:tbl>
    <w:p w14:paraId="64141F73" w14:textId="77777777" w:rsidR="007542B8" w:rsidRDefault="007542B8" w:rsidP="007542B8">
      <w:pPr>
        <w:pStyle w:val="Standardtext"/>
      </w:pPr>
    </w:p>
    <w:p w14:paraId="5A79E3E3" w14:textId="77777777" w:rsidR="007542B8" w:rsidRDefault="007542B8" w:rsidP="007542B8">
      <w:pPr>
        <w:pStyle w:val="Standardtext"/>
        <w:sectPr w:rsidR="007542B8" w:rsidSect="007542B8">
          <w:pgSz w:w="16839" w:h="11907" w:orient="landscape" w:code="9"/>
          <w:pgMar w:top="1080" w:right="1440" w:bottom="1080" w:left="1440" w:header="567" w:footer="567" w:gutter="0"/>
          <w:cols w:space="708"/>
          <w:titlePg/>
          <w:docGrid w:linePitch="360"/>
        </w:sectPr>
      </w:pPr>
    </w:p>
    <w:p w14:paraId="7E27FEA3" w14:textId="4DE7EFA7" w:rsidR="007542B8" w:rsidRDefault="007542B8" w:rsidP="007542B8">
      <w:pPr>
        <w:pStyle w:val="Heading2"/>
      </w:pPr>
      <w:bookmarkStart w:id="150" w:name="_Toc201082170"/>
      <w:r>
        <w:lastRenderedPageBreak/>
        <w:t>Examples</w:t>
      </w:r>
      <w:bookmarkEnd w:id="150"/>
    </w:p>
    <w:p w14:paraId="612B5B4C" w14:textId="77777777" w:rsidR="007542B8" w:rsidRDefault="007542B8" w:rsidP="007542B8">
      <w:pPr>
        <w:pStyle w:val="Standardtext"/>
      </w:pPr>
      <w:r>
        <w:t>Accepted input file</w:t>
      </w:r>
    </w:p>
    <w:p w14:paraId="50102FE3" w14:textId="575A59C9" w:rsidR="007542B8" w:rsidRDefault="007542B8" w:rsidP="007542B8">
      <w:pPr>
        <w:pStyle w:val="Standardtext"/>
      </w:pPr>
      <w:r>
        <w:t>The central system identified by GEATSAA, notifies the Participant BAGAGE22 that its input file identified by reference ‘JUNIT_0000000330’ is accepted.</w:t>
      </w:r>
    </w:p>
    <w:p w14:paraId="532D6C27" w14:textId="77777777" w:rsidR="007542B8" w:rsidRDefault="007542B8" w:rsidP="007542B8">
      <w:pPr>
        <w:pStyle w:val="Standardtext"/>
      </w:pPr>
    </w:p>
    <w:p w14:paraId="5563E6F0"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&lt;?xml version="1.0" encoding="UTF-8"?&gt;</w:t>
      </w:r>
    </w:p>
    <w:p w14:paraId="749F659E"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&lt;env:Message xmlns="urn:iso:std:iso:20022:tech:xsd:pacs.002.001.07" xmlns:env="urn:montran:message.01" xmlns:xsi="http://www.w3.org/2001/XMLSchema-instance"&gt;</w:t>
      </w:r>
    </w:p>
    <w:p w14:paraId="220A55D6"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t>&lt;env:AppHdr xmlns="urn:iso:std:iso:20022:tech:xsd:head.001.001.01"&gt;</w:t>
      </w:r>
    </w:p>
    <w:p w14:paraId="018BBAE7"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&lt;Fr&gt;</w:t>
      </w:r>
    </w:p>
    <w:p w14:paraId="688DE052"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&lt;FIId&gt;</w:t>
      </w:r>
    </w:p>
    <w:p w14:paraId="25E390AB"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&lt;FinInstnId&gt;</w:t>
      </w:r>
    </w:p>
    <w:p w14:paraId="2631BE20"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&lt;BICFI&gt;GEATSAAA&lt;/BICFI&gt;</w:t>
      </w:r>
    </w:p>
    <w:p w14:paraId="5D578879"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&lt;/FinInstnId&gt;</w:t>
      </w:r>
    </w:p>
    <w:p w14:paraId="021B624D"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&lt;/FIId&gt;</w:t>
      </w:r>
    </w:p>
    <w:p w14:paraId="6F96DD5D"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&lt;/Fr&gt;</w:t>
      </w:r>
    </w:p>
    <w:p w14:paraId="09B73E3D"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&lt;To&gt;</w:t>
      </w:r>
    </w:p>
    <w:p w14:paraId="55DB6188"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&lt;FIId&gt;</w:t>
      </w:r>
    </w:p>
    <w:p w14:paraId="5C398129"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&lt;FinInstnId&gt;</w:t>
      </w:r>
    </w:p>
    <w:p w14:paraId="251CEB2C"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&lt;BICFI&gt;BAGAGE22&lt;/BICFI&gt;</w:t>
      </w:r>
    </w:p>
    <w:p w14:paraId="6176B253"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&lt;/FinInstnId&gt;</w:t>
      </w:r>
    </w:p>
    <w:p w14:paraId="21A414F6"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&lt;/FIId&gt;</w:t>
      </w:r>
    </w:p>
    <w:p w14:paraId="2EC4F00B"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&lt;/To&gt;</w:t>
      </w:r>
    </w:p>
    <w:p w14:paraId="5439A532"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&lt;BizMsgIdr&gt;V250111000521&lt;/BizMsgIdr&gt;</w:t>
      </w:r>
    </w:p>
    <w:p w14:paraId="428348C7"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&lt;MsgDefIdr&gt;pacs.002.001.07&lt;/MsgDefIdr&gt;</w:t>
      </w:r>
    </w:p>
    <w:p w14:paraId="418BDD6C"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&lt;CreDt&gt;2025-03-12T08:11:53Z&lt;/CreDt&gt;</w:t>
      </w:r>
    </w:p>
    <w:p w14:paraId="2DBA5DFD"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t>&lt;/env:AppHdr&gt;</w:t>
      </w:r>
    </w:p>
    <w:p w14:paraId="61B48002"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t>&lt;env:FIToFIPmtStsRpt xmlns="urn:iso:std:iso:20022:tech:xsd:pacs.002.001.07"&gt;</w:t>
      </w:r>
    </w:p>
    <w:p w14:paraId="649FC968"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&lt;GrpHdr&gt;</w:t>
      </w:r>
    </w:p>
    <w:p w14:paraId="60FE7E36"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&lt;MsgId&gt;CVF250111221153000000000582&lt;/MsgId&gt;</w:t>
      </w:r>
    </w:p>
    <w:p w14:paraId="1E3CB8E2"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&lt;CreDtTm&gt;2025-03-12T08:11:53+02:00&lt;/CreDtTm&gt;</w:t>
      </w:r>
    </w:p>
    <w:p w14:paraId="1A8D72B9"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&lt;InstdAgt&gt;</w:t>
      </w:r>
    </w:p>
    <w:p w14:paraId="3F76D4A9"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&lt;FinInstnId&gt;</w:t>
      </w:r>
    </w:p>
    <w:p w14:paraId="4CC92CBD"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&lt;BICFI&gt;BAGAGE22&lt;/BICFI&gt;</w:t>
      </w:r>
    </w:p>
    <w:p w14:paraId="5CC6243A"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&lt;/FinInstnId&gt;</w:t>
      </w:r>
    </w:p>
    <w:p w14:paraId="3868AF8B"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&lt;/InstdAgt&gt;</w:t>
      </w:r>
    </w:p>
    <w:p w14:paraId="2323459C"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&lt;/GrpHdr&gt;</w:t>
      </w:r>
    </w:p>
    <w:p w14:paraId="1B322A8C"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&lt;OrgnlGrpInfAndSts&gt;</w:t>
      </w:r>
    </w:p>
    <w:p w14:paraId="6E96EB2A"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&lt;OrgnlMsgId&gt;JUNIT_0000000330&lt;/OrgnlMsgId&gt;</w:t>
      </w:r>
    </w:p>
    <w:p w14:paraId="2EC88DD7"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&lt;OrgnlMsgNmId&gt;pacs.008.001.07&lt;/OrgnlMsgNmId&gt;</w:t>
      </w:r>
    </w:p>
    <w:p w14:paraId="5EF63404"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&lt;GrpSts&gt;ACCP&lt;/GrpSts&gt;</w:t>
      </w:r>
    </w:p>
    <w:p w14:paraId="26365F29"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&lt;StsRsnInf&gt;</w:t>
      </w:r>
    </w:p>
    <w:p w14:paraId="0EED7C58"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&lt;Orgtr&gt;</w:t>
      </w:r>
    </w:p>
    <w:p w14:paraId="47C7E448"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&lt;Id&gt;</w:t>
      </w:r>
    </w:p>
    <w:p w14:paraId="5A8D6D5B"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&lt;OrgId&gt;</w:t>
      </w:r>
    </w:p>
    <w:p w14:paraId="7EA915AB"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&lt;AnyBIC&gt;GEATSAAA&lt;/AnyBIC&gt;</w:t>
      </w:r>
    </w:p>
    <w:p w14:paraId="37B14A9E"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&lt;/OrgId&gt;</w:t>
      </w:r>
    </w:p>
    <w:p w14:paraId="27884EDD"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&lt;/Id&gt;</w:t>
      </w:r>
    </w:p>
    <w:p w14:paraId="3346485B"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&lt;/Orgtr&gt;</w:t>
      </w:r>
    </w:p>
    <w:p w14:paraId="2A529D42"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&lt;Rsn&gt;</w:t>
      </w:r>
    </w:p>
    <w:p w14:paraId="3E67AA6B"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&lt;Cd&gt;B00&lt;/Cd&gt;</w:t>
      </w:r>
    </w:p>
    <w:p w14:paraId="2A01A29D"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&lt;/Rsn&gt;</w:t>
      </w:r>
    </w:p>
    <w:p w14:paraId="1BC82F6A"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&lt;/StsRsnInf&gt;</w:t>
      </w:r>
    </w:p>
    <w:p w14:paraId="69CFA8D5"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lastRenderedPageBreak/>
        <w:tab/>
      </w:r>
      <w:r w:rsidRPr="007542B8">
        <w:rPr>
          <w:rFonts w:ascii="Consolas" w:eastAsia="Times New Roman" w:hAnsi="Consolas" w:cs="Times New Roman"/>
          <w:kern w:val="0"/>
          <w:sz w:val="20"/>
          <w14:ligatures w14:val="none"/>
        </w:rPr>
        <w:tab/>
        <w:t>&lt;/OrgnlGrpInfAndSts&gt;</w:t>
      </w:r>
    </w:p>
    <w:p w14:paraId="5E8CDD7A"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t>&lt;/env:FIToFIPmtStsRpt&gt;</w:t>
      </w:r>
    </w:p>
    <w:p w14:paraId="5D1972F3"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&lt;/env:Message&gt;</w:t>
      </w:r>
    </w:p>
    <w:p w14:paraId="14D8E2E1" w14:textId="77777777" w:rsidR="007542B8" w:rsidRDefault="007542B8" w:rsidP="007542B8">
      <w:pPr>
        <w:spacing w:line="276" w:lineRule="auto"/>
        <w:rPr>
          <w:rFonts w:eastAsia="Times New Roman" w:cs="Times New Roman"/>
          <w14:ligatures w14:val="none"/>
        </w:rPr>
      </w:pPr>
    </w:p>
    <w:p w14:paraId="345BC81E" w14:textId="1C5C1D33" w:rsidR="007542B8" w:rsidRPr="007542B8" w:rsidRDefault="007542B8" w:rsidP="007542B8">
      <w:pPr>
        <w:spacing w:line="276" w:lineRule="auto"/>
        <w:rPr>
          <w:rFonts w:eastAsia="Times New Roman" w:cs="Times New Roman"/>
          <w14:ligatures w14:val="none"/>
        </w:rPr>
      </w:pPr>
      <w:r w:rsidRPr="007542B8">
        <w:rPr>
          <w:rFonts w:eastAsia="Times New Roman" w:cs="Times New Roman"/>
          <w14:ligatures w14:val="none"/>
        </w:rPr>
        <w:t>Rejected input file</w:t>
      </w:r>
    </w:p>
    <w:p w14:paraId="4018F9B2" w14:textId="77777777" w:rsidR="007542B8" w:rsidRPr="007542B8" w:rsidRDefault="007542B8" w:rsidP="007542B8">
      <w:pPr>
        <w:spacing w:line="276" w:lineRule="auto"/>
        <w:rPr>
          <w:rFonts w:eastAsia="Times New Roman" w:cs="Times New Roman"/>
          <w14:ligatures w14:val="none"/>
        </w:rPr>
      </w:pPr>
      <w:r w:rsidRPr="007542B8">
        <w:rPr>
          <w:rFonts w:eastAsia="Times New Roman" w:cs="Times New Roman"/>
          <w14:ligatures w14:val="none"/>
        </w:rPr>
        <w:t>The central system identified by GEATSAA, notifies the Participant BAGAGE22 that its input file identified by reference ‘JUNIT_0000000330’ is rejected because of invalid settlement date.</w:t>
      </w:r>
    </w:p>
    <w:p w14:paraId="192FF07E" w14:textId="77777777" w:rsidR="007542B8" w:rsidRPr="007542B8" w:rsidRDefault="007542B8" w:rsidP="007542B8">
      <w:pPr>
        <w:spacing w:line="276" w:lineRule="auto"/>
        <w:rPr>
          <w:rFonts w:eastAsia="Times New Roman" w:cs="Times New Roman"/>
          <w14:ligatures w14:val="none"/>
        </w:rPr>
      </w:pPr>
    </w:p>
    <w:p w14:paraId="5F29C88B"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&lt;?xml version="1.0" encoding="UTF-8"?&gt;</w:t>
      </w:r>
    </w:p>
    <w:p w14:paraId="60FF743B"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&lt;env:Message xmlns="urn:iso:std:iso:20022:tech:xsd:pacs.002.001.07" xmlns:env="urn:montran:message.01" xmlns:xsi="http://www.w3.org/2001/XMLSchema-instance"&gt;</w:t>
      </w:r>
    </w:p>
    <w:p w14:paraId="431ADF50"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t>&lt;env:AppHdr xmlns="urn:iso:std:iso:20022:tech:xsd:head.001.001.01"&gt;</w:t>
      </w:r>
    </w:p>
    <w:p w14:paraId="78F5DEC5"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&lt;Fr&gt;</w:t>
      </w:r>
    </w:p>
    <w:p w14:paraId="0B701C30"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&lt;FIId&gt;</w:t>
      </w:r>
    </w:p>
    <w:p w14:paraId="66F61136"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&lt;FinInstnId&gt;</w:t>
      </w:r>
    </w:p>
    <w:p w14:paraId="08FF322B"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&lt;BICFI&gt;GEATSAAA&lt;/BICFI&gt;</w:t>
      </w:r>
    </w:p>
    <w:p w14:paraId="41343E2A"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&lt;/FinInstnId&gt;</w:t>
      </w:r>
    </w:p>
    <w:p w14:paraId="0C41A0FC"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&lt;/FIId&gt;</w:t>
      </w:r>
    </w:p>
    <w:p w14:paraId="4CC9A136"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&lt;/Fr&gt;</w:t>
      </w:r>
    </w:p>
    <w:p w14:paraId="6E3A8143"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&lt;To&gt;</w:t>
      </w:r>
    </w:p>
    <w:p w14:paraId="557DCFB7"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&lt;FIId&gt;</w:t>
      </w:r>
    </w:p>
    <w:p w14:paraId="56967A5E"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&lt;FinInstnId&gt;</w:t>
      </w:r>
    </w:p>
    <w:p w14:paraId="65E14EA6"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&lt;BICFI&gt;BAGAGE22&lt;/BICFI&gt;</w:t>
      </w:r>
    </w:p>
    <w:p w14:paraId="0F9322BB"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&lt;/FinInstnId&gt;</w:t>
      </w:r>
    </w:p>
    <w:p w14:paraId="1AA80D0B"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&lt;/FIId&gt;</w:t>
      </w:r>
    </w:p>
    <w:p w14:paraId="3C091FCF"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&lt;/To&gt;</w:t>
      </w:r>
    </w:p>
    <w:p w14:paraId="4516269C"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&lt;BizMsgIdr&gt;V241210000511&lt;/BizMsgIdr&gt;</w:t>
      </w:r>
    </w:p>
    <w:p w14:paraId="7DD4036A"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&lt;MsgDefIdr&gt;pacs.002.001.07&lt;/MsgDefIdr&gt;</w:t>
      </w:r>
    </w:p>
    <w:p w14:paraId="4993E40E"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&lt;CreDt&gt;2025-03-12T09:00:13Z&lt;/CreDt&gt;</w:t>
      </w:r>
    </w:p>
    <w:p w14:paraId="49A0D250"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t>&lt;/env:AppHdr&gt;</w:t>
      </w:r>
    </w:p>
    <w:p w14:paraId="39B1301D"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t>&lt;env:FIToFIPmtStsRpt xmlns="urn:iso:std:iso:20022:tech:xsd:pacs.002.001.07"&gt;</w:t>
      </w:r>
    </w:p>
    <w:p w14:paraId="5D8F9556"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&lt;GrpHdr&gt;</w:t>
      </w:r>
    </w:p>
    <w:p w14:paraId="6860E50C"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&lt;MsgId&gt;CVF241210090013000000000572&lt;/MsgId&gt;</w:t>
      </w:r>
    </w:p>
    <w:p w14:paraId="683FF145"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&lt;CreDtTm&gt;2025-03-12T09:00:13+02:00&lt;/CreDtTm&gt;</w:t>
      </w:r>
    </w:p>
    <w:p w14:paraId="7817E431"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&lt;InstdAgt&gt;</w:t>
      </w:r>
    </w:p>
    <w:p w14:paraId="479A1CDE"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&lt;FinInstnId&gt;</w:t>
      </w:r>
    </w:p>
    <w:p w14:paraId="7E524E3B"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&lt;BICFI&gt;BAGAGE22&lt;/BICFI&gt;</w:t>
      </w:r>
    </w:p>
    <w:p w14:paraId="3690289E"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&lt;/FinInstnId&gt;</w:t>
      </w:r>
    </w:p>
    <w:p w14:paraId="5373008D"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&lt;/InstdAgt&gt;</w:t>
      </w:r>
    </w:p>
    <w:p w14:paraId="7DE9022D"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&lt;/GrpHdr&gt;</w:t>
      </w:r>
    </w:p>
    <w:p w14:paraId="6F057A32"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&lt;OrgnlGrpInfAndSts&gt;</w:t>
      </w:r>
    </w:p>
    <w:p w14:paraId="402DC820"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&lt;OrgnlMsgId&gt;JUNIT_0000000330&lt;/OrgnlMsgId&gt;</w:t>
      </w:r>
    </w:p>
    <w:p w14:paraId="3763461F"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&lt;OrgnlMsgNmId&gt;pacs.008.001.07&lt;/OrgnlMsgNmId&gt;</w:t>
      </w:r>
    </w:p>
    <w:p w14:paraId="7685EC93"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&lt;GrpSts&gt;RJCT&lt;/GrpSts&gt;</w:t>
      </w:r>
    </w:p>
    <w:p w14:paraId="0AD1B107"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&lt;StsRsnInf&gt;</w:t>
      </w:r>
    </w:p>
    <w:p w14:paraId="29810321"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&lt;Orgtr&gt;</w:t>
      </w:r>
    </w:p>
    <w:p w14:paraId="5561DB8F"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&lt;Id&gt;</w:t>
      </w:r>
    </w:p>
    <w:p w14:paraId="2630DD3C"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&lt;OrgId&gt;</w:t>
      </w:r>
    </w:p>
    <w:p w14:paraId="3BA409EF"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&lt;AnyBIC&gt;GEATSAAA&lt;/AnyBIC&gt;</w:t>
      </w:r>
    </w:p>
    <w:p w14:paraId="1F1DE613"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&lt;/OrgId&gt;</w:t>
      </w:r>
    </w:p>
    <w:p w14:paraId="59102EFB"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&lt;/Id&gt;</w:t>
      </w:r>
    </w:p>
    <w:p w14:paraId="5CE74958"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&lt;/Orgtr&gt;</w:t>
      </w:r>
    </w:p>
    <w:p w14:paraId="2FF59FF8"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&lt;Rsn&gt;</w:t>
      </w:r>
    </w:p>
    <w:p w14:paraId="7D06AF41"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&lt;Cd&gt;B09&lt;/Cd&gt;</w:t>
      </w:r>
    </w:p>
    <w:p w14:paraId="047E395E"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&lt;/Rsn&gt;</w:t>
      </w:r>
    </w:p>
    <w:p w14:paraId="796B7C39"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lastRenderedPageBreak/>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&lt;AddtlInf&gt;All items rejected&lt;/AddtlInf&gt;</w:t>
      </w:r>
    </w:p>
    <w:p w14:paraId="2B8995F0"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&lt;/StsRsnInf&gt;</w:t>
      </w:r>
    </w:p>
    <w:p w14:paraId="5849DC25"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&lt;/OrgnlGrpInfAndSts&gt;</w:t>
      </w:r>
    </w:p>
    <w:p w14:paraId="248F6DFB"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&lt;TxInfAndSts&gt;</w:t>
      </w:r>
    </w:p>
    <w:p w14:paraId="2D7AF74C"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&lt;StsId&gt;CVF241210090013000000000150&lt;/StsId&gt;</w:t>
      </w:r>
    </w:p>
    <w:p w14:paraId="616DF287"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&lt;OrgnlInstrId&gt;JUNIT_00000003300&lt;/OrgnlInstrId&gt;</w:t>
      </w:r>
    </w:p>
    <w:p w14:paraId="51FE0FAA"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&lt;OrgnlEndToEndId&gt;JUNIT_00000003300&lt;/OrgnlEndToEndId&gt;</w:t>
      </w:r>
    </w:p>
    <w:p w14:paraId="1AABD8CF"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&lt;OrgnlTxId&gt;JUNIT_00000003300&lt;/OrgnlTxId&gt;</w:t>
      </w:r>
    </w:p>
    <w:p w14:paraId="4DA92DD4"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&lt;TxSts&gt;RJCT&lt;/TxSts&gt;</w:t>
      </w:r>
    </w:p>
    <w:p w14:paraId="6E4FF36E"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&lt;StsRsnInf&gt;</w:t>
      </w:r>
    </w:p>
    <w:p w14:paraId="0C3AC5DD"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&lt;Orgtr&gt;</w:t>
      </w:r>
    </w:p>
    <w:p w14:paraId="45C56F59"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&lt;Id&gt;</w:t>
      </w:r>
    </w:p>
    <w:p w14:paraId="424D8EC9"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&lt;OrgId&gt;</w:t>
      </w:r>
    </w:p>
    <w:p w14:paraId="346B8C9D"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&lt;AnyBIC&gt;GEATSAAA&lt;/AnyBIC&gt;</w:t>
      </w:r>
    </w:p>
    <w:p w14:paraId="1CFE237A"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&lt;/OrgId&gt;</w:t>
      </w:r>
    </w:p>
    <w:p w14:paraId="5CA3BAE3"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&lt;/Id&gt;</w:t>
      </w:r>
    </w:p>
    <w:p w14:paraId="10457FD1"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&lt;/Orgtr&gt;</w:t>
      </w:r>
    </w:p>
    <w:p w14:paraId="5545373D"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&lt;Rsn&gt;</w:t>
      </w:r>
    </w:p>
    <w:p w14:paraId="5B64EF7B"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&lt;Cd&gt;DT01&lt;/Cd&gt;</w:t>
      </w:r>
    </w:p>
    <w:p w14:paraId="4A443719"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&lt;/Rsn&gt;</w:t>
      </w:r>
    </w:p>
    <w:p w14:paraId="360285C3"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&lt;AddtlInf&gt;Invalid date due to product date range&lt;/AddtlInf&gt;</w:t>
      </w:r>
    </w:p>
    <w:p w14:paraId="19D24EDA"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&lt;/StsRsnInf&gt;</w:t>
      </w:r>
    </w:p>
    <w:p w14:paraId="3427BFD6"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&lt;InstdAgt&gt;</w:t>
      </w:r>
    </w:p>
    <w:p w14:paraId="73F748E2"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&lt;FinInstnId&gt;</w:t>
      </w:r>
    </w:p>
    <w:p w14:paraId="70B405A0"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&lt;BICFI&gt;BAGAGE2222&lt;/BICFI&gt;</w:t>
      </w:r>
    </w:p>
    <w:p w14:paraId="4548D152"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&lt;/FinInstnId&gt;</w:t>
      </w:r>
    </w:p>
    <w:p w14:paraId="15931CEB"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&lt;/InstdAgt&gt;</w:t>
      </w:r>
    </w:p>
    <w:p w14:paraId="47C92CF3"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&lt;OrgnlTxRef&gt;</w:t>
      </w:r>
    </w:p>
    <w:p w14:paraId="0BCE4E5B"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&lt;IntrBkSttlmAmt Ccy="GEL"&gt;150.00&lt;/IntrBkSttlmAmt&gt;</w:t>
      </w:r>
    </w:p>
    <w:p w14:paraId="04A0B801"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&lt;IntrBkSttlmDt&gt;2025-03-12&lt;/IntrBkSttlmDt&gt;</w:t>
      </w:r>
    </w:p>
    <w:p w14:paraId="24BFA1A8"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&lt;SttlmInf&gt;</w:t>
      </w:r>
    </w:p>
    <w:p w14:paraId="66A972B6"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&lt;SttlmMtd&gt;CLRG&lt;/SttlmMtd&gt;</w:t>
      </w:r>
    </w:p>
    <w:p w14:paraId="0DA2914D"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&lt;ClrSys&gt;</w:t>
      </w:r>
    </w:p>
    <w:p w14:paraId="30AD0101"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&lt;Prtry&gt;ACH&lt;/Prtry&gt;</w:t>
      </w:r>
    </w:p>
    <w:p w14:paraId="780C4885"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&lt;/ClrSys&gt;</w:t>
      </w:r>
    </w:p>
    <w:p w14:paraId="0A470943"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&lt;/SttlmInf&gt;</w:t>
      </w:r>
    </w:p>
    <w:p w14:paraId="623AF507"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&lt;PmtTpInf&gt;</w:t>
      </w:r>
    </w:p>
    <w:p w14:paraId="0AD6F566"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&lt;SvcLvl&gt;</w:t>
      </w:r>
    </w:p>
    <w:p w14:paraId="7390F416"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&lt;Cd&gt;SEPA&lt;/Cd&gt;</w:t>
      </w:r>
    </w:p>
    <w:p w14:paraId="1AF0EC60"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&lt;/SvcLvl&gt;</w:t>
      </w:r>
    </w:p>
    <w:p w14:paraId="27A8E66F"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&lt;LclInstrm&gt;</w:t>
      </w:r>
    </w:p>
    <w:p w14:paraId="159CF5B6"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&lt;Cd&gt;B2B&lt;/Cd&gt;</w:t>
      </w:r>
    </w:p>
    <w:p w14:paraId="418B023C"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&lt;/LclInstrm&gt;</w:t>
      </w:r>
    </w:p>
    <w:p w14:paraId="0CE19DB4"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&lt;CtgyPurp&gt;</w:t>
      </w:r>
    </w:p>
    <w:p w14:paraId="466BB711"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&lt;Cd&gt;PENS&lt;/Cd&gt;</w:t>
      </w:r>
    </w:p>
    <w:p w14:paraId="2D5AD541"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&lt;/CtgyPurp&gt;</w:t>
      </w:r>
    </w:p>
    <w:p w14:paraId="10B3DC6F"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&lt;/PmtTpInf&gt;</w:t>
      </w:r>
    </w:p>
    <w:p w14:paraId="5F1C3C2E"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&lt;Dbtr&gt;</w:t>
      </w:r>
    </w:p>
    <w:p w14:paraId="593D90D8"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&lt;Nm&gt;Mario Luca&lt;/Nm&gt;</w:t>
      </w:r>
    </w:p>
    <w:p w14:paraId="29EA8A08"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&lt;/Dbtr&gt;</w:t>
      </w:r>
    </w:p>
    <w:p w14:paraId="25BE2D66"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&lt;DbtrAcct&gt;</w:t>
      </w:r>
    </w:p>
    <w:p w14:paraId="0BE06964"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&lt;Id&gt;</w:t>
      </w:r>
    </w:p>
    <w:p w14:paraId="3B37D1CF"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&lt;Othr&gt;</w:t>
      </w:r>
    </w:p>
    <w:p w14:paraId="6778B9AE"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&lt;Id&gt;ND51VZTC26936432743&lt;/Id&gt;</w:t>
      </w:r>
    </w:p>
    <w:p w14:paraId="1D782CFE"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&lt;/Othr&gt;</w:t>
      </w:r>
    </w:p>
    <w:p w14:paraId="2662CB84"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&lt;/Id&gt;</w:t>
      </w:r>
    </w:p>
    <w:p w14:paraId="3726461E"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&lt;/DbtrAcct&gt;</w:t>
      </w:r>
    </w:p>
    <w:p w14:paraId="525CCB75"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&lt;DbtrAgt&gt;</w:t>
      </w:r>
    </w:p>
    <w:p w14:paraId="4CF62A2F"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&lt;FinInstnId&gt;</w:t>
      </w:r>
    </w:p>
    <w:p w14:paraId="1ABD2F62"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lastRenderedPageBreak/>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&lt;BICFI&gt;BAGAGE22&lt;/BICFI&gt;</w:t>
      </w:r>
    </w:p>
    <w:p w14:paraId="66CF8210"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&lt;/FinInstnId&gt;</w:t>
      </w:r>
    </w:p>
    <w:p w14:paraId="41BD9A3F"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&lt;/DbtrAgt&gt;</w:t>
      </w:r>
    </w:p>
    <w:p w14:paraId="21D33516"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&lt;CdtrAgt&gt;</w:t>
      </w:r>
    </w:p>
    <w:p w14:paraId="3EA84A6F"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&lt;FinInstnId&gt;</w:t>
      </w:r>
    </w:p>
    <w:p w14:paraId="593C5C10"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&lt;BICFI&gt;TBCBGE22&lt;/BICFI&gt;</w:t>
      </w:r>
    </w:p>
    <w:p w14:paraId="7BA4C68C"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&lt;/FinInstnId&gt;</w:t>
      </w:r>
    </w:p>
    <w:p w14:paraId="7B61E8E9"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&lt;/CdtrAgt&gt;</w:t>
      </w:r>
    </w:p>
    <w:p w14:paraId="76311CD1"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&lt;Cdtr&gt;</w:t>
      </w:r>
    </w:p>
    <w:p w14:paraId="552B669A"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&lt;Nm&gt;Maria Gonza&lt;/Nm&gt;</w:t>
      </w:r>
    </w:p>
    <w:p w14:paraId="7D0BF257"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&lt;/Cdtr&gt;</w:t>
      </w:r>
    </w:p>
    <w:p w14:paraId="4E5CEFFC"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&lt;CdtrAcct&gt;</w:t>
      </w:r>
    </w:p>
    <w:p w14:paraId="5E6F8477"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&lt;Id&gt;</w:t>
      </w:r>
    </w:p>
    <w:p w14:paraId="7739B4F9"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&lt;Othr&gt;</w:t>
      </w:r>
    </w:p>
    <w:p w14:paraId="7BE0BC4C"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&lt;Id&gt;XG64NQWH33964017275&lt;/Id&gt;</w:t>
      </w:r>
    </w:p>
    <w:p w14:paraId="77A4BBF2"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&lt;/Othr&gt;</w:t>
      </w:r>
    </w:p>
    <w:p w14:paraId="05CB3B5D"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&lt;/Id&gt;</w:t>
      </w:r>
    </w:p>
    <w:p w14:paraId="60B1096B"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&lt;/CdtrAcct&gt;</w:t>
      </w:r>
    </w:p>
    <w:p w14:paraId="02C33547"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&lt;/OrgnlTxRef&gt;</w:t>
      </w:r>
    </w:p>
    <w:p w14:paraId="15DF8B62"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&lt;/TxInfAndSts&gt;</w:t>
      </w:r>
    </w:p>
    <w:p w14:paraId="3BF2F6FC"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&lt;TxInfAndSts&gt;</w:t>
      </w:r>
    </w:p>
    <w:p w14:paraId="72F9FDDB"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&lt;StsId&gt;CVF241210090013000000000151&lt;/StsId&gt;</w:t>
      </w:r>
    </w:p>
    <w:p w14:paraId="7B8CB25E"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&lt;OrgnlInstrId&gt;JUNIT_00000003301&lt;/OrgnlInstrId&gt;</w:t>
      </w:r>
    </w:p>
    <w:p w14:paraId="5FA3AB12"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&lt;OrgnlEndToEndId&gt;JUNIT_00000003301&lt;/OrgnlEndToEndId&gt;</w:t>
      </w:r>
    </w:p>
    <w:p w14:paraId="24E6B32C"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&lt;OrgnlTxId&gt;JUNIT_00000003301&lt;/OrgnlTxId&gt;</w:t>
      </w:r>
    </w:p>
    <w:p w14:paraId="41746C76"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&lt;TxSts&gt;RJCT&lt;/TxSts&gt;</w:t>
      </w:r>
    </w:p>
    <w:p w14:paraId="2A71BDAA"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&lt;StsRsnInf&gt;</w:t>
      </w:r>
    </w:p>
    <w:p w14:paraId="6885F195"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&lt;Orgtr&gt;</w:t>
      </w:r>
    </w:p>
    <w:p w14:paraId="7591BE43"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&lt;Id&gt;</w:t>
      </w:r>
    </w:p>
    <w:p w14:paraId="733D0813"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&lt;OrgId&gt;</w:t>
      </w:r>
    </w:p>
    <w:p w14:paraId="076BA4EF"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&lt;AnyBIC&gt;GEATSAAA&lt;/AnyBIC&gt;</w:t>
      </w:r>
    </w:p>
    <w:p w14:paraId="47A32B2F"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&lt;/OrgId&gt;</w:t>
      </w:r>
    </w:p>
    <w:p w14:paraId="59BC730E"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&lt;/Id&gt;</w:t>
      </w:r>
    </w:p>
    <w:p w14:paraId="2D96B6C8"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&lt;/Orgtr&gt;</w:t>
      </w:r>
    </w:p>
    <w:p w14:paraId="09EED034"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&lt;Rsn&gt;</w:t>
      </w:r>
    </w:p>
    <w:p w14:paraId="29B6218D"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&lt;Cd&gt;DT01&lt;/Cd&gt;</w:t>
      </w:r>
    </w:p>
    <w:p w14:paraId="4B31DCB6"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&lt;/Rsn&gt;</w:t>
      </w:r>
    </w:p>
    <w:p w14:paraId="52ED1EB0"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&lt;AddtlInf&gt;Invalid date due to product date range&lt;/AddtlInf&gt;</w:t>
      </w:r>
    </w:p>
    <w:p w14:paraId="6DBF2758"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&lt;/StsRsnInf&gt;</w:t>
      </w:r>
    </w:p>
    <w:p w14:paraId="595539E7"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&lt;InstdAgt&gt;</w:t>
      </w:r>
    </w:p>
    <w:p w14:paraId="359B3227"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&lt;FinInstnId&gt;</w:t>
      </w:r>
    </w:p>
    <w:p w14:paraId="1DDFD6D7"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&lt;BICFI&gt;BAGAGE22&lt;/BICFI&gt;</w:t>
      </w:r>
    </w:p>
    <w:p w14:paraId="2F41B353"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&lt;/FinInstnId&gt;</w:t>
      </w:r>
    </w:p>
    <w:p w14:paraId="068939FE"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&lt;/InstdAgt&gt;</w:t>
      </w:r>
    </w:p>
    <w:p w14:paraId="598279A6"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&lt;OrgnlTxRef&gt;</w:t>
      </w:r>
    </w:p>
    <w:p w14:paraId="7D81ADDE"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&lt;IntrBkSttlmAmt Ccy="GEL"&gt;150.00&lt;/IntrBkSttlmAmt&gt;</w:t>
      </w:r>
    </w:p>
    <w:p w14:paraId="72F8124F"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&lt;IntrBkSttlmDt&gt;2025-03-12&lt;/IntrBkSttlmDt&gt;</w:t>
      </w:r>
    </w:p>
    <w:p w14:paraId="31E359DC"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&lt;SttlmInf&gt;</w:t>
      </w:r>
    </w:p>
    <w:p w14:paraId="79FB1BD1"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&lt;SttlmMtd&gt;CLRG&lt;/SttlmMtd&gt;</w:t>
      </w:r>
    </w:p>
    <w:p w14:paraId="31672B65"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&lt;ClrSys&gt;</w:t>
      </w:r>
    </w:p>
    <w:p w14:paraId="5DF88EF1"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&lt;Prtry&gt;ACH&lt;/Prtry&gt;</w:t>
      </w:r>
    </w:p>
    <w:p w14:paraId="239097CF"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&lt;/ClrSys&gt;</w:t>
      </w:r>
    </w:p>
    <w:p w14:paraId="7D1C9505"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&lt;/SttlmInf&gt;</w:t>
      </w:r>
    </w:p>
    <w:p w14:paraId="4C8DE331"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&lt;PmtTpInf&gt;</w:t>
      </w:r>
    </w:p>
    <w:p w14:paraId="7A51AABC"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&lt;SvcLvl&gt;</w:t>
      </w:r>
    </w:p>
    <w:p w14:paraId="2A0FE9A1"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&lt;Cd&gt;SEPA&lt;/Cd&gt;</w:t>
      </w:r>
    </w:p>
    <w:p w14:paraId="3F829EBA"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&lt;/SvcLvl&gt;</w:t>
      </w:r>
    </w:p>
    <w:p w14:paraId="11102C3A"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&lt;LclInstrm&gt;</w:t>
      </w:r>
    </w:p>
    <w:p w14:paraId="347D5AB4"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&lt;Cd&gt;B2B&lt;/Cd&gt;</w:t>
      </w:r>
    </w:p>
    <w:p w14:paraId="480D769E"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lastRenderedPageBreak/>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&lt;/LclInstrm&gt;</w:t>
      </w:r>
    </w:p>
    <w:p w14:paraId="478C7353"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&lt;CtgyPurp&gt;</w:t>
      </w:r>
    </w:p>
    <w:p w14:paraId="72310E84"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&lt;Cd&gt;PENS&lt;/Cd&gt;</w:t>
      </w:r>
    </w:p>
    <w:p w14:paraId="5F06D636"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&lt;/CtgyPurp&gt;</w:t>
      </w:r>
    </w:p>
    <w:p w14:paraId="2454C3FD"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&lt;/PmtTpInf&gt;</w:t>
      </w:r>
    </w:p>
    <w:p w14:paraId="62EF89BD"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&lt;Dbtr&gt;</w:t>
      </w:r>
    </w:p>
    <w:p w14:paraId="1A8406C8"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&lt;Nm&gt;Mario Luca&lt;/Nm&gt;</w:t>
      </w:r>
    </w:p>
    <w:p w14:paraId="5604E871"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&lt;/Dbtr&gt;</w:t>
      </w:r>
    </w:p>
    <w:p w14:paraId="15562353"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&lt;DbtrAcct&gt;</w:t>
      </w:r>
    </w:p>
    <w:p w14:paraId="2495ECB0"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&lt;Id&gt;</w:t>
      </w:r>
    </w:p>
    <w:p w14:paraId="26A5E4FF"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&lt;Othr&gt;</w:t>
      </w:r>
    </w:p>
    <w:p w14:paraId="454EC1EF"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&lt;Id&gt;ND51VZTC26936432743&lt;/Id&gt;</w:t>
      </w:r>
    </w:p>
    <w:p w14:paraId="7972C99C"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&lt;/Othr&gt;</w:t>
      </w:r>
    </w:p>
    <w:p w14:paraId="43AD5311"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&lt;/Id&gt;</w:t>
      </w:r>
    </w:p>
    <w:p w14:paraId="6B589481"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&lt;/DbtrAcct&gt;</w:t>
      </w:r>
    </w:p>
    <w:p w14:paraId="40461731"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&lt;DbtrAgt&gt;</w:t>
      </w:r>
    </w:p>
    <w:p w14:paraId="5BF4963B"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&lt;FinInstnId&gt;</w:t>
      </w:r>
    </w:p>
    <w:p w14:paraId="513430B2"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&lt;BICFI&gt;BAGAGE22&lt;/BICFI&gt;</w:t>
      </w:r>
    </w:p>
    <w:p w14:paraId="5A3CFFA5"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&lt;/FinInstnId&gt;</w:t>
      </w:r>
    </w:p>
    <w:p w14:paraId="712834C1"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&lt;/DbtrAgt&gt;</w:t>
      </w:r>
    </w:p>
    <w:p w14:paraId="2E7CCBD2"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&lt;CdtrAgt&gt;</w:t>
      </w:r>
    </w:p>
    <w:p w14:paraId="04A40CF0"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&lt;FinInstnId&gt;</w:t>
      </w:r>
    </w:p>
    <w:p w14:paraId="2490F7E8"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&lt;BICFI&gt;FBBAGE22&lt;/BICFI&gt;</w:t>
      </w:r>
    </w:p>
    <w:p w14:paraId="688332E8"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&lt;/FinInstnId&gt;</w:t>
      </w:r>
    </w:p>
    <w:p w14:paraId="0C44CDE5"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&lt;/CdtrAgt&gt;</w:t>
      </w:r>
    </w:p>
    <w:p w14:paraId="469B74FA"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&lt;Cdtr&gt;</w:t>
      </w:r>
    </w:p>
    <w:p w14:paraId="54E369CB"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&lt;Nm&gt;Maria Gonza&lt;/Nm&gt;</w:t>
      </w:r>
    </w:p>
    <w:p w14:paraId="335E7BD2"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&lt;/Cdtr&gt;</w:t>
      </w:r>
    </w:p>
    <w:p w14:paraId="4AC0F06B"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&lt;CdtrAcct&gt;</w:t>
      </w:r>
    </w:p>
    <w:p w14:paraId="66D41D7F"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&lt;Id&gt;</w:t>
      </w:r>
    </w:p>
    <w:p w14:paraId="727C8F2A"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&lt;Othr&gt;</w:t>
      </w:r>
    </w:p>
    <w:p w14:paraId="2F8D2C07"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&lt;Id&gt;XG64NQWH33964017275&lt;/Id&gt;</w:t>
      </w:r>
    </w:p>
    <w:p w14:paraId="55DEE66D"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&lt;/Othr&gt;</w:t>
      </w:r>
    </w:p>
    <w:p w14:paraId="633AD44A"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&lt;/Id&gt;</w:t>
      </w:r>
    </w:p>
    <w:p w14:paraId="62EEFBEA"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&lt;/CdtrAcct&gt;</w:t>
      </w:r>
    </w:p>
    <w:p w14:paraId="05432278"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&lt;/OrgnlTxRef&gt;</w:t>
      </w:r>
    </w:p>
    <w:p w14:paraId="7B8DFCA1" w14:textId="77777777" w:rsidR="007542B8" w:rsidRP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r>
      <w:r w:rsidRPr="007542B8">
        <w:rPr>
          <w:rFonts w:ascii="Consolas" w:eastAsia="Times New Roman" w:hAnsi="Consolas" w:cs="Times New Roman"/>
          <w:kern w:val="0"/>
          <w:sz w:val="20"/>
          <w14:ligatures w14:val="none"/>
        </w:rPr>
        <w:tab/>
        <w:t>&lt;/TxInfAndSts&gt;</w:t>
      </w:r>
    </w:p>
    <w:p w14:paraId="6F5CA869" w14:textId="77777777" w:rsidR="007542B8" w:rsidRDefault="007542B8" w:rsidP="007542B8">
      <w:pPr>
        <w:shd w:val="clear" w:color="auto" w:fill="F2F2F2" w:themeFill="background1" w:themeFillShade="F2"/>
        <w:spacing w:before="100" w:after="100" w:line="240" w:lineRule="auto"/>
        <w:ind w:left="567"/>
        <w:contextualSpacing/>
        <w:rPr>
          <w:rFonts w:ascii="Consolas" w:eastAsia="Times New Roman" w:hAnsi="Consolas" w:cs="Times New Roman"/>
          <w:kern w:val="0"/>
          <w:sz w:val="20"/>
          <w14:ligatures w14:val="none"/>
        </w:rPr>
      </w:pPr>
      <w:r w:rsidRPr="007542B8">
        <w:rPr>
          <w:rFonts w:ascii="Consolas" w:eastAsia="Times New Roman" w:hAnsi="Consolas" w:cs="Times New Roman"/>
          <w:kern w:val="0"/>
          <w:sz w:val="20"/>
          <w14:ligatures w14:val="none"/>
        </w:rPr>
        <w:tab/>
        <w:t>&lt;/env:FIToFIPmtStsRpt&gt;</w:t>
      </w:r>
    </w:p>
    <w:p w14:paraId="7DA51C08" w14:textId="60426D01" w:rsidR="007542B8" w:rsidRPr="007542B8" w:rsidRDefault="007542B8" w:rsidP="007542B8">
      <w:pPr>
        <w:shd w:val="clear" w:color="auto" w:fill="F2F2F2" w:themeFill="background1" w:themeFillShade="F2"/>
        <w:spacing w:before="100" w:after="100" w:line="240" w:lineRule="auto"/>
        <w:ind w:left="567"/>
        <w:contextualSpacing/>
      </w:pPr>
      <w:r w:rsidRPr="007542B8">
        <w:rPr>
          <w:rFonts w:eastAsia="Times New Roman" w:cs="Times New Roman"/>
          <w14:ligatures w14:val="none"/>
        </w:rPr>
        <w:t>&lt;/env:Message&gt;</w:t>
      </w:r>
    </w:p>
    <w:p w14:paraId="08196289" w14:textId="77777777" w:rsidR="007542B8" w:rsidRDefault="007542B8" w:rsidP="007542B8">
      <w:pPr>
        <w:pStyle w:val="Standardtext"/>
      </w:pPr>
    </w:p>
    <w:p w14:paraId="745B460D" w14:textId="2A21FEC2" w:rsidR="007542B8" w:rsidRDefault="007542B8" w:rsidP="007542B8">
      <w:pPr>
        <w:pStyle w:val="Heading1"/>
      </w:pPr>
      <w:bookmarkStart w:id="151" w:name="_Toc201082171"/>
      <w:r>
        <w:lastRenderedPageBreak/>
        <w:t>Acceptance Codes</w:t>
      </w:r>
      <w:bookmarkEnd w:id="151"/>
    </w:p>
    <w:p w14:paraId="18E4AA28" w14:textId="1D711484" w:rsidR="007542B8" w:rsidRDefault="007542B8" w:rsidP="007542B8">
      <w:pPr>
        <w:pStyle w:val="Heading2"/>
      </w:pPr>
      <w:bookmarkStart w:id="152" w:name="_Toc201082172"/>
      <w:r>
        <w:t>Local instrument codes</w:t>
      </w:r>
      <w:bookmarkEnd w:id="152"/>
    </w:p>
    <w:p w14:paraId="25F301B9" w14:textId="0D2F7F63" w:rsidR="007542B8" w:rsidRDefault="007542B8" w:rsidP="007542B8">
      <w:pPr>
        <w:pStyle w:val="Standardtext"/>
      </w:pPr>
      <w:r w:rsidRPr="007542B8">
        <w:t>Local instruments codes will be used to detail the payment communication channels. Currently in the system, there are two local instruments defined: ”B2B” and “CORE.</w:t>
      </w:r>
    </w:p>
    <w:p w14:paraId="1A6E95A1" w14:textId="1BB07922" w:rsidR="007542B8" w:rsidRDefault="007542B8" w:rsidP="007542B8">
      <w:pPr>
        <w:pStyle w:val="Heading2"/>
      </w:pPr>
      <w:bookmarkStart w:id="153" w:name="_Toc201082173"/>
      <w:r>
        <w:t>Category purpose code</w:t>
      </w:r>
      <w:bookmarkEnd w:id="153"/>
    </w:p>
    <w:p w14:paraId="708F8696" w14:textId="763E4BAA" w:rsidR="007542B8" w:rsidRDefault="007542B8" w:rsidP="007542B8">
      <w:pPr>
        <w:pStyle w:val="Standardtext"/>
      </w:pPr>
      <w:r w:rsidRPr="007542B8">
        <w:t>The system provides the following codes under the ISO20022 standard.</w:t>
      </w:r>
    </w:p>
    <w:tbl>
      <w:tblPr>
        <w:tblStyle w:val="TableColouredwithborders7"/>
        <w:tblW w:w="9017" w:type="dxa"/>
        <w:tblLayout w:type="fixed"/>
        <w:tblLook w:val="04A0" w:firstRow="1" w:lastRow="0" w:firstColumn="1" w:lastColumn="0" w:noHBand="0" w:noVBand="1"/>
      </w:tblPr>
      <w:tblGrid>
        <w:gridCol w:w="1183"/>
        <w:gridCol w:w="7834"/>
      </w:tblGrid>
      <w:tr w:rsidR="007542B8" w:rsidRPr="007542B8" w14:paraId="70830E2D" w14:textId="77777777" w:rsidTr="00532B9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83" w:type="dxa"/>
          </w:tcPr>
          <w:p w14:paraId="7038C668" w14:textId="77777777" w:rsidR="007542B8" w:rsidRPr="007542B8" w:rsidRDefault="007542B8" w:rsidP="007542B8">
            <w:pPr>
              <w:spacing w:line="276" w:lineRule="auto"/>
              <w:jc w:val="both"/>
              <w:rPr>
                <w:sz w:val="24"/>
                <w:szCs w:val="24"/>
              </w:rPr>
            </w:pPr>
            <w:r w:rsidRPr="007542B8">
              <w:rPr>
                <w:sz w:val="24"/>
                <w:szCs w:val="24"/>
              </w:rPr>
              <w:t>Code</w:t>
            </w:r>
          </w:p>
        </w:tc>
        <w:tc>
          <w:tcPr>
            <w:tcW w:w="7834" w:type="dxa"/>
          </w:tcPr>
          <w:p w14:paraId="4D20705A" w14:textId="77777777" w:rsidR="007542B8" w:rsidRPr="007542B8" w:rsidRDefault="007542B8" w:rsidP="007542B8">
            <w:pPr>
              <w:spacing w:line="276"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7542B8">
              <w:rPr>
                <w:sz w:val="24"/>
                <w:szCs w:val="24"/>
              </w:rPr>
              <w:t>DESCRIPTION</w:t>
            </w:r>
          </w:p>
        </w:tc>
      </w:tr>
      <w:tr w:rsidR="007542B8" w:rsidRPr="007542B8" w14:paraId="052A5909" w14:textId="77777777" w:rsidTr="00532B95">
        <w:trPr>
          <w:trHeight w:val="282"/>
        </w:trPr>
        <w:tc>
          <w:tcPr>
            <w:cnfStyle w:val="001000000000" w:firstRow="0" w:lastRow="0" w:firstColumn="1" w:lastColumn="0" w:oddVBand="0" w:evenVBand="0" w:oddHBand="0" w:evenHBand="0" w:firstRowFirstColumn="0" w:firstRowLastColumn="0" w:lastRowFirstColumn="0" w:lastRowLastColumn="0"/>
            <w:tcW w:w="1183" w:type="dxa"/>
          </w:tcPr>
          <w:p w14:paraId="6EC3BA3F" w14:textId="77777777" w:rsidR="007542B8" w:rsidRPr="006F75BB" w:rsidRDefault="007542B8" w:rsidP="007542B8">
            <w:pPr>
              <w:rPr>
                <w:rFonts w:cstheme="minorHAnsi"/>
              </w:rPr>
            </w:pPr>
            <w:r w:rsidRPr="006F75BB">
              <w:rPr>
                <w:rFonts w:cstheme="minorHAnsi"/>
              </w:rPr>
              <w:t>CASH</w:t>
            </w:r>
          </w:p>
        </w:tc>
        <w:tc>
          <w:tcPr>
            <w:tcW w:w="7834" w:type="dxa"/>
          </w:tcPr>
          <w:p w14:paraId="65CD0449" w14:textId="77777777" w:rsidR="007542B8" w:rsidRPr="007542B8" w:rsidRDefault="007542B8" w:rsidP="007542B8">
            <w:pPr>
              <w:spacing w:line="276" w:lineRule="auto"/>
              <w:jc w:val="both"/>
              <w:cnfStyle w:val="000000000000" w:firstRow="0" w:lastRow="0" w:firstColumn="0" w:lastColumn="0" w:oddVBand="0" w:evenVBand="0" w:oddHBand="0" w:evenHBand="0" w:firstRowFirstColumn="0" w:firstRowLastColumn="0" w:lastRowFirstColumn="0" w:lastRowLastColumn="0"/>
            </w:pPr>
            <w:r w:rsidRPr="007542B8">
              <w:t>The transaction is a general cash handling instruction.</w:t>
            </w:r>
          </w:p>
        </w:tc>
      </w:tr>
      <w:tr w:rsidR="007542B8" w:rsidRPr="007542B8" w14:paraId="3CABDB95" w14:textId="77777777" w:rsidTr="00532B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Pr>
          <w:p w14:paraId="44A6730E" w14:textId="77777777" w:rsidR="007542B8" w:rsidRPr="006F75BB" w:rsidRDefault="007542B8" w:rsidP="007542B8">
            <w:pPr>
              <w:rPr>
                <w:rFonts w:cstheme="minorHAnsi"/>
              </w:rPr>
            </w:pPr>
            <w:r w:rsidRPr="006F75BB">
              <w:rPr>
                <w:rFonts w:cstheme="minorHAnsi"/>
              </w:rPr>
              <w:t>CCRD</w:t>
            </w:r>
          </w:p>
        </w:tc>
        <w:tc>
          <w:tcPr>
            <w:tcW w:w="7834" w:type="dxa"/>
          </w:tcPr>
          <w:p w14:paraId="4098B02F" w14:textId="77777777" w:rsidR="007542B8" w:rsidRPr="007542B8" w:rsidRDefault="007542B8" w:rsidP="007542B8">
            <w:pPr>
              <w:spacing w:line="276" w:lineRule="auto"/>
              <w:jc w:val="both"/>
              <w:cnfStyle w:val="000000010000" w:firstRow="0" w:lastRow="0" w:firstColumn="0" w:lastColumn="0" w:oddVBand="0" w:evenVBand="0" w:oddHBand="0" w:evenHBand="1" w:firstRowFirstColumn="0" w:firstRowLastColumn="0" w:lastRowFirstColumn="0" w:lastRowLastColumn="0"/>
            </w:pPr>
            <w:r w:rsidRPr="007542B8">
              <w:t>The transaction related to a credit card payment.</w:t>
            </w:r>
          </w:p>
        </w:tc>
      </w:tr>
      <w:tr w:rsidR="007542B8" w:rsidRPr="007542B8" w14:paraId="5E451637" w14:textId="77777777" w:rsidTr="00532B95">
        <w:tc>
          <w:tcPr>
            <w:cnfStyle w:val="001000000000" w:firstRow="0" w:lastRow="0" w:firstColumn="1" w:lastColumn="0" w:oddVBand="0" w:evenVBand="0" w:oddHBand="0" w:evenHBand="0" w:firstRowFirstColumn="0" w:firstRowLastColumn="0" w:lastRowFirstColumn="0" w:lastRowLastColumn="0"/>
            <w:tcW w:w="1183" w:type="dxa"/>
          </w:tcPr>
          <w:p w14:paraId="2813BB2C" w14:textId="77777777" w:rsidR="007542B8" w:rsidRPr="006F75BB" w:rsidRDefault="007542B8" w:rsidP="007542B8">
            <w:pPr>
              <w:rPr>
                <w:rFonts w:cstheme="minorHAnsi"/>
              </w:rPr>
            </w:pPr>
            <w:r w:rsidRPr="006F75BB">
              <w:rPr>
                <w:rFonts w:cstheme="minorHAnsi"/>
              </w:rPr>
              <w:t>CORT</w:t>
            </w:r>
          </w:p>
        </w:tc>
        <w:tc>
          <w:tcPr>
            <w:tcW w:w="7834" w:type="dxa"/>
          </w:tcPr>
          <w:p w14:paraId="18004ADF" w14:textId="77777777" w:rsidR="007542B8" w:rsidRPr="007542B8" w:rsidRDefault="007542B8" w:rsidP="007542B8">
            <w:pPr>
              <w:spacing w:line="276" w:lineRule="auto"/>
              <w:jc w:val="both"/>
              <w:cnfStyle w:val="000000000000" w:firstRow="0" w:lastRow="0" w:firstColumn="0" w:lastColumn="0" w:oddVBand="0" w:evenVBand="0" w:oddHBand="0" w:evenHBand="0" w:firstRowFirstColumn="0" w:firstRowLastColumn="0" w:lastRowFirstColumn="0" w:lastRowLastColumn="0"/>
            </w:pPr>
            <w:r w:rsidRPr="007542B8">
              <w:t>The transaction is linked to the settlement of a trade, the exchange of a currency or a securities transaction.</w:t>
            </w:r>
          </w:p>
        </w:tc>
      </w:tr>
      <w:tr w:rsidR="007542B8" w:rsidRPr="007542B8" w14:paraId="1561C0D9" w14:textId="77777777" w:rsidTr="00532B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Pr>
          <w:p w14:paraId="1B722794" w14:textId="77777777" w:rsidR="007542B8" w:rsidRPr="006F75BB" w:rsidRDefault="007542B8" w:rsidP="007542B8">
            <w:pPr>
              <w:rPr>
                <w:rFonts w:cstheme="minorHAnsi"/>
              </w:rPr>
            </w:pPr>
            <w:r w:rsidRPr="006F75BB">
              <w:rPr>
                <w:rFonts w:cstheme="minorHAnsi"/>
              </w:rPr>
              <w:t>DCRD</w:t>
            </w:r>
          </w:p>
        </w:tc>
        <w:tc>
          <w:tcPr>
            <w:tcW w:w="7834" w:type="dxa"/>
          </w:tcPr>
          <w:p w14:paraId="05652C51" w14:textId="77777777" w:rsidR="007542B8" w:rsidRPr="007542B8" w:rsidRDefault="007542B8" w:rsidP="007542B8">
            <w:pPr>
              <w:spacing w:line="276" w:lineRule="auto"/>
              <w:jc w:val="both"/>
              <w:cnfStyle w:val="000000010000" w:firstRow="0" w:lastRow="0" w:firstColumn="0" w:lastColumn="0" w:oddVBand="0" w:evenVBand="0" w:oddHBand="0" w:evenHBand="1" w:firstRowFirstColumn="0" w:firstRowLastColumn="0" w:lastRowFirstColumn="0" w:lastRowLastColumn="0"/>
            </w:pPr>
            <w:r w:rsidRPr="007542B8">
              <w:t>The transaction is linked to the payment of a debit card.</w:t>
            </w:r>
          </w:p>
        </w:tc>
      </w:tr>
      <w:tr w:rsidR="007542B8" w:rsidRPr="007542B8" w14:paraId="3B68513F" w14:textId="77777777" w:rsidTr="00532B95">
        <w:tc>
          <w:tcPr>
            <w:cnfStyle w:val="001000000000" w:firstRow="0" w:lastRow="0" w:firstColumn="1" w:lastColumn="0" w:oddVBand="0" w:evenVBand="0" w:oddHBand="0" w:evenHBand="0" w:firstRowFirstColumn="0" w:firstRowLastColumn="0" w:lastRowFirstColumn="0" w:lastRowLastColumn="0"/>
            <w:tcW w:w="1183" w:type="dxa"/>
          </w:tcPr>
          <w:p w14:paraId="622FF8C1" w14:textId="77777777" w:rsidR="007542B8" w:rsidRPr="006F75BB" w:rsidRDefault="007542B8" w:rsidP="007542B8">
            <w:pPr>
              <w:rPr>
                <w:rFonts w:cstheme="minorHAnsi"/>
              </w:rPr>
            </w:pPr>
            <w:r w:rsidRPr="006F75BB">
              <w:rPr>
                <w:rFonts w:cstheme="minorHAnsi"/>
              </w:rPr>
              <w:t>DIVI</w:t>
            </w:r>
          </w:p>
        </w:tc>
        <w:tc>
          <w:tcPr>
            <w:tcW w:w="7834" w:type="dxa"/>
          </w:tcPr>
          <w:p w14:paraId="6566FF98" w14:textId="77777777" w:rsidR="007542B8" w:rsidRPr="007542B8" w:rsidRDefault="007542B8" w:rsidP="007542B8">
            <w:pPr>
              <w:spacing w:line="276" w:lineRule="auto"/>
              <w:jc w:val="both"/>
              <w:cnfStyle w:val="000000000000" w:firstRow="0" w:lastRow="0" w:firstColumn="0" w:lastColumn="0" w:oddVBand="0" w:evenVBand="0" w:oddHBand="0" w:evenHBand="0" w:firstRowFirstColumn="0" w:firstRowLastColumn="0" w:lastRowFirstColumn="0" w:lastRowLastColumn="0"/>
            </w:pPr>
            <w:r w:rsidRPr="007542B8">
              <w:t>The transaction is a dividend payment.</w:t>
            </w:r>
          </w:p>
        </w:tc>
      </w:tr>
      <w:tr w:rsidR="007542B8" w:rsidRPr="007542B8" w14:paraId="05366B95" w14:textId="77777777" w:rsidTr="00532B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Pr>
          <w:p w14:paraId="2C01AE5C" w14:textId="77777777" w:rsidR="007542B8" w:rsidRPr="006F75BB" w:rsidRDefault="007542B8" w:rsidP="007542B8">
            <w:pPr>
              <w:rPr>
                <w:rFonts w:cstheme="minorHAnsi"/>
              </w:rPr>
            </w:pPr>
            <w:r w:rsidRPr="006F75BB">
              <w:rPr>
                <w:rFonts w:cstheme="minorHAnsi"/>
              </w:rPr>
              <w:t>EPAY</w:t>
            </w:r>
          </w:p>
        </w:tc>
        <w:tc>
          <w:tcPr>
            <w:tcW w:w="7834" w:type="dxa"/>
          </w:tcPr>
          <w:p w14:paraId="578ADC68" w14:textId="77777777" w:rsidR="007542B8" w:rsidRPr="007542B8" w:rsidRDefault="007542B8" w:rsidP="007542B8">
            <w:pPr>
              <w:spacing w:line="276" w:lineRule="auto"/>
              <w:jc w:val="both"/>
              <w:cnfStyle w:val="000000010000" w:firstRow="0" w:lastRow="0" w:firstColumn="0" w:lastColumn="0" w:oddVBand="0" w:evenVBand="0" w:oddHBand="0" w:evenHBand="1" w:firstRowFirstColumn="0" w:firstRowLastColumn="0" w:lastRowFirstColumn="0" w:lastRowLastColumn="0"/>
            </w:pPr>
            <w:r w:rsidRPr="007542B8">
              <w:t>The transaction is linked to an electronic payment via an online bank.</w:t>
            </w:r>
          </w:p>
        </w:tc>
      </w:tr>
      <w:tr w:rsidR="007542B8" w:rsidRPr="007542B8" w14:paraId="1E5CF8E6" w14:textId="77777777" w:rsidTr="00532B95">
        <w:tc>
          <w:tcPr>
            <w:cnfStyle w:val="001000000000" w:firstRow="0" w:lastRow="0" w:firstColumn="1" w:lastColumn="0" w:oddVBand="0" w:evenVBand="0" w:oddHBand="0" w:evenHBand="0" w:firstRowFirstColumn="0" w:firstRowLastColumn="0" w:lastRowFirstColumn="0" w:lastRowLastColumn="0"/>
            <w:tcW w:w="1183" w:type="dxa"/>
          </w:tcPr>
          <w:p w14:paraId="13C9F8E4" w14:textId="77777777" w:rsidR="007542B8" w:rsidRPr="006F75BB" w:rsidRDefault="007542B8" w:rsidP="007542B8">
            <w:pPr>
              <w:rPr>
                <w:rFonts w:cstheme="minorHAnsi"/>
              </w:rPr>
            </w:pPr>
            <w:r w:rsidRPr="006F75BB">
              <w:rPr>
                <w:rFonts w:cstheme="minorHAnsi"/>
              </w:rPr>
              <w:t>FCOL</w:t>
            </w:r>
          </w:p>
        </w:tc>
        <w:tc>
          <w:tcPr>
            <w:tcW w:w="7834" w:type="dxa"/>
          </w:tcPr>
          <w:p w14:paraId="465DFA6D" w14:textId="77777777" w:rsidR="007542B8" w:rsidRPr="007542B8" w:rsidRDefault="007542B8" w:rsidP="007542B8">
            <w:pPr>
              <w:spacing w:line="276" w:lineRule="auto"/>
              <w:jc w:val="both"/>
              <w:cnfStyle w:val="000000000000" w:firstRow="0" w:lastRow="0" w:firstColumn="0" w:lastColumn="0" w:oddVBand="0" w:evenVBand="0" w:oddHBand="0" w:evenHBand="0" w:firstRowFirstColumn="0" w:firstRowLastColumn="0" w:lastRowFirstColumn="0" w:lastRowLastColumn="0"/>
            </w:pPr>
            <w:r w:rsidRPr="007542B8">
              <w:t>A service that eliminates fees for card transactions between two parties.</w:t>
            </w:r>
          </w:p>
        </w:tc>
      </w:tr>
      <w:tr w:rsidR="007542B8" w:rsidRPr="007542B8" w14:paraId="0E720BC0" w14:textId="77777777" w:rsidTr="00532B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Pr>
          <w:p w14:paraId="6FC5461A" w14:textId="77777777" w:rsidR="007542B8" w:rsidRPr="006F75BB" w:rsidRDefault="007542B8" w:rsidP="007542B8">
            <w:pPr>
              <w:rPr>
                <w:rFonts w:cstheme="minorHAnsi"/>
              </w:rPr>
            </w:pPr>
            <w:r w:rsidRPr="006F75BB">
              <w:rPr>
                <w:rFonts w:cstheme="minorHAnsi"/>
              </w:rPr>
              <w:t>GOVT</w:t>
            </w:r>
          </w:p>
        </w:tc>
        <w:tc>
          <w:tcPr>
            <w:tcW w:w="7834" w:type="dxa"/>
          </w:tcPr>
          <w:p w14:paraId="7E1F3646" w14:textId="77777777" w:rsidR="007542B8" w:rsidRPr="007542B8" w:rsidRDefault="007542B8" w:rsidP="007542B8">
            <w:pPr>
              <w:spacing w:line="276" w:lineRule="auto"/>
              <w:jc w:val="both"/>
              <w:cnfStyle w:val="000000010000" w:firstRow="0" w:lastRow="0" w:firstColumn="0" w:lastColumn="0" w:oddVBand="0" w:evenVBand="0" w:oddHBand="0" w:evenHBand="1" w:firstRowFirstColumn="0" w:firstRowLastColumn="0" w:lastRowFirstColumn="0" w:lastRowLastColumn="0"/>
            </w:pPr>
            <w:r w:rsidRPr="007542B8">
              <w:t>The transaction is a payment to a government department.</w:t>
            </w:r>
          </w:p>
        </w:tc>
      </w:tr>
      <w:tr w:rsidR="007542B8" w:rsidRPr="007542B8" w14:paraId="559854AB" w14:textId="77777777" w:rsidTr="00532B95">
        <w:tc>
          <w:tcPr>
            <w:cnfStyle w:val="001000000000" w:firstRow="0" w:lastRow="0" w:firstColumn="1" w:lastColumn="0" w:oddVBand="0" w:evenVBand="0" w:oddHBand="0" w:evenHBand="0" w:firstRowFirstColumn="0" w:firstRowLastColumn="0" w:lastRowFirstColumn="0" w:lastRowLastColumn="0"/>
            <w:tcW w:w="1183" w:type="dxa"/>
          </w:tcPr>
          <w:p w14:paraId="48398304" w14:textId="77777777" w:rsidR="007542B8" w:rsidRPr="006F75BB" w:rsidRDefault="007542B8" w:rsidP="007542B8">
            <w:pPr>
              <w:rPr>
                <w:rFonts w:cstheme="minorHAnsi"/>
              </w:rPr>
            </w:pPr>
            <w:r w:rsidRPr="006F75BB">
              <w:rPr>
                <w:rFonts w:cstheme="minorHAnsi"/>
              </w:rPr>
              <w:t>HEDG</w:t>
            </w:r>
          </w:p>
        </w:tc>
        <w:tc>
          <w:tcPr>
            <w:tcW w:w="7834" w:type="dxa"/>
          </w:tcPr>
          <w:p w14:paraId="6164081E" w14:textId="77777777" w:rsidR="007542B8" w:rsidRPr="007542B8" w:rsidRDefault="007542B8" w:rsidP="007542B8">
            <w:pPr>
              <w:spacing w:line="276" w:lineRule="auto"/>
              <w:jc w:val="both"/>
              <w:cnfStyle w:val="000000000000" w:firstRow="0" w:lastRow="0" w:firstColumn="0" w:lastColumn="0" w:oddVBand="0" w:evenVBand="0" w:oddHBand="0" w:evenHBand="0" w:firstRowFirstColumn="0" w:firstRowLastColumn="0" w:lastRowFirstColumn="0" w:lastRowLastColumn="0"/>
            </w:pPr>
            <w:r w:rsidRPr="007542B8">
              <w:t>The Operation is linked to the payment of a hedging operation.</w:t>
            </w:r>
          </w:p>
        </w:tc>
      </w:tr>
      <w:tr w:rsidR="007542B8" w:rsidRPr="007542B8" w14:paraId="19CC7D3B" w14:textId="77777777" w:rsidTr="00532B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Pr>
          <w:p w14:paraId="4FF501EE" w14:textId="77777777" w:rsidR="007542B8" w:rsidRPr="006F75BB" w:rsidRDefault="007542B8" w:rsidP="007542B8">
            <w:pPr>
              <w:rPr>
                <w:rFonts w:cstheme="minorHAnsi"/>
              </w:rPr>
            </w:pPr>
            <w:r w:rsidRPr="006F75BB">
              <w:rPr>
                <w:rFonts w:cstheme="minorHAnsi"/>
              </w:rPr>
              <w:t>ICCP</w:t>
            </w:r>
          </w:p>
        </w:tc>
        <w:tc>
          <w:tcPr>
            <w:tcW w:w="7834" w:type="dxa"/>
          </w:tcPr>
          <w:p w14:paraId="0557F130" w14:textId="77777777" w:rsidR="007542B8" w:rsidRPr="007542B8" w:rsidRDefault="007542B8" w:rsidP="007542B8">
            <w:pPr>
              <w:spacing w:line="276" w:lineRule="auto"/>
              <w:jc w:val="both"/>
              <w:cnfStyle w:val="000000010000" w:firstRow="0" w:lastRow="0" w:firstColumn="0" w:lastColumn="0" w:oddVBand="0" w:evenVBand="0" w:oddHBand="0" w:evenHBand="1" w:firstRowFirstColumn="0" w:firstRowLastColumn="0" w:lastRowFirstColumn="0" w:lastRowLastColumn="0"/>
            </w:pPr>
            <w:r w:rsidRPr="007542B8">
              <w:t>The transaction is a refund of a credit card payment.</w:t>
            </w:r>
          </w:p>
        </w:tc>
      </w:tr>
      <w:tr w:rsidR="007542B8" w:rsidRPr="007542B8" w14:paraId="5E0B93C9" w14:textId="77777777" w:rsidTr="00532B95">
        <w:tc>
          <w:tcPr>
            <w:cnfStyle w:val="001000000000" w:firstRow="0" w:lastRow="0" w:firstColumn="1" w:lastColumn="0" w:oddVBand="0" w:evenVBand="0" w:oddHBand="0" w:evenHBand="0" w:firstRowFirstColumn="0" w:firstRowLastColumn="0" w:lastRowFirstColumn="0" w:lastRowLastColumn="0"/>
            <w:tcW w:w="1183" w:type="dxa"/>
          </w:tcPr>
          <w:p w14:paraId="54ECFC27" w14:textId="77777777" w:rsidR="007542B8" w:rsidRPr="006F75BB" w:rsidRDefault="007542B8" w:rsidP="007542B8">
            <w:pPr>
              <w:rPr>
                <w:rFonts w:cstheme="minorHAnsi"/>
              </w:rPr>
            </w:pPr>
            <w:r w:rsidRPr="006F75BB">
              <w:rPr>
                <w:rFonts w:cstheme="minorHAnsi"/>
              </w:rPr>
              <w:t>IDCP</w:t>
            </w:r>
          </w:p>
        </w:tc>
        <w:tc>
          <w:tcPr>
            <w:tcW w:w="7834" w:type="dxa"/>
          </w:tcPr>
          <w:p w14:paraId="22923518" w14:textId="77777777" w:rsidR="007542B8" w:rsidRPr="007542B8" w:rsidRDefault="007542B8" w:rsidP="007542B8">
            <w:pPr>
              <w:spacing w:line="276" w:lineRule="auto"/>
              <w:jc w:val="both"/>
              <w:cnfStyle w:val="000000000000" w:firstRow="0" w:lastRow="0" w:firstColumn="0" w:lastColumn="0" w:oddVBand="0" w:evenVBand="0" w:oddHBand="0" w:evenHBand="0" w:firstRowFirstColumn="0" w:firstRowLastColumn="0" w:lastRowFirstColumn="0" w:lastRowLastColumn="0"/>
            </w:pPr>
            <w:r w:rsidRPr="007542B8">
              <w:t>The transaction is a refund of a debit card payment.</w:t>
            </w:r>
          </w:p>
        </w:tc>
      </w:tr>
      <w:tr w:rsidR="007542B8" w:rsidRPr="007542B8" w14:paraId="0D279F80" w14:textId="77777777" w:rsidTr="00532B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Pr>
          <w:p w14:paraId="7D317D74" w14:textId="77777777" w:rsidR="007542B8" w:rsidRPr="006F75BB" w:rsidRDefault="007542B8" w:rsidP="007542B8">
            <w:pPr>
              <w:rPr>
                <w:rFonts w:cstheme="minorHAnsi"/>
              </w:rPr>
            </w:pPr>
            <w:r w:rsidRPr="006F75BB">
              <w:rPr>
                <w:rFonts w:cstheme="minorHAnsi"/>
              </w:rPr>
              <w:t>INTC</w:t>
            </w:r>
          </w:p>
        </w:tc>
        <w:tc>
          <w:tcPr>
            <w:tcW w:w="7834" w:type="dxa"/>
          </w:tcPr>
          <w:p w14:paraId="6EA6B982" w14:textId="77777777" w:rsidR="007542B8" w:rsidRPr="007542B8" w:rsidRDefault="007542B8" w:rsidP="007542B8">
            <w:pPr>
              <w:jc w:val="both"/>
              <w:cnfStyle w:val="000000010000" w:firstRow="0" w:lastRow="0" w:firstColumn="0" w:lastColumn="0" w:oddVBand="0" w:evenVBand="0" w:oddHBand="0" w:evenHBand="1" w:firstRowFirstColumn="0" w:firstRowLastColumn="0" w:lastRowFirstColumn="0" w:lastRowLastColumn="0"/>
            </w:pPr>
            <w:r w:rsidRPr="007542B8">
              <w:t>The transaction is an intra-company payment, for example a payment between two companies belonging to the same group.</w:t>
            </w:r>
          </w:p>
        </w:tc>
      </w:tr>
      <w:tr w:rsidR="007542B8" w:rsidRPr="007542B8" w14:paraId="315B39D1" w14:textId="77777777" w:rsidTr="00532B95">
        <w:tc>
          <w:tcPr>
            <w:cnfStyle w:val="001000000000" w:firstRow="0" w:lastRow="0" w:firstColumn="1" w:lastColumn="0" w:oddVBand="0" w:evenVBand="0" w:oddHBand="0" w:evenHBand="0" w:firstRowFirstColumn="0" w:firstRowLastColumn="0" w:lastRowFirstColumn="0" w:lastRowLastColumn="0"/>
            <w:tcW w:w="1183" w:type="dxa"/>
          </w:tcPr>
          <w:p w14:paraId="441E9AEF" w14:textId="77777777" w:rsidR="007542B8" w:rsidRPr="006F75BB" w:rsidRDefault="007542B8" w:rsidP="007542B8">
            <w:pPr>
              <w:rPr>
                <w:rFonts w:cstheme="minorHAnsi"/>
              </w:rPr>
            </w:pPr>
            <w:r w:rsidRPr="006F75BB">
              <w:rPr>
                <w:rFonts w:cstheme="minorHAnsi"/>
              </w:rPr>
              <w:t>INTE</w:t>
            </w:r>
          </w:p>
        </w:tc>
        <w:tc>
          <w:tcPr>
            <w:tcW w:w="7834" w:type="dxa"/>
          </w:tcPr>
          <w:p w14:paraId="652AADD2" w14:textId="77777777" w:rsidR="007542B8" w:rsidRPr="007542B8" w:rsidRDefault="007542B8" w:rsidP="007542B8">
            <w:pPr>
              <w:spacing w:line="276" w:lineRule="auto"/>
              <w:jc w:val="both"/>
              <w:cnfStyle w:val="000000000000" w:firstRow="0" w:lastRow="0" w:firstColumn="0" w:lastColumn="0" w:oddVBand="0" w:evenVBand="0" w:oddHBand="0" w:evenHBand="0" w:firstRowFirstColumn="0" w:firstRowLastColumn="0" w:lastRowFirstColumn="0" w:lastRowLastColumn="0"/>
            </w:pPr>
            <w:r w:rsidRPr="007542B8">
              <w:t>The transaction is an interest payment.</w:t>
            </w:r>
          </w:p>
        </w:tc>
      </w:tr>
      <w:tr w:rsidR="007542B8" w:rsidRPr="007542B8" w14:paraId="254742FD" w14:textId="77777777" w:rsidTr="00532B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Pr>
          <w:p w14:paraId="13C5C951" w14:textId="77777777" w:rsidR="007542B8" w:rsidRPr="006F75BB" w:rsidRDefault="007542B8" w:rsidP="007542B8">
            <w:pPr>
              <w:rPr>
                <w:rFonts w:cstheme="minorHAnsi"/>
              </w:rPr>
            </w:pPr>
            <w:r w:rsidRPr="006F75BB">
              <w:rPr>
                <w:rFonts w:cstheme="minorHAnsi"/>
              </w:rPr>
              <w:t>LOAN</w:t>
            </w:r>
          </w:p>
        </w:tc>
        <w:tc>
          <w:tcPr>
            <w:tcW w:w="7834" w:type="dxa"/>
          </w:tcPr>
          <w:p w14:paraId="25C8D95B" w14:textId="77777777" w:rsidR="007542B8" w:rsidRPr="007542B8" w:rsidRDefault="007542B8" w:rsidP="007542B8">
            <w:pPr>
              <w:spacing w:line="276" w:lineRule="auto"/>
              <w:jc w:val="both"/>
              <w:cnfStyle w:val="000000010000" w:firstRow="0" w:lastRow="0" w:firstColumn="0" w:lastColumn="0" w:oddVBand="0" w:evenVBand="0" w:oddHBand="0" w:evenHBand="1" w:firstRowFirstColumn="0" w:firstRowLastColumn="0" w:lastRowFirstColumn="0" w:lastRowLastColumn="0"/>
            </w:pPr>
            <w:r w:rsidRPr="007542B8">
              <w:t>Transaction related to the transfer of a loan to the borrower.</w:t>
            </w:r>
          </w:p>
        </w:tc>
      </w:tr>
      <w:tr w:rsidR="007542B8" w:rsidRPr="007542B8" w14:paraId="00CD2CBF" w14:textId="77777777" w:rsidTr="00532B95">
        <w:tc>
          <w:tcPr>
            <w:cnfStyle w:val="001000000000" w:firstRow="0" w:lastRow="0" w:firstColumn="1" w:lastColumn="0" w:oddVBand="0" w:evenVBand="0" w:oddHBand="0" w:evenHBand="0" w:firstRowFirstColumn="0" w:firstRowLastColumn="0" w:lastRowFirstColumn="0" w:lastRowLastColumn="0"/>
            <w:tcW w:w="1183" w:type="dxa"/>
          </w:tcPr>
          <w:p w14:paraId="39E1AFF7" w14:textId="77777777" w:rsidR="007542B8" w:rsidRPr="006F75BB" w:rsidRDefault="007542B8" w:rsidP="007542B8">
            <w:pPr>
              <w:rPr>
                <w:rFonts w:cstheme="minorHAnsi"/>
              </w:rPr>
            </w:pPr>
            <w:r w:rsidRPr="006F75BB">
              <w:rPr>
                <w:rFonts w:cstheme="minorHAnsi"/>
              </w:rPr>
              <w:t>OTHR</w:t>
            </w:r>
          </w:p>
        </w:tc>
        <w:tc>
          <w:tcPr>
            <w:tcW w:w="7834" w:type="dxa"/>
          </w:tcPr>
          <w:p w14:paraId="22285838" w14:textId="77777777" w:rsidR="007542B8" w:rsidRPr="007542B8" w:rsidRDefault="007542B8" w:rsidP="007542B8">
            <w:pPr>
              <w:spacing w:line="276" w:lineRule="auto"/>
              <w:jc w:val="both"/>
              <w:cnfStyle w:val="000000000000" w:firstRow="0" w:lastRow="0" w:firstColumn="0" w:lastColumn="0" w:oddVBand="0" w:evenVBand="0" w:oddHBand="0" w:evenHBand="0" w:firstRowFirstColumn="0" w:firstRowLastColumn="0" w:lastRowFirstColumn="0" w:lastRowLastColumn="0"/>
            </w:pPr>
            <w:r w:rsidRPr="007542B8">
              <w:t>Another purpose payment.</w:t>
            </w:r>
          </w:p>
        </w:tc>
      </w:tr>
      <w:tr w:rsidR="007542B8" w:rsidRPr="007542B8" w14:paraId="69B1946E" w14:textId="77777777" w:rsidTr="00532B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Pr>
          <w:p w14:paraId="5A3A4B0A" w14:textId="77777777" w:rsidR="007542B8" w:rsidRPr="006F75BB" w:rsidRDefault="007542B8" w:rsidP="007542B8">
            <w:pPr>
              <w:rPr>
                <w:rFonts w:cstheme="minorHAnsi"/>
              </w:rPr>
            </w:pPr>
            <w:r w:rsidRPr="006F75BB">
              <w:rPr>
                <w:rFonts w:cstheme="minorHAnsi"/>
              </w:rPr>
              <w:t>PENS</w:t>
            </w:r>
          </w:p>
        </w:tc>
        <w:tc>
          <w:tcPr>
            <w:tcW w:w="7834" w:type="dxa"/>
          </w:tcPr>
          <w:p w14:paraId="095DAC8F" w14:textId="77777777" w:rsidR="007542B8" w:rsidRPr="007542B8" w:rsidRDefault="007542B8" w:rsidP="007542B8">
            <w:pPr>
              <w:spacing w:line="276" w:lineRule="auto"/>
              <w:jc w:val="both"/>
              <w:cnfStyle w:val="000000010000" w:firstRow="0" w:lastRow="0" w:firstColumn="0" w:lastColumn="0" w:oddVBand="0" w:evenVBand="0" w:oddHBand="0" w:evenHBand="1" w:firstRowFirstColumn="0" w:firstRowLastColumn="0" w:lastRowFirstColumn="0" w:lastRowLastColumn="0"/>
            </w:pPr>
            <w:r w:rsidRPr="007542B8">
              <w:t>The transaction is a pension payment.</w:t>
            </w:r>
          </w:p>
        </w:tc>
      </w:tr>
      <w:tr w:rsidR="007542B8" w:rsidRPr="007542B8" w14:paraId="7AB3DE65" w14:textId="77777777" w:rsidTr="00532B95">
        <w:tc>
          <w:tcPr>
            <w:cnfStyle w:val="001000000000" w:firstRow="0" w:lastRow="0" w:firstColumn="1" w:lastColumn="0" w:oddVBand="0" w:evenVBand="0" w:oddHBand="0" w:evenHBand="0" w:firstRowFirstColumn="0" w:firstRowLastColumn="0" w:lastRowFirstColumn="0" w:lastRowLastColumn="0"/>
            <w:tcW w:w="1183" w:type="dxa"/>
          </w:tcPr>
          <w:p w14:paraId="5C983FCA" w14:textId="77777777" w:rsidR="007542B8" w:rsidRPr="006F75BB" w:rsidRDefault="007542B8" w:rsidP="007542B8">
            <w:pPr>
              <w:rPr>
                <w:rFonts w:cstheme="minorHAnsi"/>
              </w:rPr>
            </w:pPr>
            <w:r w:rsidRPr="006F75BB">
              <w:rPr>
                <w:rFonts w:cstheme="minorHAnsi"/>
              </w:rPr>
              <w:t>SALA</w:t>
            </w:r>
          </w:p>
        </w:tc>
        <w:tc>
          <w:tcPr>
            <w:tcW w:w="7834" w:type="dxa"/>
          </w:tcPr>
          <w:p w14:paraId="57D3FD93" w14:textId="77777777" w:rsidR="007542B8" w:rsidRPr="007542B8" w:rsidRDefault="007542B8" w:rsidP="007542B8">
            <w:pPr>
              <w:spacing w:line="276" w:lineRule="auto"/>
              <w:jc w:val="both"/>
              <w:cnfStyle w:val="000000000000" w:firstRow="0" w:lastRow="0" w:firstColumn="0" w:lastColumn="0" w:oddVBand="0" w:evenVBand="0" w:oddHBand="0" w:evenHBand="0" w:firstRowFirstColumn="0" w:firstRowLastColumn="0" w:lastRowFirstColumn="0" w:lastRowLastColumn="0"/>
            </w:pPr>
            <w:r w:rsidRPr="007542B8">
              <w:t>The transaction is the payment of wages.</w:t>
            </w:r>
          </w:p>
        </w:tc>
      </w:tr>
      <w:tr w:rsidR="007542B8" w:rsidRPr="007542B8" w14:paraId="41FDC53A" w14:textId="77777777" w:rsidTr="00532B95">
        <w:trPr>
          <w:cnfStyle w:val="000000010000" w:firstRow="0" w:lastRow="0" w:firstColumn="0" w:lastColumn="0" w:oddVBand="0" w:evenVBand="0" w:oddHBand="0" w:evenHBand="1"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0" w:type="dxa"/>
          </w:tcPr>
          <w:p w14:paraId="6167BB68" w14:textId="77777777" w:rsidR="007542B8" w:rsidRPr="006F75BB" w:rsidRDefault="007542B8" w:rsidP="007542B8">
            <w:pPr>
              <w:rPr>
                <w:rFonts w:cstheme="minorHAnsi"/>
              </w:rPr>
            </w:pPr>
            <w:r w:rsidRPr="006F75BB">
              <w:rPr>
                <w:rFonts w:cstheme="minorHAnsi"/>
              </w:rPr>
              <w:t>SECU</w:t>
            </w:r>
          </w:p>
        </w:tc>
        <w:tc>
          <w:tcPr>
            <w:tcW w:w="0" w:type="dxa"/>
          </w:tcPr>
          <w:p w14:paraId="638D6237" w14:textId="77777777" w:rsidR="007542B8" w:rsidRPr="007542B8" w:rsidRDefault="007542B8" w:rsidP="007542B8">
            <w:pPr>
              <w:spacing w:line="276" w:lineRule="auto"/>
              <w:jc w:val="both"/>
              <w:cnfStyle w:val="000000010000" w:firstRow="0" w:lastRow="0" w:firstColumn="0" w:lastColumn="0" w:oddVBand="0" w:evenVBand="0" w:oddHBand="0" w:evenHBand="1" w:firstRowFirstColumn="0" w:firstRowLastColumn="0" w:lastRowFirstColumn="0" w:lastRowLastColumn="0"/>
            </w:pPr>
            <w:r w:rsidRPr="007542B8">
              <w:t>The transaction is a payment of securities.</w:t>
            </w:r>
          </w:p>
        </w:tc>
      </w:tr>
      <w:tr w:rsidR="007542B8" w:rsidRPr="007542B8" w14:paraId="1158E939" w14:textId="77777777" w:rsidTr="00532B95">
        <w:tc>
          <w:tcPr>
            <w:cnfStyle w:val="001000000000" w:firstRow="0" w:lastRow="0" w:firstColumn="1" w:lastColumn="0" w:oddVBand="0" w:evenVBand="0" w:oddHBand="0" w:evenHBand="0" w:firstRowFirstColumn="0" w:firstRowLastColumn="0" w:lastRowFirstColumn="0" w:lastRowLastColumn="0"/>
            <w:tcW w:w="1183" w:type="dxa"/>
          </w:tcPr>
          <w:p w14:paraId="3F841577" w14:textId="77777777" w:rsidR="007542B8" w:rsidRPr="006F75BB" w:rsidRDefault="007542B8" w:rsidP="007542B8">
            <w:pPr>
              <w:rPr>
                <w:rFonts w:cstheme="minorHAnsi"/>
              </w:rPr>
            </w:pPr>
            <w:r w:rsidRPr="006F75BB">
              <w:rPr>
                <w:rFonts w:cstheme="minorHAnsi"/>
              </w:rPr>
              <w:t>SSBE</w:t>
            </w:r>
          </w:p>
        </w:tc>
        <w:tc>
          <w:tcPr>
            <w:tcW w:w="7834" w:type="dxa"/>
          </w:tcPr>
          <w:p w14:paraId="49385670" w14:textId="77777777" w:rsidR="007542B8" w:rsidRPr="007542B8" w:rsidRDefault="007542B8" w:rsidP="007542B8">
            <w:pPr>
              <w:spacing w:line="276" w:lineRule="auto"/>
              <w:jc w:val="both"/>
              <w:cnfStyle w:val="000000000000" w:firstRow="0" w:lastRow="0" w:firstColumn="0" w:lastColumn="0" w:oddVBand="0" w:evenVBand="0" w:oddHBand="0" w:evenHBand="0" w:firstRowFirstColumn="0" w:firstRowLastColumn="0" w:lastRowFirstColumn="0" w:lastRowLastColumn="0"/>
            </w:pPr>
            <w:r w:rsidRPr="007542B8">
              <w:t>The transaction is a social security benefit.</w:t>
            </w:r>
          </w:p>
        </w:tc>
      </w:tr>
      <w:tr w:rsidR="007542B8" w:rsidRPr="007542B8" w14:paraId="7E2C6DC1" w14:textId="77777777" w:rsidTr="00532B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Pr>
          <w:p w14:paraId="1AF7DDB7" w14:textId="77777777" w:rsidR="007542B8" w:rsidRPr="006F75BB" w:rsidRDefault="007542B8" w:rsidP="007542B8">
            <w:pPr>
              <w:rPr>
                <w:rFonts w:cstheme="minorHAnsi"/>
              </w:rPr>
            </w:pPr>
            <w:r w:rsidRPr="006F75BB">
              <w:rPr>
                <w:rFonts w:cstheme="minorHAnsi"/>
              </w:rPr>
              <w:t>SUPP</w:t>
            </w:r>
          </w:p>
        </w:tc>
        <w:tc>
          <w:tcPr>
            <w:tcW w:w="7834" w:type="dxa"/>
          </w:tcPr>
          <w:p w14:paraId="32017D30" w14:textId="77777777" w:rsidR="007542B8" w:rsidRPr="007542B8" w:rsidRDefault="007542B8" w:rsidP="007542B8">
            <w:pPr>
              <w:jc w:val="both"/>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7542B8">
              <w:t>The transaction is linked to payment to a supplier.</w:t>
            </w:r>
          </w:p>
        </w:tc>
      </w:tr>
      <w:tr w:rsidR="007542B8" w:rsidRPr="007542B8" w14:paraId="137B9738" w14:textId="77777777" w:rsidTr="00532B95">
        <w:tc>
          <w:tcPr>
            <w:cnfStyle w:val="001000000000" w:firstRow="0" w:lastRow="0" w:firstColumn="1" w:lastColumn="0" w:oddVBand="0" w:evenVBand="0" w:oddHBand="0" w:evenHBand="0" w:firstRowFirstColumn="0" w:firstRowLastColumn="0" w:lastRowFirstColumn="0" w:lastRowLastColumn="0"/>
            <w:tcW w:w="1183" w:type="dxa"/>
          </w:tcPr>
          <w:p w14:paraId="097B84B8" w14:textId="77777777" w:rsidR="007542B8" w:rsidRPr="006F75BB" w:rsidRDefault="007542B8" w:rsidP="007542B8">
            <w:pPr>
              <w:rPr>
                <w:rFonts w:cstheme="minorHAnsi"/>
              </w:rPr>
            </w:pPr>
            <w:r w:rsidRPr="006F75BB">
              <w:rPr>
                <w:rFonts w:cstheme="minorHAnsi"/>
              </w:rPr>
              <w:t>TAXS</w:t>
            </w:r>
          </w:p>
        </w:tc>
        <w:tc>
          <w:tcPr>
            <w:tcW w:w="7834" w:type="dxa"/>
          </w:tcPr>
          <w:p w14:paraId="629F4735" w14:textId="77777777" w:rsidR="007542B8" w:rsidRPr="007542B8" w:rsidRDefault="007542B8" w:rsidP="007542B8">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7542B8">
              <w:t>The transaction is the payment of taxes.</w:t>
            </w:r>
          </w:p>
        </w:tc>
      </w:tr>
      <w:tr w:rsidR="007542B8" w:rsidRPr="007542B8" w14:paraId="4C1A9D1C" w14:textId="77777777" w:rsidTr="00532B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Pr>
          <w:p w14:paraId="07650674" w14:textId="77777777" w:rsidR="007542B8" w:rsidRPr="006F75BB" w:rsidRDefault="007542B8" w:rsidP="007542B8">
            <w:pPr>
              <w:rPr>
                <w:rFonts w:cstheme="minorHAnsi"/>
              </w:rPr>
            </w:pPr>
            <w:r w:rsidRPr="006F75BB">
              <w:rPr>
                <w:rFonts w:cstheme="minorHAnsi"/>
              </w:rPr>
              <w:lastRenderedPageBreak/>
              <w:t>TRAD</w:t>
            </w:r>
          </w:p>
        </w:tc>
        <w:tc>
          <w:tcPr>
            <w:tcW w:w="7834" w:type="dxa"/>
          </w:tcPr>
          <w:p w14:paraId="49B55214" w14:textId="77777777" w:rsidR="007542B8" w:rsidRPr="007542B8" w:rsidRDefault="007542B8" w:rsidP="007542B8">
            <w:pPr>
              <w:jc w:val="both"/>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7542B8">
              <w:t>Transaction related to the payment of a financial transaction.</w:t>
            </w:r>
          </w:p>
        </w:tc>
      </w:tr>
      <w:tr w:rsidR="007542B8" w:rsidRPr="007542B8" w14:paraId="4D8772E8" w14:textId="77777777" w:rsidTr="00532B95">
        <w:tc>
          <w:tcPr>
            <w:cnfStyle w:val="001000000000" w:firstRow="0" w:lastRow="0" w:firstColumn="1" w:lastColumn="0" w:oddVBand="0" w:evenVBand="0" w:oddHBand="0" w:evenHBand="0" w:firstRowFirstColumn="0" w:firstRowLastColumn="0" w:lastRowFirstColumn="0" w:lastRowLastColumn="0"/>
            <w:tcW w:w="1183" w:type="dxa"/>
          </w:tcPr>
          <w:p w14:paraId="340A1ED4" w14:textId="77777777" w:rsidR="007542B8" w:rsidRPr="006F75BB" w:rsidRDefault="007542B8" w:rsidP="007542B8">
            <w:pPr>
              <w:rPr>
                <w:rFonts w:cstheme="minorHAnsi"/>
              </w:rPr>
            </w:pPr>
            <w:r w:rsidRPr="006F75BB">
              <w:rPr>
                <w:rFonts w:cstheme="minorHAnsi"/>
              </w:rPr>
              <w:t>TREA</w:t>
            </w:r>
          </w:p>
        </w:tc>
        <w:tc>
          <w:tcPr>
            <w:tcW w:w="7834" w:type="dxa"/>
          </w:tcPr>
          <w:p w14:paraId="034D74D3" w14:textId="77777777" w:rsidR="007542B8" w:rsidRPr="007542B8" w:rsidRDefault="007542B8" w:rsidP="007542B8">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7542B8">
              <w:t>Operation linked to treasury operations.</w:t>
            </w:r>
          </w:p>
        </w:tc>
      </w:tr>
      <w:tr w:rsidR="007542B8" w:rsidRPr="007542B8" w14:paraId="0CF051D3" w14:textId="77777777" w:rsidTr="00532B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Pr>
          <w:p w14:paraId="60500739" w14:textId="77777777" w:rsidR="007542B8" w:rsidRPr="006F75BB" w:rsidRDefault="007542B8" w:rsidP="007542B8">
            <w:pPr>
              <w:rPr>
                <w:rFonts w:cstheme="minorHAnsi"/>
              </w:rPr>
            </w:pPr>
            <w:r w:rsidRPr="006F75BB">
              <w:rPr>
                <w:rFonts w:cstheme="minorHAnsi"/>
              </w:rPr>
              <w:t>VATX</w:t>
            </w:r>
          </w:p>
        </w:tc>
        <w:tc>
          <w:tcPr>
            <w:tcW w:w="7834" w:type="dxa"/>
          </w:tcPr>
          <w:p w14:paraId="7931F77C" w14:textId="77777777" w:rsidR="007542B8" w:rsidRPr="007542B8" w:rsidRDefault="007542B8" w:rsidP="007542B8">
            <w:pPr>
              <w:jc w:val="both"/>
              <w:cnfStyle w:val="000000010000" w:firstRow="0" w:lastRow="0" w:firstColumn="0" w:lastColumn="0" w:oddVBand="0" w:evenVBand="0" w:oddHBand="0" w:evenHBand="1" w:firstRowFirstColumn="0" w:firstRowLastColumn="0" w:lastRowFirstColumn="0" w:lastRowLastColumn="0"/>
              <w:rPr>
                <w:rFonts w:ascii="Arial" w:hAnsi="Arial" w:cs="Arial"/>
                <w:sz w:val="20"/>
                <w:szCs w:val="20"/>
              </w:rPr>
            </w:pPr>
            <w:r w:rsidRPr="007542B8">
              <w:t>Transaction linked to the payment of value added tax.</w:t>
            </w:r>
          </w:p>
        </w:tc>
      </w:tr>
      <w:tr w:rsidR="007542B8" w:rsidRPr="007542B8" w14:paraId="3F936142" w14:textId="77777777" w:rsidTr="00532B95">
        <w:tc>
          <w:tcPr>
            <w:cnfStyle w:val="001000000000" w:firstRow="0" w:lastRow="0" w:firstColumn="1" w:lastColumn="0" w:oddVBand="0" w:evenVBand="0" w:oddHBand="0" w:evenHBand="0" w:firstRowFirstColumn="0" w:firstRowLastColumn="0" w:lastRowFirstColumn="0" w:lastRowLastColumn="0"/>
            <w:tcW w:w="1183" w:type="dxa"/>
          </w:tcPr>
          <w:p w14:paraId="7A7FD634" w14:textId="77777777" w:rsidR="007542B8" w:rsidRPr="006F75BB" w:rsidRDefault="007542B8" w:rsidP="007542B8">
            <w:pPr>
              <w:rPr>
                <w:rFonts w:cstheme="minorHAnsi"/>
              </w:rPr>
            </w:pPr>
            <w:r w:rsidRPr="006F75BB">
              <w:rPr>
                <w:rFonts w:cstheme="minorHAnsi"/>
              </w:rPr>
              <w:t>WHLD</w:t>
            </w:r>
          </w:p>
        </w:tc>
        <w:tc>
          <w:tcPr>
            <w:tcW w:w="7834" w:type="dxa"/>
          </w:tcPr>
          <w:p w14:paraId="15497ED5" w14:textId="77777777" w:rsidR="007542B8" w:rsidRPr="007542B8" w:rsidRDefault="007542B8" w:rsidP="007542B8">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7542B8">
              <w:t>The transaction is the payment of withholding tax.</w:t>
            </w:r>
          </w:p>
        </w:tc>
      </w:tr>
    </w:tbl>
    <w:p w14:paraId="076E4D04" w14:textId="77777777" w:rsidR="007542B8" w:rsidRDefault="007542B8" w:rsidP="007542B8">
      <w:pPr>
        <w:pStyle w:val="Standardtext"/>
      </w:pPr>
    </w:p>
    <w:p w14:paraId="60CE6ED2" w14:textId="50BAA48A" w:rsidR="007542B8" w:rsidRPr="007542B8" w:rsidRDefault="007542B8" w:rsidP="007542B8">
      <w:pPr>
        <w:pStyle w:val="Heading1"/>
      </w:pPr>
      <w:bookmarkStart w:id="154" w:name="_Toc201082174"/>
      <w:r>
        <w:lastRenderedPageBreak/>
        <w:t>ACH file types</w:t>
      </w:r>
      <w:bookmarkEnd w:id="154"/>
    </w:p>
    <w:p w14:paraId="0E3CDA36" w14:textId="77777777" w:rsidR="007542B8" w:rsidRPr="007542B8" w:rsidRDefault="007542B8" w:rsidP="007542B8">
      <w:pPr>
        <w:spacing w:line="276" w:lineRule="auto"/>
        <w:jc w:val="both"/>
        <w:rPr>
          <w:rFonts w:eastAsia="Times New Roman" w:cs="Times New Roman"/>
          <w14:ligatures w14:val="none"/>
        </w:rPr>
      </w:pPr>
      <w:r w:rsidRPr="007542B8">
        <w:rPr>
          <w:rFonts w:eastAsia="Times New Roman" w:cs="Times New Roman"/>
          <w14:ligatures w14:val="none"/>
        </w:rPr>
        <w:t>In the ACH system, we have the following file types:</w:t>
      </w:r>
    </w:p>
    <w:tbl>
      <w:tblPr>
        <w:tblStyle w:val="LightList-Accent1"/>
        <w:tblW w:w="7509" w:type="dxa"/>
        <w:jc w:val="left"/>
        <w:tblLayout w:type="fixed"/>
        <w:tblLook w:val="04A0" w:firstRow="1" w:lastRow="0" w:firstColumn="1" w:lastColumn="0" w:noHBand="0" w:noVBand="1"/>
      </w:tblPr>
      <w:tblGrid>
        <w:gridCol w:w="1098"/>
        <w:gridCol w:w="4064"/>
        <w:gridCol w:w="2347"/>
      </w:tblGrid>
      <w:tr w:rsidR="007542B8" w:rsidRPr="007542B8" w14:paraId="3B15E0EC" w14:textId="77777777" w:rsidTr="00532B95">
        <w:trPr>
          <w:cnfStyle w:val="100000000000" w:firstRow="1" w:lastRow="0" w:firstColumn="0" w:lastColumn="0" w:oddVBand="0" w:evenVBand="0" w:oddHBand="0" w:evenHBand="0" w:firstRowFirstColumn="0" w:firstRowLastColumn="0" w:lastRowFirstColumn="0" w:lastRowLastColumn="0"/>
          <w:jc w:val="left"/>
        </w:trPr>
        <w:tc>
          <w:tcPr>
            <w:cnfStyle w:val="001000000000" w:firstRow="0" w:lastRow="0" w:firstColumn="1" w:lastColumn="0" w:oddVBand="0" w:evenVBand="0" w:oddHBand="0" w:evenHBand="0" w:firstRowFirstColumn="0" w:firstRowLastColumn="0" w:lastRowFirstColumn="0" w:lastRowLastColumn="0"/>
            <w:tcW w:w="1098" w:type="dxa"/>
            <w:tcBorders>
              <w:top w:val="single" w:sz="8" w:space="0" w:color="43A589" w:themeColor="accent1"/>
            </w:tcBorders>
          </w:tcPr>
          <w:p w14:paraId="4F8BFE84" w14:textId="77777777" w:rsidR="007542B8" w:rsidRPr="007542B8" w:rsidRDefault="007542B8" w:rsidP="007542B8">
            <w:pPr>
              <w:spacing w:line="276" w:lineRule="auto"/>
              <w:jc w:val="both"/>
              <w:rPr>
                <w:smallCaps/>
                <w:spacing w:val="24"/>
                <w:sz w:val="24"/>
                <w:szCs w:val="24"/>
              </w:rPr>
            </w:pPr>
            <w:r w:rsidRPr="007542B8">
              <w:rPr>
                <w:smallCaps/>
                <w:spacing w:val="24"/>
                <w:sz w:val="24"/>
                <w:szCs w:val="24"/>
              </w:rPr>
              <w:t>Type</w:t>
            </w:r>
          </w:p>
        </w:tc>
        <w:tc>
          <w:tcPr>
            <w:tcW w:w="4064" w:type="dxa"/>
            <w:tcBorders>
              <w:top w:val="single" w:sz="8" w:space="0" w:color="43A589" w:themeColor="accent1"/>
            </w:tcBorders>
          </w:tcPr>
          <w:p w14:paraId="48AFF0EF" w14:textId="77777777" w:rsidR="007542B8" w:rsidRPr="007542B8" w:rsidRDefault="007542B8" w:rsidP="007542B8">
            <w:pPr>
              <w:spacing w:line="276" w:lineRule="auto"/>
              <w:jc w:val="both"/>
              <w:cnfStyle w:val="100000000000" w:firstRow="1" w:lastRow="0" w:firstColumn="0" w:lastColumn="0" w:oddVBand="0" w:evenVBand="0" w:oddHBand="0" w:evenHBand="0" w:firstRowFirstColumn="0" w:firstRowLastColumn="0" w:lastRowFirstColumn="0" w:lastRowLastColumn="0"/>
              <w:rPr>
                <w:smallCaps/>
                <w:spacing w:val="24"/>
                <w:sz w:val="24"/>
                <w:szCs w:val="24"/>
              </w:rPr>
            </w:pPr>
            <w:r w:rsidRPr="007542B8">
              <w:rPr>
                <w:smallCaps/>
                <w:spacing w:val="24"/>
                <w:sz w:val="24"/>
                <w:szCs w:val="24"/>
              </w:rPr>
              <w:t>DESCRIPTION</w:t>
            </w:r>
          </w:p>
        </w:tc>
        <w:tc>
          <w:tcPr>
            <w:tcW w:w="2347" w:type="dxa"/>
            <w:tcBorders>
              <w:top w:val="single" w:sz="8" w:space="0" w:color="43A589" w:themeColor="accent1"/>
            </w:tcBorders>
          </w:tcPr>
          <w:p w14:paraId="20BAD8A4" w14:textId="77777777" w:rsidR="007542B8" w:rsidRPr="007542B8" w:rsidRDefault="007542B8" w:rsidP="007542B8">
            <w:pPr>
              <w:spacing w:line="276" w:lineRule="auto"/>
              <w:jc w:val="both"/>
              <w:cnfStyle w:val="100000000000" w:firstRow="1" w:lastRow="0" w:firstColumn="0" w:lastColumn="0" w:oddVBand="0" w:evenVBand="0" w:oddHBand="0" w:evenHBand="0" w:firstRowFirstColumn="0" w:firstRowLastColumn="0" w:lastRowFirstColumn="0" w:lastRowLastColumn="0"/>
              <w:rPr>
                <w:smallCaps/>
                <w:spacing w:val="24"/>
                <w:sz w:val="24"/>
                <w:szCs w:val="24"/>
              </w:rPr>
            </w:pPr>
            <w:r w:rsidRPr="007542B8">
              <w:rPr>
                <w:smallCaps/>
                <w:spacing w:val="24"/>
                <w:sz w:val="24"/>
                <w:szCs w:val="24"/>
              </w:rPr>
              <w:t>Extension</w:t>
            </w:r>
          </w:p>
        </w:tc>
      </w:tr>
      <w:tr w:rsidR="007542B8" w:rsidRPr="007542B8" w14:paraId="09B02DEB" w14:textId="77777777" w:rsidTr="00532B95">
        <w:trPr>
          <w:cnfStyle w:val="000000100000" w:firstRow="0" w:lastRow="0" w:firstColumn="0" w:lastColumn="0" w:oddVBand="0" w:evenVBand="0" w:oddHBand="1" w:evenHBand="0" w:firstRowFirstColumn="0" w:firstRowLastColumn="0" w:lastRowFirstColumn="0" w:lastRowLastColumn="0"/>
          <w:jc w:val="left"/>
        </w:trPr>
        <w:tc>
          <w:tcPr>
            <w:cnfStyle w:val="001000000000" w:firstRow="0" w:lastRow="0" w:firstColumn="1" w:lastColumn="0" w:oddVBand="0" w:evenVBand="0" w:oddHBand="0" w:evenHBand="0" w:firstRowFirstColumn="0" w:firstRowLastColumn="0" w:lastRowFirstColumn="0" w:lastRowLastColumn="0"/>
            <w:tcW w:w="1098" w:type="dxa"/>
          </w:tcPr>
          <w:p w14:paraId="5162934D" w14:textId="77777777" w:rsidR="007542B8" w:rsidRPr="007542B8" w:rsidRDefault="007542B8" w:rsidP="007542B8">
            <w:pPr>
              <w:spacing w:line="276" w:lineRule="auto"/>
            </w:pPr>
            <w:r w:rsidRPr="007542B8">
              <w:t>ICF</w:t>
            </w:r>
          </w:p>
        </w:tc>
        <w:tc>
          <w:tcPr>
            <w:tcW w:w="4064" w:type="dxa"/>
          </w:tcPr>
          <w:p w14:paraId="4DB9DB72" w14:textId="77777777" w:rsidR="007542B8" w:rsidRPr="007542B8" w:rsidRDefault="007542B8" w:rsidP="007542B8">
            <w:pPr>
              <w:spacing w:line="276" w:lineRule="auto"/>
              <w:cnfStyle w:val="000000100000" w:firstRow="0" w:lastRow="0" w:firstColumn="0" w:lastColumn="0" w:oddVBand="0" w:evenVBand="0" w:oddHBand="1" w:evenHBand="0" w:firstRowFirstColumn="0" w:firstRowLastColumn="0" w:lastRowFirstColumn="0" w:lastRowLastColumn="0"/>
            </w:pPr>
            <w:r w:rsidRPr="007542B8">
              <w:t>Credit Input File</w:t>
            </w:r>
          </w:p>
        </w:tc>
        <w:tc>
          <w:tcPr>
            <w:tcW w:w="2347" w:type="dxa"/>
          </w:tcPr>
          <w:p w14:paraId="6E248286" w14:textId="77777777" w:rsidR="007542B8" w:rsidRPr="007542B8" w:rsidRDefault="007542B8" w:rsidP="007542B8">
            <w:pPr>
              <w:spacing w:line="276" w:lineRule="auto"/>
              <w:cnfStyle w:val="000000100000" w:firstRow="0" w:lastRow="0" w:firstColumn="0" w:lastColumn="0" w:oddVBand="0" w:evenVBand="0" w:oddHBand="1" w:evenHBand="0" w:firstRowFirstColumn="0" w:firstRowLastColumn="0" w:lastRowFirstColumn="0" w:lastRowLastColumn="0"/>
            </w:pPr>
            <w:r w:rsidRPr="007542B8">
              <w:t>I</w:t>
            </w:r>
          </w:p>
        </w:tc>
      </w:tr>
      <w:tr w:rsidR="007542B8" w:rsidRPr="007542B8" w14:paraId="151BC90E" w14:textId="77777777" w:rsidTr="00532B95">
        <w:trPr>
          <w:jc w:val="left"/>
        </w:trPr>
        <w:tc>
          <w:tcPr>
            <w:cnfStyle w:val="001000000000" w:firstRow="0" w:lastRow="0" w:firstColumn="1" w:lastColumn="0" w:oddVBand="0" w:evenVBand="0" w:oddHBand="0" w:evenHBand="0" w:firstRowFirstColumn="0" w:firstRowLastColumn="0" w:lastRowFirstColumn="0" w:lastRowLastColumn="0"/>
            <w:tcW w:w="1098" w:type="dxa"/>
          </w:tcPr>
          <w:p w14:paraId="46DE3EC0" w14:textId="77777777" w:rsidR="007542B8" w:rsidRPr="007542B8" w:rsidRDefault="007542B8" w:rsidP="007542B8">
            <w:pPr>
              <w:spacing w:line="276" w:lineRule="auto"/>
            </w:pPr>
            <w:r w:rsidRPr="007542B8">
              <w:t>CVF</w:t>
            </w:r>
          </w:p>
        </w:tc>
        <w:tc>
          <w:tcPr>
            <w:tcW w:w="4064" w:type="dxa"/>
          </w:tcPr>
          <w:p w14:paraId="571A364C" w14:textId="77777777" w:rsidR="007542B8" w:rsidRPr="007542B8" w:rsidRDefault="007542B8" w:rsidP="007542B8">
            <w:pPr>
              <w:spacing w:line="276" w:lineRule="auto"/>
              <w:cnfStyle w:val="000000000000" w:firstRow="0" w:lastRow="0" w:firstColumn="0" w:lastColumn="0" w:oddVBand="0" w:evenVBand="0" w:oddHBand="0" w:evenHBand="0" w:firstRowFirstColumn="0" w:firstRowLastColumn="0" w:lastRowFirstColumn="0" w:lastRowLastColumn="0"/>
            </w:pPr>
            <w:r w:rsidRPr="007542B8">
              <w:t>Credit Validation file</w:t>
            </w:r>
          </w:p>
        </w:tc>
        <w:tc>
          <w:tcPr>
            <w:tcW w:w="2347" w:type="dxa"/>
          </w:tcPr>
          <w:p w14:paraId="23A1E6B1" w14:textId="77777777" w:rsidR="007542B8" w:rsidRPr="007542B8" w:rsidRDefault="007542B8" w:rsidP="007542B8">
            <w:pPr>
              <w:spacing w:line="276" w:lineRule="auto"/>
              <w:cnfStyle w:val="000000000000" w:firstRow="0" w:lastRow="0" w:firstColumn="0" w:lastColumn="0" w:oddVBand="0" w:evenVBand="0" w:oddHBand="0" w:evenHBand="0" w:firstRowFirstColumn="0" w:firstRowLastColumn="0" w:lastRowFirstColumn="0" w:lastRowLastColumn="0"/>
            </w:pPr>
            <w:r w:rsidRPr="007542B8">
              <w:t>V</w:t>
            </w:r>
          </w:p>
        </w:tc>
      </w:tr>
      <w:tr w:rsidR="007542B8" w:rsidRPr="007542B8" w14:paraId="7E71C66F" w14:textId="77777777" w:rsidTr="00532B95">
        <w:trPr>
          <w:cnfStyle w:val="000000100000" w:firstRow="0" w:lastRow="0" w:firstColumn="0" w:lastColumn="0" w:oddVBand="0" w:evenVBand="0" w:oddHBand="1" w:evenHBand="0" w:firstRowFirstColumn="0" w:firstRowLastColumn="0" w:lastRowFirstColumn="0" w:lastRowLastColumn="0"/>
          <w:jc w:val="left"/>
        </w:trPr>
        <w:tc>
          <w:tcPr>
            <w:cnfStyle w:val="001000000000" w:firstRow="0" w:lastRow="0" w:firstColumn="1" w:lastColumn="0" w:oddVBand="0" w:evenVBand="0" w:oddHBand="0" w:evenHBand="0" w:firstRowFirstColumn="0" w:firstRowLastColumn="0" w:lastRowFirstColumn="0" w:lastRowLastColumn="0"/>
            <w:tcW w:w="1098" w:type="dxa"/>
          </w:tcPr>
          <w:p w14:paraId="65FCCCC4" w14:textId="77777777" w:rsidR="007542B8" w:rsidRPr="007542B8" w:rsidRDefault="007542B8" w:rsidP="007542B8">
            <w:pPr>
              <w:spacing w:line="276" w:lineRule="auto"/>
            </w:pPr>
            <w:r w:rsidRPr="007542B8">
              <w:t>RSF</w:t>
            </w:r>
          </w:p>
        </w:tc>
        <w:tc>
          <w:tcPr>
            <w:tcW w:w="4064" w:type="dxa"/>
          </w:tcPr>
          <w:p w14:paraId="2E485B43" w14:textId="77777777" w:rsidR="007542B8" w:rsidRPr="007542B8" w:rsidRDefault="007542B8" w:rsidP="007542B8">
            <w:pPr>
              <w:spacing w:line="276" w:lineRule="auto"/>
              <w:cnfStyle w:val="000000100000" w:firstRow="0" w:lastRow="0" w:firstColumn="0" w:lastColumn="0" w:oddVBand="0" w:evenVBand="0" w:oddHBand="1" w:evenHBand="0" w:firstRowFirstColumn="0" w:firstRowLastColumn="0" w:lastRowFirstColumn="0" w:lastRowLastColumn="0"/>
            </w:pPr>
            <w:r w:rsidRPr="007542B8">
              <w:t>Result of Settlement file</w:t>
            </w:r>
          </w:p>
        </w:tc>
        <w:tc>
          <w:tcPr>
            <w:tcW w:w="2347" w:type="dxa"/>
          </w:tcPr>
          <w:p w14:paraId="28E1EDF0" w14:textId="77777777" w:rsidR="007542B8" w:rsidRPr="007542B8" w:rsidRDefault="007542B8" w:rsidP="007542B8">
            <w:pPr>
              <w:spacing w:line="276" w:lineRule="auto"/>
              <w:cnfStyle w:val="000000100000" w:firstRow="0" w:lastRow="0" w:firstColumn="0" w:lastColumn="0" w:oddVBand="0" w:evenVBand="0" w:oddHBand="1" w:evenHBand="0" w:firstRowFirstColumn="0" w:firstRowLastColumn="0" w:lastRowFirstColumn="0" w:lastRowLastColumn="0"/>
            </w:pPr>
            <w:r w:rsidRPr="007542B8">
              <w:t>R</w:t>
            </w:r>
          </w:p>
        </w:tc>
      </w:tr>
      <w:tr w:rsidR="007542B8" w:rsidRPr="007542B8" w14:paraId="3EB6DCE7" w14:textId="77777777" w:rsidTr="00532B95">
        <w:trPr>
          <w:jc w:val="left"/>
        </w:trPr>
        <w:tc>
          <w:tcPr>
            <w:cnfStyle w:val="001000000000" w:firstRow="0" w:lastRow="0" w:firstColumn="1" w:lastColumn="0" w:oddVBand="0" w:evenVBand="0" w:oddHBand="0" w:evenHBand="0" w:firstRowFirstColumn="0" w:firstRowLastColumn="0" w:lastRowFirstColumn="0" w:lastRowLastColumn="0"/>
            <w:tcW w:w="1098" w:type="dxa"/>
          </w:tcPr>
          <w:p w14:paraId="6DD67DA4" w14:textId="77777777" w:rsidR="007542B8" w:rsidRPr="007542B8" w:rsidRDefault="007542B8" w:rsidP="007542B8">
            <w:pPr>
              <w:spacing w:line="276" w:lineRule="auto"/>
            </w:pPr>
            <w:r w:rsidRPr="007542B8">
              <w:t>SCF</w:t>
            </w:r>
          </w:p>
        </w:tc>
        <w:tc>
          <w:tcPr>
            <w:tcW w:w="4064" w:type="dxa"/>
          </w:tcPr>
          <w:p w14:paraId="589EFD61" w14:textId="77777777" w:rsidR="007542B8" w:rsidRPr="007542B8" w:rsidRDefault="007542B8" w:rsidP="007542B8">
            <w:pPr>
              <w:spacing w:line="276" w:lineRule="auto"/>
              <w:cnfStyle w:val="000000000000" w:firstRow="0" w:lastRow="0" w:firstColumn="0" w:lastColumn="0" w:oddVBand="0" w:evenVBand="0" w:oddHBand="0" w:evenHBand="0" w:firstRowFirstColumn="0" w:firstRowLastColumn="0" w:lastRowFirstColumn="0" w:lastRowLastColumn="0"/>
            </w:pPr>
            <w:r w:rsidRPr="007542B8">
              <w:t>Settled Credit file</w:t>
            </w:r>
          </w:p>
        </w:tc>
        <w:tc>
          <w:tcPr>
            <w:tcW w:w="2347" w:type="dxa"/>
          </w:tcPr>
          <w:p w14:paraId="666B555E" w14:textId="77777777" w:rsidR="007542B8" w:rsidRPr="007542B8" w:rsidRDefault="007542B8" w:rsidP="007542B8">
            <w:pPr>
              <w:spacing w:line="276" w:lineRule="auto"/>
              <w:cnfStyle w:val="000000000000" w:firstRow="0" w:lastRow="0" w:firstColumn="0" w:lastColumn="0" w:oddVBand="0" w:evenVBand="0" w:oddHBand="0" w:evenHBand="0" w:firstRowFirstColumn="0" w:firstRowLastColumn="0" w:lastRowFirstColumn="0" w:lastRowLastColumn="0"/>
            </w:pPr>
            <w:r w:rsidRPr="007542B8">
              <w:t>S</w:t>
            </w:r>
          </w:p>
        </w:tc>
      </w:tr>
      <w:tr w:rsidR="007542B8" w:rsidRPr="007542B8" w14:paraId="55B07BEB" w14:textId="77777777" w:rsidTr="00532B95">
        <w:trPr>
          <w:cnfStyle w:val="000000100000" w:firstRow="0" w:lastRow="0" w:firstColumn="0" w:lastColumn="0" w:oddVBand="0" w:evenVBand="0" w:oddHBand="1" w:evenHBand="0" w:firstRowFirstColumn="0" w:firstRowLastColumn="0" w:lastRowFirstColumn="0" w:lastRowLastColumn="0"/>
          <w:jc w:val="left"/>
        </w:trPr>
        <w:tc>
          <w:tcPr>
            <w:cnfStyle w:val="001000000000" w:firstRow="0" w:lastRow="0" w:firstColumn="1" w:lastColumn="0" w:oddVBand="0" w:evenVBand="0" w:oddHBand="0" w:evenHBand="0" w:firstRowFirstColumn="0" w:firstRowLastColumn="0" w:lastRowFirstColumn="0" w:lastRowLastColumn="0"/>
            <w:tcW w:w="1098" w:type="dxa"/>
          </w:tcPr>
          <w:p w14:paraId="08455706" w14:textId="77777777" w:rsidR="007542B8" w:rsidRPr="007542B8" w:rsidRDefault="007542B8" w:rsidP="007542B8">
            <w:pPr>
              <w:spacing w:line="276" w:lineRule="auto"/>
            </w:pPr>
            <w:r w:rsidRPr="007542B8">
              <w:t>CCF</w:t>
            </w:r>
          </w:p>
        </w:tc>
        <w:tc>
          <w:tcPr>
            <w:tcW w:w="4064" w:type="dxa"/>
          </w:tcPr>
          <w:p w14:paraId="67283122" w14:textId="77777777" w:rsidR="007542B8" w:rsidRPr="007542B8" w:rsidRDefault="007542B8" w:rsidP="007542B8">
            <w:pPr>
              <w:spacing w:line="276" w:lineRule="auto"/>
              <w:cnfStyle w:val="000000100000" w:firstRow="0" w:lastRow="0" w:firstColumn="0" w:lastColumn="0" w:oddVBand="0" w:evenVBand="0" w:oddHBand="1" w:evenHBand="0" w:firstRowFirstColumn="0" w:firstRowLastColumn="0" w:lastRowFirstColumn="0" w:lastRowLastColumn="0"/>
            </w:pPr>
            <w:r w:rsidRPr="007542B8">
              <w:t>Canceled Credit report</w:t>
            </w:r>
          </w:p>
        </w:tc>
        <w:tc>
          <w:tcPr>
            <w:tcW w:w="2347" w:type="dxa"/>
          </w:tcPr>
          <w:p w14:paraId="0BF1C8C9" w14:textId="77777777" w:rsidR="007542B8" w:rsidRPr="007542B8" w:rsidRDefault="007542B8" w:rsidP="007542B8">
            <w:pPr>
              <w:spacing w:line="276" w:lineRule="auto"/>
              <w:cnfStyle w:val="000000100000" w:firstRow="0" w:lastRow="0" w:firstColumn="0" w:lastColumn="0" w:oddVBand="0" w:evenVBand="0" w:oddHBand="1" w:evenHBand="0" w:firstRowFirstColumn="0" w:firstRowLastColumn="0" w:lastRowFirstColumn="0" w:lastRowLastColumn="0"/>
            </w:pPr>
            <w:r w:rsidRPr="007542B8">
              <w:t>C</w:t>
            </w:r>
          </w:p>
        </w:tc>
      </w:tr>
    </w:tbl>
    <w:p w14:paraId="1A941802" w14:textId="77777777" w:rsidR="007542B8" w:rsidRDefault="007542B8" w:rsidP="007542B8">
      <w:pPr>
        <w:pStyle w:val="Standardtext"/>
      </w:pPr>
    </w:p>
    <w:p w14:paraId="47F8D7C3" w14:textId="2F3A030D" w:rsidR="007542B8" w:rsidRPr="007542B8" w:rsidRDefault="007542B8" w:rsidP="007542B8">
      <w:pPr>
        <w:pStyle w:val="Heading1"/>
      </w:pPr>
      <w:bookmarkStart w:id="155" w:name="_Toc201082175"/>
      <w:r>
        <w:lastRenderedPageBreak/>
        <w:t>File name conventions</w:t>
      </w:r>
      <w:bookmarkEnd w:id="155"/>
    </w:p>
    <w:p w14:paraId="04FBF83C" w14:textId="77777777" w:rsidR="007542B8" w:rsidRPr="007542B8" w:rsidRDefault="007542B8" w:rsidP="007542B8">
      <w:pPr>
        <w:spacing w:line="240" w:lineRule="auto"/>
        <w:contextualSpacing/>
        <w:jc w:val="both"/>
        <w:rPr>
          <w:rFonts w:eastAsiaTheme="minorEastAsia" w:cs="Times New Roman"/>
          <w:kern w:val="0"/>
          <w14:ligatures w14:val="none"/>
        </w:rPr>
      </w:pPr>
      <w:r w:rsidRPr="007542B8">
        <w:rPr>
          <w:rFonts w:eastAsiaTheme="minorEastAsia" w:cs="Times New Roman"/>
          <w:kern w:val="0"/>
          <w14:ligatures w14:val="none"/>
        </w:rPr>
        <w:t>The following conventions are recommended for credit file names sent to ACH.</w:t>
      </w:r>
    </w:p>
    <w:p w14:paraId="516EBA70" w14:textId="77777777" w:rsidR="007542B8" w:rsidRPr="007542B8" w:rsidRDefault="007542B8" w:rsidP="007542B8">
      <w:pPr>
        <w:spacing w:line="240" w:lineRule="auto"/>
        <w:contextualSpacing/>
        <w:jc w:val="both"/>
        <w:rPr>
          <w:rFonts w:eastAsiaTheme="minorEastAsia" w:cs="Times New Roman"/>
          <w:b/>
          <w:kern w:val="0"/>
          <w14:ligatures w14:val="none"/>
        </w:rPr>
      </w:pPr>
      <w:r w:rsidRPr="007542B8">
        <w:rPr>
          <w:rFonts w:eastAsiaTheme="minorEastAsia" w:cs="Times New Roman"/>
          <w:kern w:val="0"/>
          <w14:ligatures w14:val="none"/>
        </w:rPr>
        <w:t xml:space="preserve">The name of the file must follow the following format: </w:t>
      </w:r>
      <w:r w:rsidRPr="007542B8">
        <w:rPr>
          <w:rFonts w:eastAsiaTheme="minorEastAsia" w:cs="Times New Roman"/>
          <w:b/>
          <w:kern w:val="0"/>
          <w14:ligatures w14:val="none"/>
        </w:rPr>
        <w:t>BBBBBBBBSSSSSSSS.I</w:t>
      </w:r>
    </w:p>
    <w:p w14:paraId="1FF32DB6" w14:textId="77777777" w:rsidR="007542B8" w:rsidRPr="007542B8" w:rsidRDefault="007542B8" w:rsidP="007542B8">
      <w:pPr>
        <w:spacing w:line="240" w:lineRule="auto"/>
        <w:contextualSpacing/>
        <w:rPr>
          <w:rFonts w:eastAsiaTheme="minorEastAsia" w:cs="Times New Roman"/>
          <w:b/>
          <w:kern w:val="0"/>
          <w14:ligatures w14:val="none"/>
        </w:rPr>
      </w:pPr>
    </w:p>
    <w:tbl>
      <w:tblPr>
        <w:tblStyle w:val="TableColouredwithborders8"/>
        <w:tblW w:w="9243" w:type="dxa"/>
        <w:tblLayout w:type="fixed"/>
        <w:tblLook w:val="04A0" w:firstRow="1" w:lastRow="0" w:firstColumn="1" w:lastColumn="0" w:noHBand="0" w:noVBand="1"/>
      </w:tblPr>
      <w:tblGrid>
        <w:gridCol w:w="2310"/>
        <w:gridCol w:w="4579"/>
        <w:gridCol w:w="2354"/>
      </w:tblGrid>
      <w:tr w:rsidR="007542B8" w:rsidRPr="007542B8" w14:paraId="3137F356" w14:textId="77777777" w:rsidTr="00532B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4F2D5C7C" w14:textId="77777777" w:rsidR="007542B8" w:rsidRPr="007542B8" w:rsidRDefault="007542B8" w:rsidP="007542B8">
            <w:pPr>
              <w:spacing w:line="276" w:lineRule="auto"/>
              <w:jc w:val="both"/>
              <w:rPr>
                <w:sz w:val="24"/>
                <w:szCs w:val="24"/>
              </w:rPr>
            </w:pPr>
            <w:r w:rsidRPr="007542B8">
              <w:rPr>
                <w:sz w:val="24"/>
                <w:szCs w:val="24"/>
              </w:rPr>
              <w:t>POSITION</w:t>
            </w:r>
          </w:p>
        </w:tc>
        <w:tc>
          <w:tcPr>
            <w:tcW w:w="4579" w:type="dxa"/>
          </w:tcPr>
          <w:p w14:paraId="1A41D1D2" w14:textId="77777777" w:rsidR="007542B8" w:rsidRPr="007542B8" w:rsidRDefault="007542B8" w:rsidP="007542B8">
            <w:pPr>
              <w:spacing w:line="276"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7542B8">
              <w:rPr>
                <w:sz w:val="24"/>
                <w:szCs w:val="24"/>
              </w:rPr>
              <w:t>DESCRIPTION</w:t>
            </w:r>
          </w:p>
        </w:tc>
        <w:tc>
          <w:tcPr>
            <w:tcW w:w="2354" w:type="dxa"/>
          </w:tcPr>
          <w:p w14:paraId="6A1B37C8" w14:textId="77777777" w:rsidR="007542B8" w:rsidRPr="007542B8" w:rsidRDefault="007542B8" w:rsidP="007542B8">
            <w:pPr>
              <w:spacing w:line="276"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7542B8">
              <w:rPr>
                <w:sz w:val="24"/>
                <w:szCs w:val="24"/>
              </w:rPr>
              <w:t>Example</w:t>
            </w:r>
          </w:p>
        </w:tc>
      </w:tr>
      <w:tr w:rsidR="007542B8" w:rsidRPr="007542B8" w14:paraId="2D3A05BA" w14:textId="77777777" w:rsidTr="00532B95">
        <w:tc>
          <w:tcPr>
            <w:cnfStyle w:val="001000000000" w:firstRow="0" w:lastRow="0" w:firstColumn="1" w:lastColumn="0" w:oddVBand="0" w:evenVBand="0" w:oddHBand="0" w:evenHBand="0" w:firstRowFirstColumn="0" w:firstRowLastColumn="0" w:lastRowFirstColumn="0" w:lastRowLastColumn="0"/>
            <w:tcW w:w="2310" w:type="dxa"/>
          </w:tcPr>
          <w:p w14:paraId="4A7EF180" w14:textId="77777777" w:rsidR="007542B8" w:rsidRPr="007542B8" w:rsidRDefault="007542B8" w:rsidP="007542B8">
            <w:pPr>
              <w:spacing w:line="276" w:lineRule="auto"/>
            </w:pPr>
            <w:r w:rsidRPr="007542B8">
              <w:t>1-8</w:t>
            </w:r>
          </w:p>
        </w:tc>
        <w:tc>
          <w:tcPr>
            <w:tcW w:w="4579" w:type="dxa"/>
          </w:tcPr>
          <w:p w14:paraId="03038B61" w14:textId="77777777" w:rsidR="007542B8" w:rsidRPr="007542B8" w:rsidRDefault="007542B8" w:rsidP="007542B8">
            <w:pPr>
              <w:spacing w:line="276" w:lineRule="auto"/>
              <w:cnfStyle w:val="000000000000" w:firstRow="0" w:lastRow="0" w:firstColumn="0" w:lastColumn="0" w:oddVBand="0" w:evenVBand="0" w:oddHBand="0" w:evenHBand="0" w:firstRowFirstColumn="0" w:firstRowLastColumn="0" w:lastRowFirstColumn="0" w:lastRowLastColumn="0"/>
            </w:pPr>
            <w:r w:rsidRPr="007542B8">
              <w:t>BIC (8) of the participant</w:t>
            </w:r>
          </w:p>
        </w:tc>
        <w:tc>
          <w:tcPr>
            <w:tcW w:w="2354" w:type="dxa"/>
          </w:tcPr>
          <w:p w14:paraId="3A06AD7A" w14:textId="77777777" w:rsidR="007542B8" w:rsidRPr="007542B8" w:rsidRDefault="007542B8" w:rsidP="007542B8">
            <w:pPr>
              <w:spacing w:line="276" w:lineRule="auto"/>
              <w:cnfStyle w:val="000000000000" w:firstRow="0" w:lastRow="0" w:firstColumn="0" w:lastColumn="0" w:oddVBand="0" w:evenVBand="0" w:oddHBand="0" w:evenHBand="0" w:firstRowFirstColumn="0" w:firstRowLastColumn="0" w:lastRowFirstColumn="0" w:lastRowLastColumn="0"/>
            </w:pPr>
            <w:r w:rsidRPr="007542B8">
              <w:t>CBASGE22</w:t>
            </w:r>
          </w:p>
        </w:tc>
      </w:tr>
      <w:tr w:rsidR="007542B8" w:rsidRPr="007542B8" w14:paraId="4D72A773" w14:textId="77777777" w:rsidTr="00532B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25FA8A56" w14:textId="77777777" w:rsidR="007542B8" w:rsidRPr="007542B8" w:rsidRDefault="007542B8" w:rsidP="007542B8">
            <w:pPr>
              <w:spacing w:line="276" w:lineRule="auto"/>
            </w:pPr>
            <w:r w:rsidRPr="007542B8">
              <w:t>9-16</w:t>
            </w:r>
          </w:p>
        </w:tc>
        <w:tc>
          <w:tcPr>
            <w:tcW w:w="4579" w:type="dxa"/>
          </w:tcPr>
          <w:p w14:paraId="1799CFF3" w14:textId="77777777" w:rsidR="007542B8" w:rsidRPr="007542B8" w:rsidRDefault="007542B8" w:rsidP="007542B8">
            <w:pPr>
              <w:spacing w:line="276" w:lineRule="auto"/>
              <w:cnfStyle w:val="000000010000" w:firstRow="0" w:lastRow="0" w:firstColumn="0" w:lastColumn="0" w:oddVBand="0" w:evenVBand="0" w:oddHBand="0" w:evenHBand="1" w:firstRowFirstColumn="0" w:firstRowLastColumn="0" w:lastRowFirstColumn="0" w:lastRowLastColumn="0"/>
            </w:pPr>
            <w:r w:rsidRPr="007542B8">
              <w:t>File sequence</w:t>
            </w:r>
          </w:p>
        </w:tc>
        <w:tc>
          <w:tcPr>
            <w:tcW w:w="2354" w:type="dxa"/>
          </w:tcPr>
          <w:p w14:paraId="02CB546E" w14:textId="77777777" w:rsidR="007542B8" w:rsidRPr="007542B8" w:rsidRDefault="007542B8" w:rsidP="007542B8">
            <w:pPr>
              <w:spacing w:line="276" w:lineRule="auto"/>
              <w:cnfStyle w:val="000000010000" w:firstRow="0" w:lastRow="0" w:firstColumn="0" w:lastColumn="0" w:oddVBand="0" w:evenVBand="0" w:oddHBand="0" w:evenHBand="1" w:firstRowFirstColumn="0" w:firstRowLastColumn="0" w:lastRowFirstColumn="0" w:lastRowLastColumn="0"/>
            </w:pPr>
            <w:r w:rsidRPr="007542B8">
              <w:t>00000001</w:t>
            </w:r>
          </w:p>
        </w:tc>
      </w:tr>
      <w:tr w:rsidR="007542B8" w:rsidRPr="007542B8" w14:paraId="41153E9B" w14:textId="77777777" w:rsidTr="00532B95">
        <w:tc>
          <w:tcPr>
            <w:cnfStyle w:val="001000000000" w:firstRow="0" w:lastRow="0" w:firstColumn="1" w:lastColumn="0" w:oddVBand="0" w:evenVBand="0" w:oddHBand="0" w:evenHBand="0" w:firstRowFirstColumn="0" w:firstRowLastColumn="0" w:lastRowFirstColumn="0" w:lastRowLastColumn="0"/>
            <w:tcW w:w="2310" w:type="dxa"/>
          </w:tcPr>
          <w:p w14:paraId="428EB60E" w14:textId="77777777" w:rsidR="007542B8" w:rsidRPr="007542B8" w:rsidRDefault="007542B8" w:rsidP="007542B8">
            <w:pPr>
              <w:spacing w:line="276" w:lineRule="auto"/>
            </w:pPr>
            <w:r w:rsidRPr="007542B8">
              <w:t>17 -</w:t>
            </w:r>
          </w:p>
        </w:tc>
        <w:tc>
          <w:tcPr>
            <w:tcW w:w="4579" w:type="dxa"/>
          </w:tcPr>
          <w:p w14:paraId="77EB084E" w14:textId="77777777" w:rsidR="007542B8" w:rsidRPr="007542B8" w:rsidRDefault="007542B8" w:rsidP="007542B8">
            <w:pPr>
              <w:spacing w:line="276" w:lineRule="auto"/>
              <w:cnfStyle w:val="000000000000" w:firstRow="0" w:lastRow="0" w:firstColumn="0" w:lastColumn="0" w:oddVBand="0" w:evenVBand="0" w:oddHBand="0" w:evenHBand="0" w:firstRowFirstColumn="0" w:firstRowLastColumn="0" w:lastRowFirstColumn="0" w:lastRowLastColumn="0"/>
            </w:pPr>
            <w:r w:rsidRPr="007542B8">
              <w:t>File extension</w:t>
            </w:r>
          </w:p>
        </w:tc>
        <w:tc>
          <w:tcPr>
            <w:tcW w:w="2354" w:type="dxa"/>
          </w:tcPr>
          <w:p w14:paraId="0EAA94A5" w14:textId="77777777" w:rsidR="007542B8" w:rsidRPr="007542B8" w:rsidRDefault="007542B8" w:rsidP="007542B8">
            <w:pPr>
              <w:spacing w:line="276" w:lineRule="auto"/>
              <w:cnfStyle w:val="000000000000" w:firstRow="0" w:lastRow="0" w:firstColumn="0" w:lastColumn="0" w:oddVBand="0" w:evenVBand="0" w:oddHBand="0" w:evenHBand="0" w:firstRowFirstColumn="0" w:firstRowLastColumn="0" w:lastRowFirstColumn="0" w:lastRowLastColumn="0"/>
            </w:pPr>
            <w:r w:rsidRPr="007542B8">
              <w:t>I</w:t>
            </w:r>
          </w:p>
        </w:tc>
      </w:tr>
    </w:tbl>
    <w:p w14:paraId="670F90C8" w14:textId="77777777" w:rsidR="007542B8" w:rsidRPr="007542B8" w:rsidRDefault="007542B8" w:rsidP="007542B8">
      <w:pPr>
        <w:spacing w:line="276" w:lineRule="auto"/>
        <w:rPr>
          <w:rFonts w:eastAsia="Times New Roman" w:cs="Times New Roman"/>
          <w14:ligatures w14:val="none"/>
        </w:rPr>
      </w:pPr>
    </w:p>
    <w:p w14:paraId="5B3225A4" w14:textId="77777777" w:rsidR="007542B8" w:rsidRPr="007542B8" w:rsidRDefault="007542B8" w:rsidP="007542B8">
      <w:pPr>
        <w:spacing w:line="276" w:lineRule="auto"/>
        <w:jc w:val="both"/>
        <w:rPr>
          <w:rFonts w:eastAsia="Times New Roman" w:cs="Times New Roman"/>
          <w:b/>
          <w14:ligatures w14:val="none"/>
        </w:rPr>
      </w:pPr>
      <w:r w:rsidRPr="007542B8">
        <w:rPr>
          <w:rFonts w:eastAsia="Times New Roman" w:cs="Times New Roman"/>
          <w14:ligatures w14:val="none"/>
        </w:rPr>
        <w:t>The files generated by the ACH will follow the following format:</w:t>
      </w:r>
      <w:r w:rsidRPr="007542B8">
        <w:rPr>
          <w:rFonts w:eastAsia="Times New Roman" w:cs="Times New Roman"/>
          <w:b/>
          <w14:ligatures w14:val="none"/>
        </w:rPr>
        <w:t xml:space="preserve"> BBBBBBBBSSSSSSSSSSSSSSS.E</w:t>
      </w:r>
    </w:p>
    <w:tbl>
      <w:tblPr>
        <w:tblStyle w:val="TableColouredwithborders8"/>
        <w:tblW w:w="9243" w:type="dxa"/>
        <w:tblLayout w:type="fixed"/>
        <w:tblLook w:val="04A0" w:firstRow="1" w:lastRow="0" w:firstColumn="1" w:lastColumn="0" w:noHBand="0" w:noVBand="1"/>
      </w:tblPr>
      <w:tblGrid>
        <w:gridCol w:w="2310"/>
        <w:gridCol w:w="3729"/>
        <w:gridCol w:w="3204"/>
      </w:tblGrid>
      <w:tr w:rsidR="007542B8" w:rsidRPr="007542B8" w14:paraId="4DE6E6E1" w14:textId="77777777" w:rsidTr="00532B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2DDAEE61" w14:textId="77777777" w:rsidR="007542B8" w:rsidRPr="007542B8" w:rsidRDefault="007542B8" w:rsidP="007542B8">
            <w:pPr>
              <w:spacing w:line="276" w:lineRule="auto"/>
              <w:jc w:val="both"/>
              <w:rPr>
                <w:sz w:val="24"/>
                <w:szCs w:val="24"/>
              </w:rPr>
            </w:pPr>
            <w:r w:rsidRPr="007542B8">
              <w:rPr>
                <w:sz w:val="24"/>
                <w:szCs w:val="24"/>
              </w:rPr>
              <w:t>Digit Code</w:t>
            </w:r>
          </w:p>
        </w:tc>
        <w:tc>
          <w:tcPr>
            <w:tcW w:w="3729" w:type="dxa"/>
          </w:tcPr>
          <w:p w14:paraId="42F7C4FF" w14:textId="77777777" w:rsidR="007542B8" w:rsidRPr="007542B8" w:rsidRDefault="007542B8" w:rsidP="007542B8">
            <w:pPr>
              <w:spacing w:line="276"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7542B8">
              <w:rPr>
                <w:sz w:val="24"/>
                <w:szCs w:val="24"/>
              </w:rPr>
              <w:t>Description</w:t>
            </w:r>
          </w:p>
        </w:tc>
        <w:tc>
          <w:tcPr>
            <w:tcW w:w="3204" w:type="dxa"/>
          </w:tcPr>
          <w:p w14:paraId="364D4899" w14:textId="77777777" w:rsidR="007542B8" w:rsidRPr="007542B8" w:rsidRDefault="007542B8" w:rsidP="007542B8">
            <w:pPr>
              <w:spacing w:line="276"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7542B8">
              <w:rPr>
                <w:sz w:val="24"/>
                <w:szCs w:val="24"/>
              </w:rPr>
              <w:t>Example</w:t>
            </w:r>
          </w:p>
        </w:tc>
      </w:tr>
      <w:tr w:rsidR="007542B8" w:rsidRPr="007542B8" w14:paraId="741251CD" w14:textId="77777777" w:rsidTr="00532B95">
        <w:tc>
          <w:tcPr>
            <w:cnfStyle w:val="001000000000" w:firstRow="0" w:lastRow="0" w:firstColumn="1" w:lastColumn="0" w:oddVBand="0" w:evenVBand="0" w:oddHBand="0" w:evenHBand="0" w:firstRowFirstColumn="0" w:firstRowLastColumn="0" w:lastRowFirstColumn="0" w:lastRowLastColumn="0"/>
            <w:tcW w:w="2310" w:type="dxa"/>
          </w:tcPr>
          <w:p w14:paraId="2E3422A7" w14:textId="77777777" w:rsidR="007542B8" w:rsidRPr="007542B8" w:rsidRDefault="007542B8" w:rsidP="007542B8">
            <w:pPr>
              <w:spacing w:line="276" w:lineRule="auto"/>
            </w:pPr>
            <w:r w:rsidRPr="007542B8">
              <w:t>BBBBBBBB</w:t>
            </w:r>
          </w:p>
        </w:tc>
        <w:tc>
          <w:tcPr>
            <w:tcW w:w="3729" w:type="dxa"/>
          </w:tcPr>
          <w:p w14:paraId="21221D23" w14:textId="77777777" w:rsidR="007542B8" w:rsidRPr="007542B8" w:rsidRDefault="007542B8" w:rsidP="007542B8">
            <w:pPr>
              <w:spacing w:line="276" w:lineRule="auto"/>
              <w:cnfStyle w:val="000000000000" w:firstRow="0" w:lastRow="0" w:firstColumn="0" w:lastColumn="0" w:oddVBand="0" w:evenVBand="0" w:oddHBand="0" w:evenHBand="0" w:firstRowFirstColumn="0" w:firstRowLastColumn="0" w:lastRowFirstColumn="0" w:lastRowLastColumn="0"/>
            </w:pPr>
            <w:r w:rsidRPr="007542B8">
              <w:t>BIC (8) participant receiving</w:t>
            </w:r>
          </w:p>
        </w:tc>
        <w:tc>
          <w:tcPr>
            <w:tcW w:w="3204" w:type="dxa"/>
          </w:tcPr>
          <w:p w14:paraId="34C49198" w14:textId="77777777" w:rsidR="007542B8" w:rsidRPr="007542B8" w:rsidRDefault="007542B8" w:rsidP="007542B8">
            <w:pPr>
              <w:spacing w:line="276" w:lineRule="auto"/>
              <w:cnfStyle w:val="000000000000" w:firstRow="0" w:lastRow="0" w:firstColumn="0" w:lastColumn="0" w:oddVBand="0" w:evenVBand="0" w:oddHBand="0" w:evenHBand="0" w:firstRowFirstColumn="0" w:firstRowLastColumn="0" w:lastRowFirstColumn="0" w:lastRowLastColumn="0"/>
            </w:pPr>
            <w:r w:rsidRPr="007542B8">
              <w:t>CBASGE22</w:t>
            </w:r>
          </w:p>
        </w:tc>
      </w:tr>
      <w:tr w:rsidR="007542B8" w:rsidRPr="007542B8" w14:paraId="3D7B0244" w14:textId="77777777" w:rsidTr="00532B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7DD920A7" w14:textId="77777777" w:rsidR="007542B8" w:rsidRPr="007542B8" w:rsidRDefault="007542B8" w:rsidP="007542B8">
            <w:pPr>
              <w:spacing w:line="276" w:lineRule="auto"/>
            </w:pPr>
            <w:r w:rsidRPr="007542B8">
              <w:t>SSSSSSSSSSSSSSS</w:t>
            </w:r>
          </w:p>
        </w:tc>
        <w:tc>
          <w:tcPr>
            <w:tcW w:w="3729" w:type="dxa"/>
          </w:tcPr>
          <w:p w14:paraId="0DC69830" w14:textId="77777777" w:rsidR="007542B8" w:rsidRPr="007542B8" w:rsidRDefault="007542B8" w:rsidP="007542B8">
            <w:pPr>
              <w:spacing w:line="276" w:lineRule="auto"/>
              <w:cnfStyle w:val="000000010000" w:firstRow="0" w:lastRow="0" w:firstColumn="0" w:lastColumn="0" w:oddVBand="0" w:evenVBand="0" w:oddHBand="0" w:evenHBand="1" w:firstRowFirstColumn="0" w:firstRowLastColumn="0" w:lastRowFirstColumn="0" w:lastRowLastColumn="0"/>
            </w:pPr>
            <w:r w:rsidRPr="007542B8">
              <w:t>Daily file sequence</w:t>
            </w:r>
          </w:p>
        </w:tc>
        <w:tc>
          <w:tcPr>
            <w:tcW w:w="3204" w:type="dxa"/>
          </w:tcPr>
          <w:p w14:paraId="16C9241C" w14:textId="77777777" w:rsidR="007542B8" w:rsidRPr="007542B8" w:rsidRDefault="007542B8" w:rsidP="007542B8">
            <w:pPr>
              <w:spacing w:line="276" w:lineRule="auto"/>
              <w:cnfStyle w:val="000000010000" w:firstRow="0" w:lastRow="0" w:firstColumn="0" w:lastColumn="0" w:oddVBand="0" w:evenVBand="0" w:oddHBand="0" w:evenHBand="1" w:firstRowFirstColumn="0" w:firstRowLastColumn="0" w:lastRowFirstColumn="0" w:lastRowLastColumn="0"/>
            </w:pPr>
            <w:r w:rsidRPr="007542B8">
              <w:t>200501144802878</w:t>
            </w:r>
          </w:p>
        </w:tc>
      </w:tr>
      <w:tr w:rsidR="007542B8" w:rsidRPr="007542B8" w14:paraId="5E2CA8BB" w14:textId="77777777" w:rsidTr="00532B95">
        <w:trPr>
          <w:trHeight w:val="761"/>
        </w:trPr>
        <w:tc>
          <w:tcPr>
            <w:cnfStyle w:val="001000000000" w:firstRow="0" w:lastRow="0" w:firstColumn="1" w:lastColumn="0" w:oddVBand="0" w:evenVBand="0" w:oddHBand="0" w:evenHBand="0" w:firstRowFirstColumn="0" w:firstRowLastColumn="0" w:lastRowFirstColumn="0" w:lastRowLastColumn="0"/>
            <w:tcW w:w="2310" w:type="dxa"/>
          </w:tcPr>
          <w:p w14:paraId="3312B81B" w14:textId="77777777" w:rsidR="007542B8" w:rsidRPr="007542B8" w:rsidRDefault="007542B8" w:rsidP="007542B8">
            <w:pPr>
              <w:spacing w:line="276" w:lineRule="auto"/>
            </w:pPr>
            <w:r w:rsidRPr="007542B8">
              <w:t>E</w:t>
            </w:r>
          </w:p>
        </w:tc>
        <w:tc>
          <w:tcPr>
            <w:tcW w:w="3729" w:type="dxa"/>
          </w:tcPr>
          <w:p w14:paraId="702DAFA2" w14:textId="77777777" w:rsidR="007542B8" w:rsidRPr="007542B8" w:rsidRDefault="007542B8" w:rsidP="007542B8">
            <w:pPr>
              <w:spacing w:line="276" w:lineRule="auto"/>
              <w:cnfStyle w:val="000000000000" w:firstRow="0" w:lastRow="0" w:firstColumn="0" w:lastColumn="0" w:oddVBand="0" w:evenVBand="0" w:oddHBand="0" w:evenHBand="0" w:firstRowFirstColumn="0" w:firstRowLastColumn="0" w:lastRowFirstColumn="0" w:lastRowLastColumn="0"/>
            </w:pPr>
            <w:r w:rsidRPr="007542B8">
              <w:t>Extension depending on file type.</w:t>
            </w:r>
          </w:p>
        </w:tc>
        <w:tc>
          <w:tcPr>
            <w:tcW w:w="3204" w:type="dxa"/>
          </w:tcPr>
          <w:p w14:paraId="23B7D32A" w14:textId="77777777" w:rsidR="007542B8" w:rsidRPr="007542B8" w:rsidRDefault="007542B8" w:rsidP="007542B8">
            <w:pPr>
              <w:spacing w:line="276" w:lineRule="auto"/>
              <w:cnfStyle w:val="000000000000" w:firstRow="0" w:lastRow="0" w:firstColumn="0" w:lastColumn="0" w:oddVBand="0" w:evenVBand="0" w:oddHBand="0" w:evenHBand="0" w:firstRowFirstColumn="0" w:firstRowLastColumn="0" w:lastRowFirstColumn="0" w:lastRowLastColumn="0"/>
            </w:pPr>
            <w:r w:rsidRPr="007542B8">
              <w:t xml:space="preserve">Check Section 5 ACH File types </w:t>
            </w:r>
          </w:p>
        </w:tc>
      </w:tr>
    </w:tbl>
    <w:p w14:paraId="755A78AC" w14:textId="77777777" w:rsidR="007542B8" w:rsidRDefault="007542B8" w:rsidP="007542B8">
      <w:pPr>
        <w:pStyle w:val="Standardtext"/>
      </w:pPr>
    </w:p>
    <w:p w14:paraId="71B1676B" w14:textId="0FC72317" w:rsidR="007542B8" w:rsidRDefault="007542B8" w:rsidP="007542B8">
      <w:pPr>
        <w:pStyle w:val="Heading1"/>
      </w:pPr>
      <w:bookmarkStart w:id="156" w:name="_Toc201082176"/>
      <w:r>
        <w:lastRenderedPageBreak/>
        <w:t>Glossary</w:t>
      </w:r>
      <w:bookmarkEnd w:id="156"/>
    </w:p>
    <w:tbl>
      <w:tblPr>
        <w:tblStyle w:val="TableColouredwithborders9"/>
        <w:tblW w:w="9243" w:type="dxa"/>
        <w:tblLayout w:type="fixed"/>
        <w:tblLook w:val="04A0" w:firstRow="1" w:lastRow="0" w:firstColumn="1" w:lastColumn="0" w:noHBand="0" w:noVBand="1"/>
      </w:tblPr>
      <w:tblGrid>
        <w:gridCol w:w="2310"/>
        <w:gridCol w:w="6933"/>
      </w:tblGrid>
      <w:tr w:rsidR="007542B8" w:rsidRPr="007542B8" w14:paraId="7E94DA62" w14:textId="77777777" w:rsidTr="00532B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4C6DEB4A" w14:textId="77777777" w:rsidR="007542B8" w:rsidRPr="007542B8" w:rsidRDefault="007542B8" w:rsidP="007542B8">
            <w:pPr>
              <w:spacing w:line="276" w:lineRule="auto"/>
              <w:jc w:val="both"/>
              <w:rPr>
                <w:sz w:val="24"/>
                <w:szCs w:val="24"/>
              </w:rPr>
            </w:pPr>
            <w:r w:rsidRPr="007542B8">
              <w:rPr>
                <w:sz w:val="24"/>
                <w:szCs w:val="24"/>
              </w:rPr>
              <w:t>TERM</w:t>
            </w:r>
          </w:p>
        </w:tc>
        <w:tc>
          <w:tcPr>
            <w:tcW w:w="6933" w:type="dxa"/>
          </w:tcPr>
          <w:p w14:paraId="2FE851BF" w14:textId="77777777" w:rsidR="007542B8" w:rsidRPr="007542B8" w:rsidRDefault="007542B8" w:rsidP="007542B8">
            <w:pPr>
              <w:spacing w:line="276"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7542B8">
              <w:rPr>
                <w:sz w:val="24"/>
                <w:szCs w:val="24"/>
              </w:rPr>
              <w:t>DESCRIPTION</w:t>
            </w:r>
          </w:p>
        </w:tc>
      </w:tr>
      <w:tr w:rsidR="007542B8" w:rsidRPr="007542B8" w14:paraId="13A78AB3" w14:textId="77777777" w:rsidTr="00532B95">
        <w:tc>
          <w:tcPr>
            <w:cnfStyle w:val="001000000000" w:firstRow="0" w:lastRow="0" w:firstColumn="1" w:lastColumn="0" w:oddVBand="0" w:evenVBand="0" w:oddHBand="0" w:evenHBand="0" w:firstRowFirstColumn="0" w:firstRowLastColumn="0" w:lastRowFirstColumn="0" w:lastRowLastColumn="0"/>
            <w:tcW w:w="2310" w:type="dxa"/>
          </w:tcPr>
          <w:p w14:paraId="2F8AE52D" w14:textId="77777777" w:rsidR="007542B8" w:rsidRPr="007542B8" w:rsidRDefault="007542B8" w:rsidP="007542B8">
            <w:pPr>
              <w:spacing w:line="276" w:lineRule="auto"/>
            </w:pPr>
            <w:r w:rsidRPr="007542B8">
              <w:t>XSD Files</w:t>
            </w:r>
          </w:p>
        </w:tc>
        <w:tc>
          <w:tcPr>
            <w:tcW w:w="6933" w:type="dxa"/>
          </w:tcPr>
          <w:p w14:paraId="7E86C7AF" w14:textId="77777777" w:rsidR="007542B8" w:rsidRPr="007542B8" w:rsidRDefault="007542B8" w:rsidP="007542B8">
            <w:pPr>
              <w:spacing w:line="276" w:lineRule="auto"/>
              <w:jc w:val="both"/>
              <w:cnfStyle w:val="000000000000" w:firstRow="0" w:lastRow="0" w:firstColumn="0" w:lastColumn="0" w:oddVBand="0" w:evenVBand="0" w:oddHBand="0" w:evenHBand="0" w:firstRowFirstColumn="0" w:firstRowLastColumn="0" w:lastRowFirstColumn="0" w:lastRowLastColumn="0"/>
            </w:pPr>
            <w:r w:rsidRPr="007542B8">
              <w:t>XML Schema definition files.</w:t>
            </w:r>
          </w:p>
        </w:tc>
      </w:tr>
      <w:tr w:rsidR="007542B8" w:rsidRPr="007542B8" w14:paraId="3D4CDF4A" w14:textId="77777777" w:rsidTr="00532B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1D80ADE6" w14:textId="77777777" w:rsidR="007542B8" w:rsidRPr="007542B8" w:rsidRDefault="007542B8" w:rsidP="007542B8">
            <w:pPr>
              <w:spacing w:line="276" w:lineRule="auto"/>
            </w:pPr>
            <w:r w:rsidRPr="007542B8">
              <w:t>XML Schema</w:t>
            </w:r>
          </w:p>
        </w:tc>
        <w:tc>
          <w:tcPr>
            <w:tcW w:w="6933" w:type="dxa"/>
          </w:tcPr>
          <w:p w14:paraId="6C9C2539" w14:textId="77777777" w:rsidR="007542B8" w:rsidRPr="007542B8" w:rsidRDefault="007542B8" w:rsidP="007542B8">
            <w:pPr>
              <w:spacing w:line="276" w:lineRule="auto"/>
              <w:jc w:val="both"/>
              <w:cnfStyle w:val="000000010000" w:firstRow="0" w:lastRow="0" w:firstColumn="0" w:lastColumn="0" w:oddVBand="0" w:evenVBand="0" w:oddHBand="0" w:evenHBand="1" w:firstRowFirstColumn="0" w:firstRowLastColumn="0" w:lastRowFirstColumn="0" w:lastRowLastColumn="0"/>
            </w:pPr>
            <w:r w:rsidRPr="007542B8">
              <w:t>Description of elements in an XML document (Extensible Markup Language).</w:t>
            </w:r>
          </w:p>
        </w:tc>
      </w:tr>
      <w:tr w:rsidR="007542B8" w:rsidRPr="007542B8" w14:paraId="3CEDEB96" w14:textId="77777777" w:rsidTr="00532B95">
        <w:tc>
          <w:tcPr>
            <w:cnfStyle w:val="001000000000" w:firstRow="0" w:lastRow="0" w:firstColumn="1" w:lastColumn="0" w:oddVBand="0" w:evenVBand="0" w:oddHBand="0" w:evenHBand="0" w:firstRowFirstColumn="0" w:firstRowLastColumn="0" w:lastRowFirstColumn="0" w:lastRowLastColumn="0"/>
            <w:tcW w:w="2310" w:type="dxa"/>
          </w:tcPr>
          <w:p w14:paraId="491EDCCB" w14:textId="77777777" w:rsidR="007542B8" w:rsidRPr="007542B8" w:rsidRDefault="007542B8" w:rsidP="007542B8">
            <w:pPr>
              <w:spacing w:line="276" w:lineRule="auto"/>
            </w:pPr>
            <w:r w:rsidRPr="007542B8">
              <w:t>XSD Schema</w:t>
            </w:r>
          </w:p>
        </w:tc>
        <w:tc>
          <w:tcPr>
            <w:tcW w:w="6933" w:type="dxa"/>
          </w:tcPr>
          <w:p w14:paraId="40093974" w14:textId="77777777" w:rsidR="007542B8" w:rsidRPr="007542B8" w:rsidRDefault="007542B8" w:rsidP="007542B8">
            <w:pPr>
              <w:spacing w:line="276" w:lineRule="auto"/>
              <w:jc w:val="both"/>
              <w:cnfStyle w:val="000000000000" w:firstRow="0" w:lastRow="0" w:firstColumn="0" w:lastColumn="0" w:oddVBand="0" w:evenVBand="0" w:oddHBand="0" w:evenHBand="0" w:firstRowFirstColumn="0" w:firstRowLastColumn="0" w:lastRowFirstColumn="0" w:lastRowLastColumn="0"/>
            </w:pPr>
            <w:r w:rsidRPr="007542B8">
              <w:t>Schema defined in the XSD file</w:t>
            </w:r>
          </w:p>
        </w:tc>
      </w:tr>
      <w:tr w:rsidR="007542B8" w:rsidRPr="007542B8" w14:paraId="608179E7" w14:textId="77777777" w:rsidTr="00532B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0E73A82C" w14:textId="77777777" w:rsidR="007542B8" w:rsidRPr="007542B8" w:rsidRDefault="007542B8" w:rsidP="007542B8">
            <w:pPr>
              <w:spacing w:line="276" w:lineRule="auto"/>
            </w:pPr>
            <w:r w:rsidRPr="007542B8">
              <w:t>Debtor agent</w:t>
            </w:r>
          </w:p>
        </w:tc>
        <w:tc>
          <w:tcPr>
            <w:tcW w:w="6933" w:type="dxa"/>
          </w:tcPr>
          <w:p w14:paraId="060748D3" w14:textId="77777777" w:rsidR="007542B8" w:rsidRPr="007542B8" w:rsidRDefault="007542B8" w:rsidP="007542B8">
            <w:pPr>
              <w:spacing w:line="276" w:lineRule="auto"/>
              <w:jc w:val="both"/>
              <w:cnfStyle w:val="000000010000" w:firstRow="0" w:lastRow="0" w:firstColumn="0" w:lastColumn="0" w:oddVBand="0" w:evenVBand="0" w:oddHBand="0" w:evenHBand="1" w:firstRowFirstColumn="0" w:firstRowLastColumn="0" w:lastRowFirstColumn="0" w:lastRowLastColumn="0"/>
            </w:pPr>
            <w:r w:rsidRPr="007542B8">
              <w:t>Financial institution to be debited following a transaction.</w:t>
            </w:r>
          </w:p>
        </w:tc>
      </w:tr>
      <w:tr w:rsidR="007542B8" w:rsidRPr="007542B8" w14:paraId="0B6C75A4" w14:textId="77777777" w:rsidTr="00532B95">
        <w:tc>
          <w:tcPr>
            <w:cnfStyle w:val="001000000000" w:firstRow="0" w:lastRow="0" w:firstColumn="1" w:lastColumn="0" w:oddVBand="0" w:evenVBand="0" w:oddHBand="0" w:evenHBand="0" w:firstRowFirstColumn="0" w:firstRowLastColumn="0" w:lastRowFirstColumn="0" w:lastRowLastColumn="0"/>
            <w:tcW w:w="2310" w:type="dxa"/>
          </w:tcPr>
          <w:p w14:paraId="622E760C" w14:textId="77777777" w:rsidR="007542B8" w:rsidRPr="007542B8" w:rsidRDefault="007542B8" w:rsidP="007542B8">
            <w:pPr>
              <w:spacing w:line="276" w:lineRule="auto"/>
            </w:pPr>
            <w:r w:rsidRPr="007542B8">
              <w:t>Creditor agent</w:t>
            </w:r>
          </w:p>
        </w:tc>
        <w:tc>
          <w:tcPr>
            <w:tcW w:w="6933" w:type="dxa"/>
          </w:tcPr>
          <w:p w14:paraId="2B73901D" w14:textId="77777777" w:rsidR="007542B8" w:rsidRPr="007542B8" w:rsidRDefault="007542B8" w:rsidP="007542B8">
            <w:pPr>
              <w:spacing w:line="276" w:lineRule="auto"/>
              <w:jc w:val="both"/>
              <w:cnfStyle w:val="000000000000" w:firstRow="0" w:lastRow="0" w:firstColumn="0" w:lastColumn="0" w:oddVBand="0" w:evenVBand="0" w:oddHBand="0" w:evenHBand="0" w:firstRowFirstColumn="0" w:firstRowLastColumn="0" w:lastRowFirstColumn="0" w:lastRowLastColumn="0"/>
            </w:pPr>
            <w:r w:rsidRPr="007542B8">
              <w:t>Financial institution to be accredited following a transaction.</w:t>
            </w:r>
          </w:p>
        </w:tc>
      </w:tr>
      <w:tr w:rsidR="007542B8" w:rsidRPr="007542B8" w14:paraId="19998502" w14:textId="77777777" w:rsidTr="00532B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5AE9C488" w14:textId="77777777" w:rsidR="007542B8" w:rsidRPr="007542B8" w:rsidRDefault="007542B8" w:rsidP="007542B8">
            <w:pPr>
              <w:spacing w:line="276" w:lineRule="auto"/>
            </w:pPr>
            <w:r w:rsidRPr="007542B8">
              <w:t>Batch</w:t>
            </w:r>
          </w:p>
        </w:tc>
        <w:tc>
          <w:tcPr>
            <w:tcW w:w="6933" w:type="dxa"/>
          </w:tcPr>
          <w:p w14:paraId="552578D6" w14:textId="77777777" w:rsidR="007542B8" w:rsidRPr="007542B8" w:rsidRDefault="007542B8" w:rsidP="007542B8">
            <w:pPr>
              <w:spacing w:line="276" w:lineRule="auto"/>
              <w:jc w:val="both"/>
              <w:cnfStyle w:val="000000010000" w:firstRow="0" w:lastRow="0" w:firstColumn="0" w:lastColumn="0" w:oddVBand="0" w:evenVBand="0" w:oddHBand="0" w:evenHBand="1" w:firstRowFirstColumn="0" w:firstRowLastColumn="0" w:lastRowFirstColumn="0" w:lastRowLastColumn="0"/>
            </w:pPr>
            <w:r w:rsidRPr="007542B8">
              <w:t>Group of individual payments.</w:t>
            </w:r>
          </w:p>
        </w:tc>
      </w:tr>
      <w:tr w:rsidR="007542B8" w:rsidRPr="007542B8" w14:paraId="7372295C" w14:textId="77777777" w:rsidTr="00532B95">
        <w:tc>
          <w:tcPr>
            <w:cnfStyle w:val="001000000000" w:firstRow="0" w:lastRow="0" w:firstColumn="1" w:lastColumn="0" w:oddVBand="0" w:evenVBand="0" w:oddHBand="0" w:evenHBand="0" w:firstRowFirstColumn="0" w:firstRowLastColumn="0" w:lastRowFirstColumn="0" w:lastRowLastColumn="0"/>
            <w:tcW w:w="2310" w:type="dxa"/>
          </w:tcPr>
          <w:p w14:paraId="31905A58" w14:textId="77777777" w:rsidR="007542B8" w:rsidRPr="007542B8" w:rsidRDefault="007542B8" w:rsidP="007542B8">
            <w:pPr>
              <w:spacing w:line="276" w:lineRule="auto"/>
            </w:pPr>
            <w:r w:rsidRPr="007542B8">
              <w:t>Interbank settlement</w:t>
            </w:r>
          </w:p>
        </w:tc>
        <w:tc>
          <w:tcPr>
            <w:tcW w:w="6933" w:type="dxa"/>
          </w:tcPr>
          <w:p w14:paraId="09E6B9CA" w14:textId="77777777" w:rsidR="007542B8" w:rsidRPr="007542B8" w:rsidRDefault="007542B8" w:rsidP="007542B8">
            <w:pPr>
              <w:spacing w:line="276" w:lineRule="auto"/>
              <w:jc w:val="both"/>
              <w:cnfStyle w:val="000000000000" w:firstRow="0" w:lastRow="0" w:firstColumn="0" w:lastColumn="0" w:oddVBand="0" w:evenVBand="0" w:oddHBand="0" w:evenHBand="0" w:firstRowFirstColumn="0" w:firstRowLastColumn="0" w:lastRowFirstColumn="0" w:lastRowLastColumn="0"/>
            </w:pPr>
            <w:r w:rsidRPr="007542B8">
              <w:t>Operation in which the compensation balances</w:t>
            </w:r>
          </w:p>
        </w:tc>
      </w:tr>
      <w:tr w:rsidR="007542B8" w:rsidRPr="007542B8" w14:paraId="21B2F48D" w14:textId="77777777" w:rsidTr="00532B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7DA9AA5A" w14:textId="77777777" w:rsidR="007542B8" w:rsidRPr="007542B8" w:rsidRDefault="007542B8" w:rsidP="007542B8">
            <w:pPr>
              <w:spacing w:line="276" w:lineRule="auto"/>
            </w:pPr>
            <w:r w:rsidRPr="007542B8">
              <w:t>CLRG</w:t>
            </w:r>
          </w:p>
        </w:tc>
        <w:tc>
          <w:tcPr>
            <w:tcW w:w="6933" w:type="dxa"/>
          </w:tcPr>
          <w:p w14:paraId="70F92951" w14:textId="77777777" w:rsidR="007542B8" w:rsidRPr="007542B8" w:rsidRDefault="007542B8" w:rsidP="007542B8">
            <w:pPr>
              <w:spacing w:line="276" w:lineRule="auto"/>
              <w:jc w:val="both"/>
              <w:cnfStyle w:val="000000010000" w:firstRow="0" w:lastRow="0" w:firstColumn="0" w:lastColumn="0" w:oddVBand="0" w:evenVBand="0" w:oddHBand="0" w:evenHBand="1" w:firstRowFirstColumn="0" w:firstRowLastColumn="0" w:lastRowFirstColumn="0" w:lastRowLastColumn="0"/>
            </w:pPr>
            <w:r w:rsidRPr="007542B8">
              <w:t>Compensation Code used to define the settlement method of a payment in ISO20022.</w:t>
            </w:r>
          </w:p>
        </w:tc>
      </w:tr>
      <w:tr w:rsidR="007542B8" w:rsidRPr="007542B8" w14:paraId="007FA24C" w14:textId="77777777" w:rsidTr="00532B95">
        <w:tc>
          <w:tcPr>
            <w:cnfStyle w:val="001000000000" w:firstRow="0" w:lastRow="0" w:firstColumn="1" w:lastColumn="0" w:oddVBand="0" w:evenVBand="0" w:oddHBand="0" w:evenHBand="0" w:firstRowFirstColumn="0" w:firstRowLastColumn="0" w:lastRowFirstColumn="0" w:lastRowLastColumn="0"/>
            <w:tcW w:w="2310" w:type="dxa"/>
          </w:tcPr>
          <w:p w14:paraId="695C7CE4" w14:textId="77777777" w:rsidR="007542B8" w:rsidRPr="007542B8" w:rsidRDefault="007542B8" w:rsidP="007542B8">
            <w:pPr>
              <w:spacing w:line="276" w:lineRule="auto"/>
            </w:pPr>
            <w:r w:rsidRPr="007542B8">
              <w:t>SEPA</w:t>
            </w:r>
          </w:p>
        </w:tc>
        <w:tc>
          <w:tcPr>
            <w:tcW w:w="6933" w:type="dxa"/>
          </w:tcPr>
          <w:p w14:paraId="1C303576" w14:textId="77777777" w:rsidR="007542B8" w:rsidRPr="007542B8" w:rsidRDefault="007542B8" w:rsidP="007542B8">
            <w:pPr>
              <w:spacing w:line="276" w:lineRule="auto"/>
              <w:jc w:val="both"/>
              <w:cnfStyle w:val="000000000000" w:firstRow="0" w:lastRow="0" w:firstColumn="0" w:lastColumn="0" w:oddVBand="0" w:evenVBand="0" w:oddHBand="0" w:evenHBand="0" w:firstRowFirstColumn="0" w:firstRowLastColumn="0" w:lastRowFirstColumn="0" w:lastRowLastColumn="0"/>
            </w:pPr>
            <w:r w:rsidRPr="007542B8">
              <w:t>Single payment area in euros. Group of European regulations defining the use of ISO20022 for payment processing.</w:t>
            </w:r>
          </w:p>
        </w:tc>
      </w:tr>
      <w:tr w:rsidR="007542B8" w:rsidRPr="007542B8" w14:paraId="23A3D4F2" w14:textId="77777777" w:rsidTr="00532B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3B81FA74" w14:textId="77777777" w:rsidR="007542B8" w:rsidRPr="007542B8" w:rsidRDefault="007542B8" w:rsidP="007542B8">
            <w:pPr>
              <w:spacing w:line="276" w:lineRule="auto"/>
            </w:pPr>
            <w:r w:rsidRPr="007542B8">
              <w:t>SLEV</w:t>
            </w:r>
          </w:p>
        </w:tc>
        <w:tc>
          <w:tcPr>
            <w:tcW w:w="6933" w:type="dxa"/>
          </w:tcPr>
          <w:p w14:paraId="0471FA81" w14:textId="77777777" w:rsidR="007542B8" w:rsidRPr="007542B8" w:rsidRDefault="007542B8" w:rsidP="007542B8">
            <w:pPr>
              <w:spacing w:line="276" w:lineRule="auto"/>
              <w:jc w:val="both"/>
              <w:cnfStyle w:val="000000010000" w:firstRow="0" w:lastRow="0" w:firstColumn="0" w:lastColumn="0" w:oddVBand="0" w:evenVBand="0" w:oddHBand="0" w:evenHBand="1" w:firstRowFirstColumn="0" w:firstRowLastColumn="0" w:lastRowFirstColumn="0" w:lastRowLastColumn="0"/>
            </w:pPr>
            <w:r w:rsidRPr="007542B8">
              <w:t>Level of service, Code used to indicate that payment processing fees are at Level of service.</w:t>
            </w:r>
          </w:p>
        </w:tc>
      </w:tr>
      <w:tr w:rsidR="007542B8" w:rsidRPr="007542B8" w14:paraId="2732E8B4" w14:textId="77777777" w:rsidTr="00532B95">
        <w:trPr>
          <w:trHeight w:val="585"/>
        </w:trPr>
        <w:tc>
          <w:tcPr>
            <w:cnfStyle w:val="001000000000" w:firstRow="0" w:lastRow="0" w:firstColumn="1" w:lastColumn="0" w:oddVBand="0" w:evenVBand="0" w:oddHBand="0" w:evenHBand="0" w:firstRowFirstColumn="0" w:firstRowLastColumn="0" w:lastRowFirstColumn="0" w:lastRowLastColumn="0"/>
            <w:tcW w:w="2310" w:type="dxa"/>
          </w:tcPr>
          <w:p w14:paraId="5F2D1696" w14:textId="77777777" w:rsidR="007542B8" w:rsidRPr="007542B8" w:rsidRDefault="007542B8" w:rsidP="007542B8">
            <w:pPr>
              <w:spacing w:line="276" w:lineRule="auto"/>
            </w:pPr>
            <w:r w:rsidRPr="007542B8">
              <w:t>BIC Codes</w:t>
            </w:r>
          </w:p>
        </w:tc>
        <w:tc>
          <w:tcPr>
            <w:tcW w:w="6933" w:type="dxa"/>
          </w:tcPr>
          <w:p w14:paraId="5FC86E0E" w14:textId="77777777" w:rsidR="007542B8" w:rsidRPr="007542B8" w:rsidRDefault="007542B8" w:rsidP="007542B8">
            <w:pPr>
              <w:spacing w:line="276" w:lineRule="auto"/>
              <w:jc w:val="both"/>
              <w:cnfStyle w:val="000000000000" w:firstRow="0" w:lastRow="0" w:firstColumn="0" w:lastColumn="0" w:oddVBand="0" w:evenVBand="0" w:oddHBand="0" w:evenHBand="0" w:firstRowFirstColumn="0" w:firstRowLastColumn="0" w:lastRowFirstColumn="0" w:lastRowLastColumn="0"/>
            </w:pPr>
            <w:r w:rsidRPr="007542B8">
              <w:t>Bank identifier code, Address assigned by SWIFT to a bank. It unambiguously identifies the Name and country of a bank.</w:t>
            </w:r>
          </w:p>
        </w:tc>
      </w:tr>
      <w:tr w:rsidR="007542B8" w:rsidRPr="007542B8" w14:paraId="6D96FF9E" w14:textId="77777777" w:rsidTr="00532B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6715FE28" w14:textId="77777777" w:rsidR="007542B8" w:rsidRPr="007542B8" w:rsidRDefault="007542B8" w:rsidP="007542B8">
            <w:pPr>
              <w:spacing w:line="276" w:lineRule="auto"/>
            </w:pPr>
            <w:r w:rsidRPr="007542B8">
              <w:t>SWIFT Codes</w:t>
            </w:r>
          </w:p>
        </w:tc>
        <w:tc>
          <w:tcPr>
            <w:tcW w:w="6933" w:type="dxa"/>
          </w:tcPr>
          <w:p w14:paraId="51C42A48" w14:textId="77777777" w:rsidR="007542B8" w:rsidRPr="007542B8" w:rsidRDefault="007542B8" w:rsidP="007542B8">
            <w:pPr>
              <w:spacing w:line="276" w:lineRule="auto"/>
              <w:jc w:val="both"/>
              <w:cnfStyle w:val="000000010000" w:firstRow="0" w:lastRow="0" w:firstColumn="0" w:lastColumn="0" w:oddVBand="0" w:evenVBand="0" w:oddHBand="0" w:evenHBand="1" w:firstRowFirstColumn="0" w:firstRowLastColumn="0" w:lastRowFirstColumn="0" w:lastRowLastColumn="0"/>
            </w:pPr>
            <w:r w:rsidRPr="007542B8">
              <w:t>Bank identifier code, Address assigned by SWIFT to a bank. It unambiguously identifies the Name and country of a bank.</w:t>
            </w:r>
          </w:p>
        </w:tc>
      </w:tr>
      <w:tr w:rsidR="007542B8" w:rsidRPr="007542B8" w14:paraId="4AEF16ED" w14:textId="77777777" w:rsidTr="00532B95">
        <w:tc>
          <w:tcPr>
            <w:cnfStyle w:val="001000000000" w:firstRow="0" w:lastRow="0" w:firstColumn="1" w:lastColumn="0" w:oddVBand="0" w:evenVBand="0" w:oddHBand="0" w:evenHBand="0" w:firstRowFirstColumn="0" w:firstRowLastColumn="0" w:lastRowFirstColumn="0" w:lastRowLastColumn="0"/>
            <w:tcW w:w="2310" w:type="dxa"/>
          </w:tcPr>
          <w:p w14:paraId="54D94D14" w14:textId="77777777" w:rsidR="007542B8" w:rsidRPr="007542B8" w:rsidRDefault="007542B8" w:rsidP="007542B8">
            <w:pPr>
              <w:spacing w:line="276" w:lineRule="auto"/>
            </w:pPr>
            <w:r w:rsidRPr="007542B8">
              <w:t>Message Root</w:t>
            </w:r>
          </w:p>
        </w:tc>
        <w:tc>
          <w:tcPr>
            <w:tcW w:w="6933" w:type="dxa"/>
          </w:tcPr>
          <w:p w14:paraId="2F6EDBB2" w14:textId="77777777" w:rsidR="007542B8" w:rsidRPr="007542B8" w:rsidRDefault="007542B8" w:rsidP="007542B8">
            <w:pPr>
              <w:spacing w:line="276" w:lineRule="auto"/>
              <w:jc w:val="both"/>
              <w:cnfStyle w:val="000000000000" w:firstRow="0" w:lastRow="0" w:firstColumn="0" w:lastColumn="0" w:oddVBand="0" w:evenVBand="0" w:oddHBand="0" w:evenHBand="0" w:firstRowFirstColumn="0" w:firstRowLastColumn="0" w:lastRowFirstColumn="0" w:lastRowLastColumn="0"/>
            </w:pPr>
            <w:r w:rsidRPr="007542B8">
              <w:t>Root element of an XML message. Element containing all the other elements of the message.</w:t>
            </w:r>
          </w:p>
        </w:tc>
      </w:tr>
      <w:tr w:rsidR="007542B8" w:rsidRPr="007542B8" w14:paraId="19A262FA" w14:textId="77777777" w:rsidTr="00532B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514F6514" w14:textId="77777777" w:rsidR="007542B8" w:rsidRPr="007542B8" w:rsidRDefault="007542B8" w:rsidP="007542B8">
            <w:pPr>
              <w:spacing w:line="276" w:lineRule="auto"/>
            </w:pPr>
            <w:r w:rsidRPr="007542B8">
              <w:t>Group header</w:t>
            </w:r>
          </w:p>
        </w:tc>
        <w:tc>
          <w:tcPr>
            <w:tcW w:w="6933" w:type="dxa"/>
          </w:tcPr>
          <w:p w14:paraId="6DE58814" w14:textId="77777777" w:rsidR="007542B8" w:rsidRPr="007542B8" w:rsidRDefault="007542B8" w:rsidP="007542B8">
            <w:pPr>
              <w:spacing w:line="276" w:lineRule="auto"/>
              <w:jc w:val="both"/>
              <w:cnfStyle w:val="000000010000" w:firstRow="0" w:lastRow="0" w:firstColumn="0" w:lastColumn="0" w:oddVBand="0" w:evenVBand="0" w:oddHBand="0" w:evenHBand="1" w:firstRowFirstColumn="0" w:firstRowLastColumn="0" w:lastRowFirstColumn="0" w:lastRowLastColumn="0"/>
            </w:pPr>
            <w:r w:rsidRPr="007542B8">
              <w:t>ISO20022 message element. Contains message identification information or levels.</w:t>
            </w:r>
          </w:p>
        </w:tc>
      </w:tr>
      <w:tr w:rsidR="007542B8" w:rsidRPr="007542B8" w14:paraId="477A9EAB" w14:textId="77777777" w:rsidTr="00532B95">
        <w:trPr>
          <w:trHeight w:val="535"/>
        </w:trPr>
        <w:tc>
          <w:tcPr>
            <w:cnfStyle w:val="001000000000" w:firstRow="0" w:lastRow="0" w:firstColumn="1" w:lastColumn="0" w:oddVBand="0" w:evenVBand="0" w:oddHBand="0" w:evenHBand="0" w:firstRowFirstColumn="0" w:firstRowLastColumn="0" w:lastRowFirstColumn="0" w:lastRowLastColumn="0"/>
            <w:tcW w:w="2310" w:type="dxa"/>
          </w:tcPr>
          <w:p w14:paraId="05BBC01B" w14:textId="77777777" w:rsidR="007542B8" w:rsidRPr="007542B8" w:rsidRDefault="007542B8" w:rsidP="007542B8">
            <w:pPr>
              <w:spacing w:line="276" w:lineRule="auto"/>
            </w:pPr>
            <w:r w:rsidRPr="007542B8">
              <w:t>MULTIPLICITY</w:t>
            </w:r>
          </w:p>
        </w:tc>
        <w:tc>
          <w:tcPr>
            <w:tcW w:w="6933" w:type="dxa"/>
          </w:tcPr>
          <w:p w14:paraId="0EC57087" w14:textId="77777777" w:rsidR="007542B8" w:rsidRPr="007542B8" w:rsidRDefault="007542B8" w:rsidP="007542B8">
            <w:pPr>
              <w:spacing w:line="276" w:lineRule="auto"/>
              <w:jc w:val="both"/>
              <w:cnfStyle w:val="000000000000" w:firstRow="0" w:lastRow="0" w:firstColumn="0" w:lastColumn="0" w:oddVBand="0" w:evenVBand="0" w:oddHBand="0" w:evenHBand="0" w:firstRowFirstColumn="0" w:firstRowLastColumn="0" w:lastRowFirstColumn="0" w:lastRowLastColumn="0"/>
            </w:pPr>
            <w:r w:rsidRPr="007542B8">
              <w:t>Number of times an element can be present in an XML document.</w:t>
            </w:r>
          </w:p>
        </w:tc>
      </w:tr>
    </w:tbl>
    <w:p w14:paraId="021FAB85" w14:textId="77777777" w:rsidR="00FC2486" w:rsidRDefault="00FC2486" w:rsidP="007542B8">
      <w:pPr>
        <w:pStyle w:val="Standardtext"/>
      </w:pPr>
    </w:p>
    <w:p w14:paraId="732B50E0" w14:textId="77777777" w:rsidR="00C236F4" w:rsidRDefault="00C236F4" w:rsidP="007542B8">
      <w:pPr>
        <w:pStyle w:val="Standardtext"/>
      </w:pPr>
    </w:p>
    <w:p w14:paraId="3492E1BF" w14:textId="77777777" w:rsidR="00C236F4" w:rsidRDefault="00C236F4" w:rsidP="007542B8">
      <w:pPr>
        <w:pStyle w:val="Standardtext"/>
      </w:pPr>
    </w:p>
    <w:p w14:paraId="1D844958" w14:textId="77777777" w:rsidR="00C236F4" w:rsidRDefault="00C236F4" w:rsidP="007542B8">
      <w:pPr>
        <w:pStyle w:val="Standardtext"/>
      </w:pPr>
    </w:p>
    <w:p w14:paraId="38319F57" w14:textId="77777777" w:rsidR="00C236F4" w:rsidRDefault="00C236F4" w:rsidP="007542B8">
      <w:pPr>
        <w:pStyle w:val="Standardtext"/>
      </w:pPr>
    </w:p>
    <w:p w14:paraId="01517B8F" w14:textId="77777777" w:rsidR="00C236F4" w:rsidRDefault="00C236F4" w:rsidP="007542B8">
      <w:pPr>
        <w:pStyle w:val="Standardtext"/>
      </w:pPr>
    </w:p>
    <w:p w14:paraId="4AB17736" w14:textId="77777777" w:rsidR="00C236F4" w:rsidRDefault="00C236F4" w:rsidP="007542B8">
      <w:pPr>
        <w:pStyle w:val="Standardtext"/>
      </w:pPr>
    </w:p>
    <w:tbl>
      <w:tblPr>
        <w:tblStyle w:val="TableColored"/>
        <w:tblW w:w="0" w:type="auto"/>
        <w:tblLook w:val="0420" w:firstRow="1" w:lastRow="0" w:firstColumn="0" w:lastColumn="0" w:noHBand="0" w:noVBand="1"/>
      </w:tblPr>
      <w:tblGrid>
        <w:gridCol w:w="1824"/>
        <w:gridCol w:w="1517"/>
        <w:gridCol w:w="1212"/>
        <w:gridCol w:w="1655"/>
        <w:gridCol w:w="2809"/>
      </w:tblGrid>
      <w:tr w:rsidR="00C236F4" w:rsidRPr="00C236F4" w14:paraId="45797F8C" w14:textId="77777777" w:rsidTr="002D7832">
        <w:trPr>
          <w:cnfStyle w:val="100000000000" w:firstRow="1" w:lastRow="0" w:firstColumn="0" w:lastColumn="0" w:oddVBand="0" w:evenVBand="0" w:oddHBand="0" w:evenHBand="0" w:firstRowFirstColumn="0" w:firstRowLastColumn="0" w:lastRowFirstColumn="0" w:lastRowLastColumn="0"/>
        </w:trPr>
        <w:tc>
          <w:tcPr>
            <w:tcW w:w="9017" w:type="dxa"/>
            <w:gridSpan w:val="5"/>
            <w:shd w:val="clear" w:color="auto" w:fill="43A589"/>
          </w:tcPr>
          <w:p w14:paraId="1351D588" w14:textId="77777777" w:rsidR="00C236F4" w:rsidRPr="00C236F4" w:rsidRDefault="00C236F4" w:rsidP="00C236F4">
            <w:pPr>
              <w:rPr>
                <w:b/>
                <w:sz w:val="24"/>
                <w:szCs w:val="24"/>
              </w:rPr>
            </w:pPr>
            <w:bookmarkStart w:id="157" w:name="_Hlk508195774"/>
            <w:bookmarkStart w:id="158" w:name="_Hlk200716398"/>
            <w:r w:rsidRPr="00C236F4">
              <w:rPr>
                <w:b/>
                <w:color w:val="FFFFFF" w:themeColor="background1"/>
                <w:sz w:val="24"/>
                <w:szCs w:val="24"/>
              </w:rPr>
              <w:lastRenderedPageBreak/>
              <w:t xml:space="preserve">Project: </w:t>
            </w:r>
            <w:r w:rsidRPr="00C236F4">
              <w:rPr>
                <w:b/>
                <w:i/>
                <w:color w:val="FFFFFF" w:themeColor="background1"/>
                <w:sz w:val="24"/>
                <w:szCs w:val="24"/>
              </w:rPr>
              <w:t>GE_ATS_Upgrade_Delivery_Project</w:t>
            </w:r>
          </w:p>
        </w:tc>
      </w:tr>
      <w:tr w:rsidR="00C236F4" w:rsidRPr="00C236F4" w14:paraId="6B3800E1" w14:textId="77777777" w:rsidTr="002D7832">
        <w:tc>
          <w:tcPr>
            <w:tcW w:w="1824" w:type="dxa"/>
          </w:tcPr>
          <w:p w14:paraId="611F0017" w14:textId="77777777" w:rsidR="00C236F4" w:rsidRPr="00C236F4" w:rsidRDefault="00C236F4" w:rsidP="00C236F4">
            <w:pPr>
              <w:contextualSpacing/>
              <w:rPr>
                <w:rFonts w:eastAsiaTheme="minorEastAsia"/>
                <w:b/>
              </w:rPr>
            </w:pPr>
            <w:r w:rsidRPr="00C236F4">
              <w:rPr>
                <w:rFonts w:eastAsiaTheme="minorEastAsia"/>
                <w:b/>
              </w:rPr>
              <w:t>Date</w:t>
            </w:r>
          </w:p>
        </w:tc>
        <w:tc>
          <w:tcPr>
            <w:tcW w:w="1517" w:type="dxa"/>
          </w:tcPr>
          <w:p w14:paraId="7D535136" w14:textId="77777777" w:rsidR="00C236F4" w:rsidRPr="00C236F4" w:rsidRDefault="00C236F4" w:rsidP="00C236F4">
            <w:pPr>
              <w:contextualSpacing/>
              <w:rPr>
                <w:rFonts w:eastAsiaTheme="minorEastAsia"/>
                <w:iCs/>
                <w:color w:val="329593" w:themeColor="accent6" w:themeShade="80"/>
              </w:rPr>
            </w:pPr>
            <w:r w:rsidRPr="00C236F4">
              <w:rPr>
                <w:rFonts w:eastAsiaTheme="minorEastAsia"/>
                <w:iCs/>
                <w:color w:val="329593" w:themeColor="accent6" w:themeShade="80"/>
              </w:rPr>
              <w:t>2025-06-17</w:t>
            </w:r>
          </w:p>
        </w:tc>
        <w:tc>
          <w:tcPr>
            <w:tcW w:w="5676" w:type="dxa"/>
            <w:gridSpan w:val="3"/>
          </w:tcPr>
          <w:p w14:paraId="005F832D" w14:textId="77777777" w:rsidR="00C236F4" w:rsidRPr="00C236F4" w:rsidRDefault="00C236F4" w:rsidP="00C236F4">
            <w:pPr>
              <w:contextualSpacing/>
              <w:rPr>
                <w:rFonts w:eastAsiaTheme="minorEastAsia"/>
                <w:iCs/>
              </w:rPr>
            </w:pPr>
            <w:r w:rsidRPr="00C236F4">
              <w:rPr>
                <w:rFonts w:eastAsiaTheme="minorEastAsia"/>
                <w:iCs/>
              </w:rPr>
              <w:t>Deliverable Management Module</w:t>
            </w:r>
          </w:p>
        </w:tc>
      </w:tr>
      <w:tr w:rsidR="00C236F4" w:rsidRPr="00C236F4" w14:paraId="03A1F167" w14:textId="77777777" w:rsidTr="002D7832">
        <w:trPr>
          <w:cnfStyle w:val="000000010000" w:firstRow="0" w:lastRow="0" w:firstColumn="0" w:lastColumn="0" w:oddVBand="0" w:evenVBand="0" w:oddHBand="0" w:evenHBand="1" w:firstRowFirstColumn="0" w:firstRowLastColumn="0" w:lastRowFirstColumn="0" w:lastRowLastColumn="0"/>
        </w:trPr>
        <w:tc>
          <w:tcPr>
            <w:tcW w:w="1824" w:type="dxa"/>
          </w:tcPr>
          <w:p w14:paraId="5E86A608" w14:textId="77777777" w:rsidR="00C236F4" w:rsidRPr="00C236F4" w:rsidRDefault="00C236F4" w:rsidP="00C236F4">
            <w:pPr>
              <w:contextualSpacing/>
              <w:rPr>
                <w:rFonts w:eastAsiaTheme="minorEastAsia"/>
                <w:b/>
              </w:rPr>
            </w:pPr>
            <w:r w:rsidRPr="00C236F4">
              <w:rPr>
                <w:rFonts w:eastAsiaTheme="minorEastAsia"/>
                <w:b/>
              </w:rPr>
              <w:t>Deliverable ID</w:t>
            </w:r>
          </w:p>
        </w:tc>
        <w:tc>
          <w:tcPr>
            <w:tcW w:w="7193" w:type="dxa"/>
            <w:gridSpan w:val="4"/>
          </w:tcPr>
          <w:p w14:paraId="6E9C7784" w14:textId="77777777" w:rsidR="00C236F4" w:rsidRPr="00C236F4" w:rsidRDefault="00C236F4" w:rsidP="00C236F4">
            <w:pPr>
              <w:contextualSpacing/>
              <w:rPr>
                <w:rFonts w:eastAsiaTheme="minorEastAsia"/>
                <w:iCs/>
                <w:color w:val="329593" w:themeColor="accent6" w:themeShade="80"/>
              </w:rPr>
            </w:pPr>
            <w:r w:rsidRPr="00C236F4">
              <w:rPr>
                <w:rFonts w:eastAsiaTheme="minorEastAsia"/>
                <w:iCs/>
                <w:color w:val="329593" w:themeColor="accent6" w:themeShade="80"/>
              </w:rPr>
              <w:t>001</w:t>
            </w:r>
          </w:p>
        </w:tc>
      </w:tr>
      <w:tr w:rsidR="00C236F4" w:rsidRPr="00C236F4" w14:paraId="43AD1F42" w14:textId="77777777" w:rsidTr="002D7832">
        <w:tc>
          <w:tcPr>
            <w:tcW w:w="1824" w:type="dxa"/>
          </w:tcPr>
          <w:p w14:paraId="76B6A600" w14:textId="77777777" w:rsidR="00C236F4" w:rsidRPr="00C236F4" w:rsidRDefault="00C236F4" w:rsidP="00C236F4">
            <w:pPr>
              <w:contextualSpacing/>
              <w:rPr>
                <w:rFonts w:eastAsiaTheme="minorEastAsia"/>
                <w:b/>
              </w:rPr>
            </w:pPr>
            <w:r w:rsidRPr="00C236F4">
              <w:rPr>
                <w:rFonts w:eastAsiaTheme="minorEastAsia"/>
                <w:b/>
              </w:rPr>
              <w:t>Deliverable Name</w:t>
            </w:r>
          </w:p>
        </w:tc>
        <w:tc>
          <w:tcPr>
            <w:tcW w:w="7193" w:type="dxa"/>
            <w:gridSpan w:val="4"/>
          </w:tcPr>
          <w:p w14:paraId="580B46EF" w14:textId="10A623BF" w:rsidR="00C236F4" w:rsidRPr="00C236F4" w:rsidRDefault="00C236F4" w:rsidP="00C236F4">
            <w:pPr>
              <w:contextualSpacing/>
              <w:rPr>
                <w:rFonts w:eastAsiaTheme="minorEastAsia"/>
                <w:iCs/>
                <w:color w:val="329593" w:themeColor="accent6" w:themeShade="80"/>
              </w:rPr>
            </w:pPr>
            <w:r w:rsidRPr="00C236F4">
              <w:rPr>
                <w:rFonts w:eastAsiaTheme="minorEastAsia"/>
                <w:iCs/>
                <w:color w:val="329593" w:themeColor="accent6" w:themeShade="80"/>
              </w:rPr>
              <w:t>Annex G – ACH Message F</w:t>
            </w:r>
            <w:r w:rsidR="00FA03A2">
              <w:rPr>
                <w:rFonts w:eastAsiaTheme="minorEastAsia"/>
                <w:iCs/>
                <w:color w:val="329593" w:themeColor="accent6" w:themeShade="80"/>
              </w:rPr>
              <w:t>ormat</w:t>
            </w:r>
          </w:p>
        </w:tc>
      </w:tr>
      <w:tr w:rsidR="00C236F4" w:rsidRPr="00C236F4" w14:paraId="522D18C3" w14:textId="77777777" w:rsidTr="002D7832">
        <w:trPr>
          <w:cnfStyle w:val="000000010000" w:firstRow="0" w:lastRow="0" w:firstColumn="0" w:lastColumn="0" w:oddVBand="0" w:evenVBand="0" w:oddHBand="0" w:evenHBand="1" w:firstRowFirstColumn="0" w:firstRowLastColumn="0" w:lastRowFirstColumn="0" w:lastRowLastColumn="0"/>
        </w:trPr>
        <w:tc>
          <w:tcPr>
            <w:tcW w:w="1824" w:type="dxa"/>
          </w:tcPr>
          <w:p w14:paraId="6394F80C" w14:textId="77777777" w:rsidR="00C236F4" w:rsidRPr="00C236F4" w:rsidRDefault="00C236F4" w:rsidP="00C236F4">
            <w:pPr>
              <w:contextualSpacing/>
              <w:rPr>
                <w:rFonts w:eastAsiaTheme="minorEastAsia"/>
                <w:b/>
              </w:rPr>
            </w:pPr>
            <w:r w:rsidRPr="00C236F4">
              <w:rPr>
                <w:rFonts w:eastAsiaTheme="minorEastAsia"/>
                <w:b/>
              </w:rPr>
              <w:t>Deliverable Code</w:t>
            </w:r>
          </w:p>
        </w:tc>
        <w:tc>
          <w:tcPr>
            <w:tcW w:w="7193" w:type="dxa"/>
            <w:gridSpan w:val="4"/>
          </w:tcPr>
          <w:p w14:paraId="64FCD2BA" w14:textId="77777777" w:rsidR="00C236F4" w:rsidRPr="00C236F4" w:rsidRDefault="00C236F4" w:rsidP="00C236F4">
            <w:pPr>
              <w:contextualSpacing/>
              <w:rPr>
                <w:rFonts w:eastAsiaTheme="minorEastAsia"/>
                <w:iCs/>
                <w:color w:val="329593" w:themeColor="accent6" w:themeShade="80"/>
              </w:rPr>
            </w:pPr>
            <w:r w:rsidRPr="00C236F4">
              <w:rPr>
                <w:rFonts w:eastAsiaTheme="minorEastAsia"/>
                <w:iCs/>
                <w:color w:val="329593" w:themeColor="accent6" w:themeShade="80"/>
              </w:rPr>
              <w:t>GE_ATS_Upgrade_D001_Annex_G_Message_Format_v.1.00</w:t>
            </w:r>
          </w:p>
        </w:tc>
      </w:tr>
      <w:tr w:rsidR="00C236F4" w:rsidRPr="00C236F4" w14:paraId="03389E72" w14:textId="77777777" w:rsidTr="002D7832">
        <w:tc>
          <w:tcPr>
            <w:tcW w:w="1824" w:type="dxa"/>
          </w:tcPr>
          <w:p w14:paraId="271BDFF6" w14:textId="77777777" w:rsidR="00C236F4" w:rsidRPr="00C236F4" w:rsidRDefault="00C236F4" w:rsidP="00C236F4">
            <w:pPr>
              <w:contextualSpacing/>
              <w:rPr>
                <w:rFonts w:eastAsiaTheme="minorEastAsia"/>
                <w:b/>
              </w:rPr>
            </w:pPr>
            <w:r w:rsidRPr="00C236F4">
              <w:rPr>
                <w:rFonts w:eastAsiaTheme="minorEastAsia"/>
                <w:b/>
              </w:rPr>
              <w:t>Deliverable Type</w:t>
            </w:r>
          </w:p>
        </w:tc>
        <w:tc>
          <w:tcPr>
            <w:tcW w:w="7193" w:type="dxa"/>
            <w:gridSpan w:val="4"/>
          </w:tcPr>
          <w:p w14:paraId="736BA227" w14:textId="77777777" w:rsidR="00C236F4" w:rsidRPr="00C236F4" w:rsidRDefault="00C236F4" w:rsidP="00C236F4">
            <w:pPr>
              <w:contextualSpacing/>
              <w:rPr>
                <w:rFonts w:eastAsiaTheme="minorEastAsia"/>
                <w:iCs/>
                <w:color w:val="329593" w:themeColor="accent6" w:themeShade="80"/>
              </w:rPr>
            </w:pPr>
            <w:r w:rsidRPr="00C236F4">
              <w:rPr>
                <w:rFonts w:eastAsiaTheme="minorEastAsia"/>
                <w:iCs/>
                <w:color w:val="329593" w:themeColor="accent6" w:themeShade="80"/>
              </w:rPr>
              <w:t>DOCUMENT</w:t>
            </w:r>
          </w:p>
        </w:tc>
      </w:tr>
      <w:tr w:rsidR="00C236F4" w:rsidRPr="00C236F4" w14:paraId="1861279B" w14:textId="77777777" w:rsidTr="002D7832">
        <w:trPr>
          <w:cnfStyle w:val="000000010000" w:firstRow="0" w:lastRow="0" w:firstColumn="0" w:lastColumn="0" w:oddVBand="0" w:evenVBand="0" w:oddHBand="0" w:evenHBand="1" w:firstRowFirstColumn="0" w:firstRowLastColumn="0" w:lastRowFirstColumn="0" w:lastRowLastColumn="0"/>
        </w:trPr>
        <w:tc>
          <w:tcPr>
            <w:tcW w:w="1824" w:type="dxa"/>
          </w:tcPr>
          <w:p w14:paraId="2E231AA9" w14:textId="77777777" w:rsidR="00C236F4" w:rsidRPr="00C236F4" w:rsidRDefault="00C236F4" w:rsidP="00C236F4">
            <w:pPr>
              <w:contextualSpacing/>
              <w:rPr>
                <w:rFonts w:eastAsiaTheme="minorEastAsia"/>
                <w:b/>
              </w:rPr>
            </w:pPr>
            <w:r w:rsidRPr="00C236F4">
              <w:rPr>
                <w:rFonts w:eastAsiaTheme="minorEastAsia"/>
                <w:b/>
              </w:rPr>
              <w:t>Version</w:t>
            </w:r>
          </w:p>
        </w:tc>
        <w:tc>
          <w:tcPr>
            <w:tcW w:w="1517" w:type="dxa"/>
          </w:tcPr>
          <w:p w14:paraId="13C2956C" w14:textId="77777777" w:rsidR="00C236F4" w:rsidRPr="00C236F4" w:rsidRDefault="00C236F4" w:rsidP="00C236F4">
            <w:pPr>
              <w:contextualSpacing/>
              <w:rPr>
                <w:rFonts w:eastAsiaTheme="minorEastAsia"/>
                <w:iCs/>
                <w:color w:val="329593" w:themeColor="accent6" w:themeShade="80"/>
              </w:rPr>
            </w:pPr>
            <w:r w:rsidRPr="00C236F4">
              <w:rPr>
                <w:rFonts w:eastAsiaTheme="minorEastAsia"/>
                <w:iCs/>
                <w:color w:val="329593" w:themeColor="accent6" w:themeShade="80"/>
              </w:rPr>
              <w:t>1.00</w:t>
            </w:r>
          </w:p>
        </w:tc>
        <w:tc>
          <w:tcPr>
            <w:tcW w:w="5676" w:type="dxa"/>
            <w:gridSpan w:val="3"/>
          </w:tcPr>
          <w:p w14:paraId="2AEB1A6A" w14:textId="77777777" w:rsidR="00C236F4" w:rsidRPr="00C236F4" w:rsidRDefault="00C236F4" w:rsidP="00C236F4">
            <w:pPr>
              <w:contextualSpacing/>
              <w:rPr>
                <w:rFonts w:eastAsiaTheme="minorEastAsia"/>
                <w:iCs/>
              </w:rPr>
            </w:pPr>
          </w:p>
        </w:tc>
      </w:tr>
      <w:tr w:rsidR="00C236F4" w:rsidRPr="00C236F4" w14:paraId="72CF7916" w14:textId="77777777" w:rsidTr="002D7832">
        <w:tc>
          <w:tcPr>
            <w:tcW w:w="1824" w:type="dxa"/>
            <w:vMerge w:val="restart"/>
          </w:tcPr>
          <w:p w14:paraId="623929A4" w14:textId="77777777" w:rsidR="00C236F4" w:rsidRPr="00C236F4" w:rsidRDefault="00C236F4" w:rsidP="00C236F4">
            <w:pPr>
              <w:contextualSpacing/>
              <w:rPr>
                <w:rFonts w:eastAsiaTheme="minorEastAsia"/>
                <w:b/>
              </w:rPr>
            </w:pPr>
            <w:r w:rsidRPr="00C236F4">
              <w:rPr>
                <w:rFonts w:eastAsiaTheme="minorEastAsia"/>
                <w:b/>
              </w:rPr>
              <w:t>Description</w:t>
            </w:r>
          </w:p>
        </w:tc>
        <w:tc>
          <w:tcPr>
            <w:tcW w:w="7193" w:type="dxa"/>
            <w:gridSpan w:val="4"/>
          </w:tcPr>
          <w:p w14:paraId="45FF6B98" w14:textId="77777777" w:rsidR="00C236F4" w:rsidRPr="00C236F4" w:rsidRDefault="00C236F4" w:rsidP="00C236F4">
            <w:pPr>
              <w:contextualSpacing/>
              <w:rPr>
                <w:rFonts w:eastAsiaTheme="minorEastAsia"/>
              </w:rPr>
            </w:pPr>
            <w:r w:rsidRPr="00C236F4">
              <w:rPr>
                <w:rFonts w:eastAsiaTheme="minorEastAsia"/>
              </w:rPr>
              <w:t>ACH Message Format specifications</w:t>
            </w:r>
          </w:p>
        </w:tc>
      </w:tr>
      <w:tr w:rsidR="00C236F4" w:rsidRPr="00C236F4" w14:paraId="3DED30E8" w14:textId="77777777" w:rsidTr="002D7832">
        <w:trPr>
          <w:cnfStyle w:val="000000010000" w:firstRow="0" w:lastRow="0" w:firstColumn="0" w:lastColumn="0" w:oddVBand="0" w:evenVBand="0" w:oddHBand="0" w:evenHBand="1" w:firstRowFirstColumn="0" w:firstRowLastColumn="0" w:lastRowFirstColumn="0" w:lastRowLastColumn="0"/>
        </w:trPr>
        <w:tc>
          <w:tcPr>
            <w:tcW w:w="1824" w:type="dxa"/>
            <w:vMerge/>
          </w:tcPr>
          <w:p w14:paraId="1C653D27" w14:textId="77777777" w:rsidR="00C236F4" w:rsidRPr="00C236F4" w:rsidRDefault="00C236F4" w:rsidP="00C236F4">
            <w:pPr>
              <w:contextualSpacing/>
              <w:rPr>
                <w:rFonts w:eastAsiaTheme="minorEastAsia"/>
                <w:b/>
              </w:rPr>
            </w:pPr>
          </w:p>
        </w:tc>
        <w:tc>
          <w:tcPr>
            <w:tcW w:w="7193" w:type="dxa"/>
            <w:gridSpan w:val="4"/>
          </w:tcPr>
          <w:p w14:paraId="72E7B3E4" w14:textId="77777777" w:rsidR="00C236F4" w:rsidRPr="00C236F4" w:rsidRDefault="00C236F4" w:rsidP="00C236F4">
            <w:pPr>
              <w:contextualSpacing/>
              <w:rPr>
                <w:rFonts w:eastAsiaTheme="minorEastAsia"/>
              </w:rPr>
            </w:pPr>
          </w:p>
        </w:tc>
      </w:tr>
      <w:tr w:rsidR="00C236F4" w:rsidRPr="00C236F4" w14:paraId="4604C2B7" w14:textId="77777777" w:rsidTr="002D7832">
        <w:tc>
          <w:tcPr>
            <w:tcW w:w="1824" w:type="dxa"/>
            <w:vMerge/>
          </w:tcPr>
          <w:p w14:paraId="4F7A1084" w14:textId="77777777" w:rsidR="00C236F4" w:rsidRPr="00C236F4" w:rsidRDefault="00C236F4" w:rsidP="00C236F4">
            <w:pPr>
              <w:contextualSpacing/>
              <w:rPr>
                <w:rFonts w:eastAsiaTheme="minorEastAsia"/>
                <w:b/>
              </w:rPr>
            </w:pPr>
          </w:p>
        </w:tc>
        <w:tc>
          <w:tcPr>
            <w:tcW w:w="7193" w:type="dxa"/>
            <w:gridSpan w:val="4"/>
          </w:tcPr>
          <w:p w14:paraId="18D888CC" w14:textId="77777777" w:rsidR="00C236F4" w:rsidRPr="00C236F4" w:rsidRDefault="00C236F4" w:rsidP="00C236F4">
            <w:pPr>
              <w:contextualSpacing/>
              <w:rPr>
                <w:rFonts w:eastAsiaTheme="minorEastAsia"/>
              </w:rPr>
            </w:pPr>
          </w:p>
        </w:tc>
      </w:tr>
      <w:tr w:rsidR="00C236F4" w:rsidRPr="00C236F4" w14:paraId="189428B6" w14:textId="77777777" w:rsidTr="002D7832">
        <w:trPr>
          <w:cnfStyle w:val="000000010000" w:firstRow="0" w:lastRow="0" w:firstColumn="0" w:lastColumn="0" w:oddVBand="0" w:evenVBand="0" w:oddHBand="0" w:evenHBand="1" w:firstRowFirstColumn="0" w:firstRowLastColumn="0" w:lastRowFirstColumn="0" w:lastRowLastColumn="0"/>
        </w:trPr>
        <w:tc>
          <w:tcPr>
            <w:tcW w:w="1824" w:type="dxa"/>
          </w:tcPr>
          <w:p w14:paraId="3FAEC0B2" w14:textId="77777777" w:rsidR="00C236F4" w:rsidRPr="00C236F4" w:rsidRDefault="00C236F4" w:rsidP="00C236F4">
            <w:pPr>
              <w:contextualSpacing/>
              <w:rPr>
                <w:rFonts w:eastAsiaTheme="minorEastAsia"/>
                <w:b/>
              </w:rPr>
            </w:pPr>
            <w:r w:rsidRPr="00C236F4">
              <w:rPr>
                <w:rFonts w:eastAsiaTheme="minorEastAsia"/>
                <w:b/>
              </w:rPr>
              <w:t>Montran QA</w:t>
            </w:r>
          </w:p>
        </w:tc>
        <w:tc>
          <w:tcPr>
            <w:tcW w:w="7193" w:type="dxa"/>
            <w:gridSpan w:val="4"/>
          </w:tcPr>
          <w:p w14:paraId="2E233AD1" w14:textId="77777777" w:rsidR="00C236F4" w:rsidRPr="00C236F4" w:rsidRDefault="00C236F4" w:rsidP="00C236F4">
            <w:pPr>
              <w:contextualSpacing/>
              <w:rPr>
                <w:rFonts w:eastAsiaTheme="minorEastAsia"/>
              </w:rPr>
            </w:pPr>
            <w:r w:rsidRPr="00C236F4">
              <w:rPr>
                <w:rFonts w:eastAsiaTheme="minorEastAsia"/>
              </w:rPr>
              <w:t>QA Team</w:t>
            </w:r>
          </w:p>
        </w:tc>
      </w:tr>
      <w:tr w:rsidR="00C236F4" w:rsidRPr="00C236F4" w14:paraId="71C4847C" w14:textId="77777777" w:rsidTr="002D7832">
        <w:tc>
          <w:tcPr>
            <w:tcW w:w="9017" w:type="dxa"/>
            <w:gridSpan w:val="5"/>
          </w:tcPr>
          <w:p w14:paraId="06EA9E38" w14:textId="77777777" w:rsidR="00C236F4" w:rsidRPr="00C236F4" w:rsidRDefault="00C236F4" w:rsidP="00C236F4">
            <w:pPr>
              <w:contextualSpacing/>
              <w:rPr>
                <w:rFonts w:eastAsiaTheme="minorEastAsia"/>
                <w:b/>
              </w:rPr>
            </w:pPr>
          </w:p>
        </w:tc>
      </w:tr>
      <w:tr w:rsidR="00C236F4" w:rsidRPr="00C236F4" w14:paraId="0A28311B" w14:textId="77777777" w:rsidTr="002D7832">
        <w:trPr>
          <w:cnfStyle w:val="000000010000" w:firstRow="0" w:lastRow="0" w:firstColumn="0" w:lastColumn="0" w:oddVBand="0" w:evenVBand="0" w:oddHBand="0" w:evenHBand="1" w:firstRowFirstColumn="0" w:firstRowLastColumn="0" w:lastRowFirstColumn="0" w:lastRowLastColumn="0"/>
        </w:trPr>
        <w:tc>
          <w:tcPr>
            <w:tcW w:w="9017" w:type="dxa"/>
            <w:gridSpan w:val="5"/>
          </w:tcPr>
          <w:p w14:paraId="1B1B8774" w14:textId="77777777" w:rsidR="00C236F4" w:rsidRPr="00C236F4" w:rsidRDefault="00C236F4" w:rsidP="00C236F4">
            <w:pPr>
              <w:contextualSpacing/>
              <w:rPr>
                <w:rFonts w:eastAsiaTheme="minorEastAsia"/>
                <w:b/>
              </w:rPr>
            </w:pPr>
            <w:r w:rsidRPr="00C236F4">
              <w:rPr>
                <w:rFonts w:eastAsiaTheme="minorEastAsia"/>
                <w:b/>
              </w:rPr>
              <w:t>Deliverable Review and Approval</w:t>
            </w:r>
          </w:p>
        </w:tc>
      </w:tr>
      <w:tr w:rsidR="00C236F4" w:rsidRPr="00C236F4" w14:paraId="33398F9E" w14:textId="77777777" w:rsidTr="002D7832">
        <w:trPr>
          <w:trHeight w:val="737"/>
        </w:trPr>
        <w:tc>
          <w:tcPr>
            <w:tcW w:w="1824" w:type="dxa"/>
          </w:tcPr>
          <w:p w14:paraId="42F0829E" w14:textId="77777777" w:rsidR="00C236F4" w:rsidRPr="00C236F4" w:rsidRDefault="00C236F4" w:rsidP="00C236F4">
            <w:pPr>
              <w:contextualSpacing/>
              <w:rPr>
                <w:rFonts w:eastAsiaTheme="minorEastAsia"/>
                <w:b/>
              </w:rPr>
            </w:pPr>
            <w:r w:rsidRPr="00C236F4">
              <w:rPr>
                <w:rFonts w:eastAsiaTheme="minorEastAsia"/>
                <w:b/>
              </w:rPr>
              <w:t>Delivered by:</w:t>
            </w:r>
          </w:p>
        </w:tc>
        <w:tc>
          <w:tcPr>
            <w:tcW w:w="2729" w:type="dxa"/>
            <w:gridSpan w:val="2"/>
          </w:tcPr>
          <w:p w14:paraId="1FCFCEE0" w14:textId="77777777" w:rsidR="00C236F4" w:rsidRPr="00C236F4" w:rsidRDefault="00C236F4" w:rsidP="00C236F4">
            <w:pPr>
              <w:contextualSpacing/>
              <w:rPr>
                <w:rFonts w:eastAsiaTheme="minorEastAsia"/>
              </w:rPr>
            </w:pPr>
            <w:r w:rsidRPr="00C236F4">
              <w:rPr>
                <w:rFonts w:eastAsiaTheme="minorEastAsia"/>
              </w:rPr>
              <w:t>Nucu Dumitrascu</w:t>
            </w:r>
          </w:p>
          <w:p w14:paraId="02403B4C" w14:textId="77777777" w:rsidR="00C236F4" w:rsidRPr="00C236F4" w:rsidRDefault="00C236F4" w:rsidP="00C236F4">
            <w:pPr>
              <w:contextualSpacing/>
              <w:rPr>
                <w:rFonts w:eastAsiaTheme="minorEastAsia"/>
              </w:rPr>
            </w:pPr>
            <w:r w:rsidRPr="00C236F4">
              <w:rPr>
                <w:rFonts w:eastAsiaTheme="minorEastAsia"/>
              </w:rPr>
              <w:t>Project Manager</w:t>
            </w:r>
          </w:p>
          <w:p w14:paraId="752F96DE" w14:textId="77777777" w:rsidR="00C236F4" w:rsidRPr="00C236F4" w:rsidRDefault="00C236F4" w:rsidP="00C236F4">
            <w:pPr>
              <w:contextualSpacing/>
              <w:rPr>
                <w:rFonts w:eastAsiaTheme="minorEastAsia"/>
              </w:rPr>
            </w:pPr>
            <w:r w:rsidRPr="00C236F4">
              <w:rPr>
                <w:rFonts w:eastAsiaTheme="minorEastAsia"/>
              </w:rPr>
              <w:t>Montran</w:t>
            </w:r>
          </w:p>
        </w:tc>
        <w:tc>
          <w:tcPr>
            <w:tcW w:w="1655" w:type="dxa"/>
          </w:tcPr>
          <w:p w14:paraId="3DBBAEB3" w14:textId="77777777" w:rsidR="00C236F4" w:rsidRPr="00C236F4" w:rsidRDefault="00C236F4" w:rsidP="00C236F4">
            <w:pPr>
              <w:contextualSpacing/>
              <w:rPr>
                <w:rFonts w:eastAsiaTheme="minorEastAsia"/>
                <w:b/>
              </w:rPr>
            </w:pPr>
            <w:r w:rsidRPr="00C236F4">
              <w:rPr>
                <w:rFonts w:eastAsiaTheme="minorEastAsia"/>
                <w:b/>
              </w:rPr>
              <w:t>Signature:</w:t>
            </w:r>
          </w:p>
        </w:tc>
        <w:tc>
          <w:tcPr>
            <w:tcW w:w="2809" w:type="dxa"/>
          </w:tcPr>
          <w:p w14:paraId="6429D0BB" w14:textId="77777777" w:rsidR="00C236F4" w:rsidRPr="00C236F4" w:rsidRDefault="00C236F4" w:rsidP="00C236F4">
            <w:pPr>
              <w:contextualSpacing/>
              <w:rPr>
                <w:rFonts w:eastAsiaTheme="minorEastAsia"/>
              </w:rPr>
            </w:pPr>
          </w:p>
        </w:tc>
      </w:tr>
      <w:tr w:rsidR="00C236F4" w:rsidRPr="00C236F4" w14:paraId="7D2D66D6" w14:textId="77777777" w:rsidTr="002D7832">
        <w:trPr>
          <w:cnfStyle w:val="000000010000" w:firstRow="0" w:lastRow="0" w:firstColumn="0" w:lastColumn="0" w:oddVBand="0" w:evenVBand="0" w:oddHBand="0" w:evenHBand="1" w:firstRowFirstColumn="0" w:firstRowLastColumn="0" w:lastRowFirstColumn="0" w:lastRowLastColumn="0"/>
          <w:trHeight w:val="737"/>
        </w:trPr>
        <w:tc>
          <w:tcPr>
            <w:tcW w:w="1824" w:type="dxa"/>
          </w:tcPr>
          <w:p w14:paraId="424779A3" w14:textId="77777777" w:rsidR="00C236F4" w:rsidRPr="00C236F4" w:rsidRDefault="00C236F4" w:rsidP="00C236F4">
            <w:pPr>
              <w:contextualSpacing/>
              <w:rPr>
                <w:rFonts w:eastAsiaTheme="minorEastAsia"/>
                <w:b/>
              </w:rPr>
            </w:pPr>
            <w:r w:rsidRPr="00C236F4">
              <w:rPr>
                <w:rFonts w:eastAsiaTheme="minorEastAsia"/>
                <w:b/>
              </w:rPr>
              <w:t>Approved by:</w:t>
            </w:r>
          </w:p>
        </w:tc>
        <w:tc>
          <w:tcPr>
            <w:tcW w:w="2729" w:type="dxa"/>
            <w:gridSpan w:val="2"/>
          </w:tcPr>
          <w:p w14:paraId="4B1248DE" w14:textId="77777777" w:rsidR="00C236F4" w:rsidRPr="00C236F4" w:rsidRDefault="00C236F4" w:rsidP="00C236F4">
            <w:pPr>
              <w:contextualSpacing/>
              <w:rPr>
                <w:rFonts w:eastAsiaTheme="minorEastAsia"/>
              </w:rPr>
            </w:pPr>
            <w:r w:rsidRPr="00C236F4">
              <w:rPr>
                <w:rFonts w:eastAsiaTheme="minorEastAsia"/>
              </w:rPr>
              <w:t>Beka Dotchviri</w:t>
            </w:r>
          </w:p>
          <w:p w14:paraId="178240A5" w14:textId="77777777" w:rsidR="00C236F4" w:rsidRPr="00C236F4" w:rsidRDefault="00C236F4" w:rsidP="00C236F4">
            <w:pPr>
              <w:contextualSpacing/>
              <w:rPr>
                <w:rFonts w:eastAsiaTheme="minorEastAsia"/>
              </w:rPr>
            </w:pPr>
            <w:r w:rsidRPr="00C236F4">
              <w:rPr>
                <w:rFonts w:eastAsiaTheme="minorEastAsia"/>
              </w:rPr>
              <w:t>Executive Director</w:t>
            </w:r>
          </w:p>
          <w:p w14:paraId="7AF6C52B" w14:textId="77777777" w:rsidR="00C236F4" w:rsidRPr="00C236F4" w:rsidRDefault="00C236F4" w:rsidP="00C236F4">
            <w:pPr>
              <w:contextualSpacing/>
              <w:rPr>
                <w:rFonts w:eastAsiaTheme="minorEastAsia"/>
              </w:rPr>
            </w:pPr>
            <w:r w:rsidRPr="00C236F4">
              <w:rPr>
                <w:rFonts w:eastAsiaTheme="minorEastAsia"/>
              </w:rPr>
              <w:t>National Bank of Georgia</w:t>
            </w:r>
          </w:p>
        </w:tc>
        <w:tc>
          <w:tcPr>
            <w:tcW w:w="1655" w:type="dxa"/>
          </w:tcPr>
          <w:p w14:paraId="67F6EA8B" w14:textId="77777777" w:rsidR="00C236F4" w:rsidRPr="00C236F4" w:rsidRDefault="00C236F4" w:rsidP="00C236F4">
            <w:pPr>
              <w:contextualSpacing/>
              <w:rPr>
                <w:rFonts w:eastAsiaTheme="minorEastAsia"/>
                <w:b/>
              </w:rPr>
            </w:pPr>
            <w:r w:rsidRPr="00C236F4">
              <w:rPr>
                <w:rFonts w:eastAsiaTheme="minorEastAsia"/>
                <w:b/>
              </w:rPr>
              <w:t>Signature:</w:t>
            </w:r>
          </w:p>
        </w:tc>
        <w:tc>
          <w:tcPr>
            <w:tcW w:w="2809" w:type="dxa"/>
          </w:tcPr>
          <w:p w14:paraId="0690D44E" w14:textId="77777777" w:rsidR="00C236F4" w:rsidRPr="00C236F4" w:rsidRDefault="00C236F4" w:rsidP="00C236F4">
            <w:pPr>
              <w:contextualSpacing/>
              <w:rPr>
                <w:rFonts w:eastAsiaTheme="minorEastAsia"/>
              </w:rPr>
            </w:pPr>
          </w:p>
        </w:tc>
      </w:tr>
      <w:tr w:rsidR="00C236F4" w:rsidRPr="00C236F4" w14:paraId="4E1CBAFC" w14:textId="77777777" w:rsidTr="002D7832">
        <w:tc>
          <w:tcPr>
            <w:tcW w:w="1824" w:type="dxa"/>
          </w:tcPr>
          <w:p w14:paraId="51CF09EA" w14:textId="77777777" w:rsidR="00C236F4" w:rsidRPr="00C236F4" w:rsidRDefault="00C236F4" w:rsidP="00C236F4">
            <w:pPr>
              <w:contextualSpacing/>
              <w:rPr>
                <w:rFonts w:eastAsiaTheme="minorEastAsia"/>
                <w:b/>
              </w:rPr>
            </w:pPr>
            <w:r w:rsidRPr="00C236F4">
              <w:rPr>
                <w:rFonts w:eastAsiaTheme="minorEastAsia"/>
                <w:b/>
              </w:rPr>
              <w:t>Expected review date:</w:t>
            </w:r>
          </w:p>
        </w:tc>
        <w:tc>
          <w:tcPr>
            <w:tcW w:w="2729" w:type="dxa"/>
            <w:gridSpan w:val="2"/>
          </w:tcPr>
          <w:p w14:paraId="0EBC3EB0" w14:textId="77777777" w:rsidR="00C236F4" w:rsidRPr="00C236F4" w:rsidRDefault="00C236F4" w:rsidP="00C236F4">
            <w:pPr>
              <w:contextualSpacing/>
              <w:rPr>
                <w:rFonts w:eastAsiaTheme="minorEastAsia"/>
              </w:rPr>
            </w:pPr>
            <w:r w:rsidRPr="00C236F4">
              <w:rPr>
                <w:rFonts w:eastAsiaTheme="minorEastAsia"/>
              </w:rPr>
              <w:t>2025-06-18</w:t>
            </w:r>
          </w:p>
        </w:tc>
        <w:tc>
          <w:tcPr>
            <w:tcW w:w="1655" w:type="dxa"/>
          </w:tcPr>
          <w:p w14:paraId="66BD8FE5" w14:textId="77777777" w:rsidR="00C236F4" w:rsidRPr="00C236F4" w:rsidRDefault="00C236F4" w:rsidP="00C236F4">
            <w:pPr>
              <w:contextualSpacing/>
              <w:rPr>
                <w:rFonts w:eastAsiaTheme="minorEastAsia"/>
                <w:b/>
              </w:rPr>
            </w:pPr>
            <w:r w:rsidRPr="00C236F4">
              <w:rPr>
                <w:rFonts w:eastAsiaTheme="minorEastAsia"/>
                <w:b/>
              </w:rPr>
              <w:t>Actual review date:</w:t>
            </w:r>
          </w:p>
        </w:tc>
        <w:bookmarkEnd w:id="157"/>
        <w:tc>
          <w:tcPr>
            <w:tcW w:w="2809" w:type="dxa"/>
          </w:tcPr>
          <w:p w14:paraId="1146399B" w14:textId="77777777" w:rsidR="00C236F4" w:rsidRPr="00C236F4" w:rsidRDefault="00C236F4" w:rsidP="00C236F4">
            <w:pPr>
              <w:contextualSpacing/>
              <w:rPr>
                <w:rFonts w:eastAsiaTheme="minorEastAsia"/>
              </w:rPr>
            </w:pPr>
          </w:p>
        </w:tc>
      </w:tr>
      <w:bookmarkEnd w:id="158"/>
    </w:tbl>
    <w:p w14:paraId="147337BB" w14:textId="49F3FB14" w:rsidR="00C236F4" w:rsidRPr="007542B8" w:rsidRDefault="00C236F4" w:rsidP="007542B8">
      <w:pPr>
        <w:pStyle w:val="Standardtext"/>
      </w:pPr>
    </w:p>
    <w:sectPr w:rsidR="00C236F4" w:rsidRPr="007542B8" w:rsidSect="007542B8">
      <w:pgSz w:w="11907" w:h="16839" w:code="9"/>
      <w:pgMar w:top="1440" w:right="1080" w:bottom="1440" w:left="1080"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842D5" w14:textId="77777777" w:rsidR="00674F5C" w:rsidRDefault="00674F5C" w:rsidP="007C4473">
      <w:pPr>
        <w:spacing w:after="0" w:line="240" w:lineRule="auto"/>
      </w:pPr>
      <w:r>
        <w:separator/>
      </w:r>
    </w:p>
  </w:endnote>
  <w:endnote w:type="continuationSeparator" w:id="0">
    <w:p w14:paraId="6E624A1A" w14:textId="77777777" w:rsidR="00674F5C" w:rsidRDefault="00674F5C" w:rsidP="007C4473">
      <w:pPr>
        <w:spacing w:after="0" w:line="240" w:lineRule="auto"/>
      </w:pPr>
      <w:r>
        <w:continuationSeparator/>
      </w:r>
    </w:p>
  </w:endnote>
  <w:endnote w:type="continuationNotice" w:id="1">
    <w:p w14:paraId="604C48B5" w14:textId="77777777" w:rsidR="00674F5C" w:rsidRDefault="00674F5C">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13" w:rightFromText="113" w:vertAnchor="text" w:horzAnchor="margin" w:tblpXSpec="right" w:tblpY="114"/>
      <w:tblW w:w="5025" w:type="pct"/>
      <w:tblBorders>
        <w:top w:val="single" w:sz="6" w:space="0" w:color="auto"/>
      </w:tblBorders>
      <w:tblCellMar>
        <w:left w:w="57" w:type="dxa"/>
        <w:right w:w="57" w:type="dxa"/>
      </w:tblCellMar>
      <w:tblLook w:val="0600" w:firstRow="0" w:lastRow="0" w:firstColumn="0" w:lastColumn="0" w:noHBand="1" w:noVBand="1"/>
    </w:tblPr>
    <w:tblGrid>
      <w:gridCol w:w="6805"/>
      <w:gridCol w:w="1701"/>
      <w:gridCol w:w="1290"/>
    </w:tblGrid>
    <w:tr w:rsidR="00BB6801" w14:paraId="5CE110EB" w14:textId="77777777" w:rsidTr="002A6234">
      <w:tc>
        <w:tcPr>
          <w:tcW w:w="6804" w:type="dxa"/>
        </w:tcPr>
        <w:p w14:paraId="3DDE7007" w14:textId="5A156139" w:rsidR="00BB6801" w:rsidRPr="00E47BF5" w:rsidRDefault="00BB6801" w:rsidP="008D741C">
          <w:pPr>
            <w:pStyle w:val="Tight"/>
          </w:pPr>
          <w:r w:rsidRPr="00E47BF5">
            <w:t>Property of Montran Corporation</w:t>
          </w:r>
          <w:r>
            <w:t xml:space="preserve"> – </w:t>
          </w:r>
          <w:fldSimple w:instr="STYLEREF  Confidentiality  \* MERGEFORMAT">
            <w:r w:rsidR="00C20C79">
              <w:rPr>
                <w:noProof/>
              </w:rPr>
              <w:t>BUSINESS USE ONLY</w:t>
            </w:r>
          </w:fldSimple>
        </w:p>
      </w:tc>
      <w:tc>
        <w:tcPr>
          <w:tcW w:w="1701" w:type="dxa"/>
          <w:vAlign w:val="bottom"/>
        </w:tcPr>
        <w:p w14:paraId="33866CF0" w14:textId="47BEA14D" w:rsidR="00BB6801" w:rsidRDefault="00BB6801" w:rsidP="001029F5">
          <w:pPr>
            <w:pStyle w:val="Tight"/>
            <w:jc w:val="right"/>
          </w:pPr>
          <w:r>
            <w:t xml:space="preserve">Page </w:t>
          </w:r>
        </w:p>
      </w:tc>
      <w:tc>
        <w:tcPr>
          <w:tcW w:w="1290" w:type="dxa"/>
          <w:vAlign w:val="bottom"/>
        </w:tcPr>
        <w:p w14:paraId="197C9EB4" w14:textId="698ADAEE" w:rsidR="00BB6801" w:rsidRDefault="00BB6801" w:rsidP="001029F5">
          <w:pPr>
            <w:pStyle w:val="Tight"/>
            <w:jc w:val="right"/>
          </w:pPr>
          <w:r>
            <w:fldChar w:fldCharType="begin"/>
          </w:r>
          <w:r>
            <w:instrText xml:space="preserve"> PAGE  \* Arabic  \* MERGEFORMAT </w:instrText>
          </w:r>
          <w:r>
            <w:fldChar w:fldCharType="separate"/>
          </w:r>
          <w:r w:rsidR="00026A93">
            <w:rPr>
              <w:noProof/>
            </w:rPr>
            <w:t>20</w:t>
          </w:r>
          <w:r>
            <w:fldChar w:fldCharType="end"/>
          </w:r>
          <w:r>
            <w:t xml:space="preserve"> of </w:t>
          </w:r>
          <w:r>
            <w:fldChar w:fldCharType="begin"/>
          </w:r>
          <w:r>
            <w:instrText xml:space="preserve"> NUMPAGES  \# "0" \* Arabic  \* MERGEFORMAT </w:instrText>
          </w:r>
          <w:r>
            <w:fldChar w:fldCharType="separate"/>
          </w:r>
          <w:r w:rsidR="00026A93">
            <w:rPr>
              <w:noProof/>
            </w:rPr>
            <w:t>45</w:t>
          </w:r>
          <w:r>
            <w:fldChar w:fldCharType="end"/>
          </w:r>
        </w:p>
      </w:tc>
    </w:tr>
  </w:tbl>
  <w:p w14:paraId="4152E3AF" w14:textId="77777777" w:rsidR="00BB6801" w:rsidRDefault="00BB6801" w:rsidP="008D741C">
    <w:pPr>
      <w:pStyle w:val="T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4F80C" w14:textId="77777777" w:rsidR="00674F5C" w:rsidRDefault="00674F5C" w:rsidP="007C4473">
      <w:pPr>
        <w:spacing w:after="0" w:line="240" w:lineRule="auto"/>
      </w:pPr>
      <w:r>
        <w:separator/>
      </w:r>
    </w:p>
  </w:footnote>
  <w:footnote w:type="continuationSeparator" w:id="0">
    <w:p w14:paraId="7582BD8C" w14:textId="77777777" w:rsidR="00674F5C" w:rsidRDefault="00674F5C" w:rsidP="007C4473">
      <w:pPr>
        <w:spacing w:after="0" w:line="240" w:lineRule="auto"/>
      </w:pPr>
      <w:r>
        <w:continuationSeparator/>
      </w:r>
    </w:p>
  </w:footnote>
  <w:footnote w:type="continuationNotice" w:id="1">
    <w:p w14:paraId="4B240ACD" w14:textId="77777777" w:rsidR="00674F5C" w:rsidRDefault="00674F5C">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PlainTable4"/>
      <w:tblpPr w:vertAnchor="text" w:tblpXSpec="right" w:tblpY="1"/>
      <w:tblOverlap w:val="never"/>
      <w:tblW w:w="0" w:type="auto"/>
      <w:tblInd w:w="0" w:type="dxa"/>
      <w:tblCellMar>
        <w:left w:w="57" w:type="dxa"/>
        <w:right w:w="57" w:type="dxa"/>
      </w:tblCellMar>
      <w:tblLook w:val="0600" w:firstRow="0" w:lastRow="0" w:firstColumn="0" w:lastColumn="0" w:noHBand="1" w:noVBand="1"/>
    </w:tblPr>
    <w:tblGrid>
      <w:gridCol w:w="5954"/>
      <w:gridCol w:w="1078"/>
    </w:tblGrid>
    <w:tr w:rsidR="00BB6801" w14:paraId="58F01BC6" w14:textId="77777777" w:rsidTr="00AC01A0">
      <w:tc>
        <w:tcPr>
          <w:tcW w:w="5954" w:type="dxa"/>
          <w:vAlign w:val="center"/>
        </w:tcPr>
        <w:p w14:paraId="472FC000" w14:textId="757A25E4" w:rsidR="00BB6801" w:rsidRDefault="00000000" w:rsidP="00CB16A5">
          <w:pPr>
            <w:pStyle w:val="Header"/>
            <w:jc w:val="right"/>
          </w:pPr>
          <w:sdt>
            <w:sdtPr>
              <w:rPr>
                <w:sz w:val="20"/>
                <w:szCs w:val="20"/>
              </w:rPr>
              <w:alias w:val="Title"/>
              <w:tag w:val=""/>
              <w:id w:val="533474508"/>
              <w:placeholder>
                <w:docPart w:val="8F2803EF2C354C95A4396B455EE92198"/>
              </w:placeholder>
              <w:dataBinding w:prefixMappings="xmlns:ns0='http://purl.org/dc/elements/1.1/' xmlns:ns1='http://schemas.openxmlformats.org/package/2006/metadata/core-properties' " w:xpath="/ns1:coreProperties[1]/ns0:title[1]" w:storeItemID="{6C3C8BC8-F283-45AE-878A-BAB7291924A1}"/>
              <w:text w:multiLine="1"/>
            </w:sdtPr>
            <w:sdtContent>
              <w:r w:rsidR="00BB6801">
                <w:rPr>
                  <w:sz w:val="20"/>
                  <w:szCs w:val="20"/>
                </w:rPr>
                <w:t>Annex G – ACH Message Format</w:t>
              </w:r>
            </w:sdtContent>
          </w:sdt>
          <w:r w:rsidR="00BB6801">
            <w:t xml:space="preserve">  </w:t>
          </w:r>
        </w:p>
      </w:tc>
      <w:tc>
        <w:tcPr>
          <w:tcW w:w="737" w:type="dxa"/>
          <w:vAlign w:val="center"/>
        </w:tcPr>
        <w:p w14:paraId="25F23BE2" w14:textId="3D9C84B4" w:rsidR="00BB6801" w:rsidRDefault="00BB6801" w:rsidP="00CB16A5">
          <w:pPr>
            <w:pStyle w:val="Header"/>
            <w:jc w:val="right"/>
          </w:pPr>
          <w:r>
            <w:t>v</w:t>
          </w:r>
          <w:sdt>
            <w:sdtPr>
              <w:alias w:val="Version"/>
              <w:tag w:val=""/>
              <w:id w:val="241385575"/>
              <w:placeholder>
                <w:docPart w:val="707F107BEE374E4DBB706A2E3C19AE30"/>
              </w:placeholder>
              <w:dataBinding w:prefixMappings="xmlns:ns0='http://purl.org/dc/elements/1.1/' xmlns:ns1='http://schemas.openxmlformats.org/package/2006/metadata/core-properties' " w:xpath="/ns1:coreProperties[1]/ns1:contentStatus[1]" w:storeItemID="{6C3C8BC8-F283-45AE-878A-BAB7291924A1}"/>
              <w:text/>
            </w:sdtPr>
            <w:sdtContent>
              <w:del w:id="32" w:author="Rares Galan" w:date="2025-11-10T14:58:00Z" w16du:dateUtc="2025-11-10T12:58:00Z">
                <w:r w:rsidR="00FC2486" w:rsidDel="00F979A5">
                  <w:delText>1.00</w:delText>
                </w:r>
              </w:del>
              <w:ins w:id="33" w:author="Rares Galan" w:date="2025-11-10T14:58:00Z" w16du:dateUtc="2025-11-10T12:58:00Z">
                <w:r w:rsidR="00F979A5">
                  <w:t>1.01</w:t>
                </w:r>
              </w:ins>
            </w:sdtContent>
          </w:sdt>
        </w:p>
      </w:tc>
    </w:tr>
    <w:tr w:rsidR="00BB6801" w14:paraId="2A829819" w14:textId="77777777" w:rsidTr="00CE1CE6">
      <w:tc>
        <w:tcPr>
          <w:tcW w:w="6691" w:type="dxa"/>
          <w:gridSpan w:val="2"/>
          <w:vAlign w:val="center"/>
        </w:tcPr>
        <w:p w14:paraId="0AF66B64" w14:textId="28116822" w:rsidR="00BB6801" w:rsidRPr="00122995" w:rsidRDefault="00000000" w:rsidP="00CB16A5">
          <w:pPr>
            <w:pStyle w:val="Header"/>
            <w:jc w:val="right"/>
            <w:rPr>
              <w:sz w:val="20"/>
              <w:szCs w:val="20"/>
            </w:rPr>
          </w:pPr>
          <w:sdt>
            <w:sdtPr>
              <w:rPr>
                <w:sz w:val="20"/>
                <w:szCs w:val="20"/>
              </w:rPr>
              <w:alias w:val="Company"/>
              <w:tag w:val=""/>
              <w:id w:val="1167828881"/>
              <w:placeholder>
                <w:docPart w:val="EE0D3AB9C6DA49D98CFFEEC7FBC28854"/>
              </w:placeholder>
              <w:dataBinding w:prefixMappings="xmlns:ns0='http://schemas.openxmlformats.org/officeDocument/2006/extended-properties' " w:xpath="/ns0:Properties[1]/ns0:Company[1]" w:storeItemID="{6668398D-A668-4E3E-A5EB-62B293D839F1}"/>
              <w:text/>
            </w:sdtPr>
            <w:sdtContent>
              <w:r w:rsidR="00BB6801">
                <w:rPr>
                  <w:sz w:val="20"/>
                  <w:szCs w:val="20"/>
                </w:rPr>
                <w:t>National Bank of Georgia</w:t>
              </w:r>
            </w:sdtContent>
          </w:sdt>
          <w:r w:rsidR="00BB6801" w:rsidRPr="00122995">
            <w:rPr>
              <w:sz w:val="20"/>
              <w:szCs w:val="20"/>
            </w:rPr>
            <w:t xml:space="preserve"> –</w:t>
          </w:r>
          <w:r w:rsidR="00BB6801">
            <w:rPr>
              <w:sz w:val="20"/>
              <w:szCs w:val="20"/>
            </w:rPr>
            <w:t xml:space="preserve"> </w:t>
          </w:r>
          <w:sdt>
            <w:sdtPr>
              <w:rPr>
                <w:sz w:val="20"/>
                <w:szCs w:val="20"/>
              </w:rPr>
              <w:alias w:val="Subject"/>
              <w:tag w:val=""/>
              <w:id w:val="-1717585521"/>
              <w:placeholder>
                <w:docPart w:val="4E7E711B7D274F9ABDBB3F437D0F9D19"/>
              </w:placeholder>
              <w:dataBinding w:prefixMappings="xmlns:ns0='http://purl.org/dc/elements/1.1/' xmlns:ns1='http://schemas.openxmlformats.org/package/2006/metadata/core-properties' " w:xpath="/ns1:coreProperties[1]/ns0:subject[1]" w:storeItemID="{6C3C8BC8-F283-45AE-878A-BAB7291924A1}"/>
              <w:text/>
            </w:sdtPr>
            <w:sdtContent>
              <w:r w:rsidR="00BB6801">
                <w:rPr>
                  <w:sz w:val="20"/>
                  <w:szCs w:val="20"/>
                </w:rPr>
                <w:t>Automated Transfer System Upgrade Delivery Project</w:t>
              </w:r>
            </w:sdtContent>
          </w:sdt>
        </w:p>
      </w:tc>
    </w:tr>
  </w:tbl>
  <w:p w14:paraId="637AC41B" w14:textId="4F7E25E5" w:rsidR="00BB6801" w:rsidRPr="00CB16A5" w:rsidRDefault="00BB6801" w:rsidP="00BA71BC">
    <w:pPr>
      <w:pStyle w:val="Standardtext"/>
      <w:rPr>
        <w:sz w:val="20"/>
        <w:szCs w:val="20"/>
      </w:rPr>
    </w:pPr>
    <w:r w:rsidRPr="00CB16A5">
      <w:rPr>
        <w:noProof/>
        <w:sz w:val="20"/>
        <w:szCs w:val="20"/>
      </w:rPr>
      <w:drawing>
        <wp:anchor distT="0" distB="0" distL="114300" distR="114300" simplePos="0" relativeHeight="251658240" behindDoc="0" locked="0" layoutInCell="1" allowOverlap="1" wp14:anchorId="4C7086C3" wp14:editId="20406D0E">
          <wp:simplePos x="0" y="0"/>
          <wp:positionH relativeFrom="column">
            <wp:align>left</wp:align>
          </wp:positionH>
          <wp:positionV relativeFrom="page">
            <wp:posOffset>431800</wp:posOffset>
          </wp:positionV>
          <wp:extent cx="1797840" cy="251640"/>
          <wp:effectExtent l="0" t="0" r="0" b="0"/>
          <wp:wrapNone/>
          <wp:docPr id="1963470106" name="Picture 1963470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97840" cy="2516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20"/>
        <w:szCs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F662A" w14:textId="685584F3" w:rsidR="00BB6801" w:rsidRDefault="00BB6801">
    <w:pPr>
      <w:pStyle w:val="Header"/>
      <w:rPr>
        <w:noProof/>
        <w:sz w:val="18"/>
        <w:szCs w:val="18"/>
      </w:rPr>
    </w:pPr>
    <w:r w:rsidRPr="00CB16A5">
      <w:rPr>
        <w:noProof/>
        <w:sz w:val="20"/>
        <w:szCs w:val="20"/>
      </w:rPr>
      <w:drawing>
        <wp:anchor distT="0" distB="0" distL="114300" distR="114300" simplePos="0" relativeHeight="251658241" behindDoc="0" locked="0" layoutInCell="1" allowOverlap="1" wp14:anchorId="33DA5437" wp14:editId="4BA40568">
          <wp:simplePos x="0" y="0"/>
          <wp:positionH relativeFrom="column">
            <wp:align>left</wp:align>
          </wp:positionH>
          <wp:positionV relativeFrom="page">
            <wp:posOffset>431800</wp:posOffset>
          </wp:positionV>
          <wp:extent cx="1797840" cy="251640"/>
          <wp:effectExtent l="0" t="0" r="0" b="0"/>
          <wp:wrapNone/>
          <wp:docPr id="1058035659" name="Picture 1058035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97840" cy="2516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1FE6FC" w14:textId="65F2C974" w:rsidR="00BB6801" w:rsidRDefault="00BB6801">
    <w:pPr>
      <w:pStyle w:val="Header"/>
      <w:rPr>
        <w:noProof/>
        <w:sz w:val="18"/>
        <w:szCs w:val="18"/>
      </w:rPr>
    </w:pPr>
  </w:p>
  <w:p w14:paraId="6C5FEDBC" w14:textId="77777777" w:rsidR="00BB6801" w:rsidRDefault="00BB6801">
    <w:pPr>
      <w:pStyle w:val="Header"/>
      <w:rPr>
        <w:noProof/>
        <w:sz w:val="18"/>
        <w:szCs w:val="18"/>
      </w:rPr>
    </w:pPr>
  </w:p>
  <w:p w14:paraId="78CAF481" w14:textId="1D382F6E" w:rsidR="00BB6801" w:rsidRPr="004A38BA" w:rsidRDefault="00BB6801">
    <w:pPr>
      <w:pStyle w:val="Header"/>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99pt;height:80pt;visibility:visible;mso-wrap-style:square" o:bullet="t">
        <v:imagedata r:id="rId1" o:title=""/>
      </v:shape>
    </w:pict>
  </w:numPicBullet>
  <w:abstractNum w:abstractNumId="0" w15:restartNumberingAfterBreak="0">
    <w:nsid w:val="030E5B1D"/>
    <w:multiLevelType w:val="hybridMultilevel"/>
    <w:tmpl w:val="7346DF6C"/>
    <w:lvl w:ilvl="0" w:tplc="2F16A3CE">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BB42F4"/>
    <w:multiLevelType w:val="multilevel"/>
    <w:tmpl w:val="0C684F54"/>
    <w:styleLink w:val="SectionList"/>
    <w:lvl w:ilvl="0">
      <w:start w:val="1"/>
      <w:numFmt w:val="upperLetter"/>
      <w:pStyle w:val="Section"/>
      <w:suff w:val="space"/>
      <w:lvlText w:val="Section %1:"/>
      <w:lvlJc w:val="left"/>
      <w:pPr>
        <w:ind w:left="0" w:firstLine="0"/>
      </w:pPr>
      <w:rPr>
        <w:rFonts w:asciiTheme="majorHAnsi" w:hAnsiTheme="majorHAnsi" w:hint="default"/>
        <w:b w:val="0"/>
        <w:i w:val="0"/>
        <w:caps/>
        <w:sz w:val="6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52E632E"/>
    <w:multiLevelType w:val="multilevel"/>
    <w:tmpl w:val="FFFFFFFF"/>
    <w:lvl w:ilvl="0">
      <w:start w:val="1"/>
      <w:numFmt w:val="decimal"/>
      <w:lvlText w:val="%1."/>
      <w:lvlJc w:val="left"/>
      <w:pPr>
        <w:tabs>
          <w:tab w:val="left" w:pos="720"/>
        </w:tabs>
        <w:ind w:left="720" w:hanging="720"/>
      </w:pPr>
      <w:rPr>
        <w:rFonts w:cs="Times New Roman"/>
      </w:rPr>
    </w:lvl>
    <w:lvl w:ilvl="1">
      <w:start w:val="1"/>
      <w:numFmt w:val="decimal"/>
      <w:lvlText w:val="%2."/>
      <w:lvlJc w:val="left"/>
      <w:pPr>
        <w:tabs>
          <w:tab w:val="left" w:pos="1440"/>
        </w:tabs>
        <w:ind w:left="1440" w:hanging="720"/>
      </w:pPr>
      <w:rPr>
        <w:rFonts w:cs="Times New Roman"/>
      </w:rPr>
    </w:lvl>
    <w:lvl w:ilvl="2">
      <w:start w:val="1"/>
      <w:numFmt w:val="decimal"/>
      <w:lvlText w:val="%3."/>
      <w:lvlJc w:val="left"/>
      <w:pPr>
        <w:tabs>
          <w:tab w:val="left" w:pos="2160"/>
        </w:tabs>
        <w:ind w:left="2160" w:hanging="720"/>
      </w:pPr>
      <w:rPr>
        <w:rFonts w:cs="Times New Roman"/>
      </w:rPr>
    </w:lvl>
    <w:lvl w:ilvl="3">
      <w:start w:val="1"/>
      <w:numFmt w:val="decimal"/>
      <w:lvlText w:val="%4."/>
      <w:lvlJc w:val="left"/>
      <w:pPr>
        <w:tabs>
          <w:tab w:val="left" w:pos="2880"/>
        </w:tabs>
        <w:ind w:left="2880" w:hanging="720"/>
      </w:pPr>
      <w:rPr>
        <w:rFonts w:cs="Times New Roman"/>
      </w:rPr>
    </w:lvl>
    <w:lvl w:ilvl="4">
      <w:start w:val="1"/>
      <w:numFmt w:val="decimal"/>
      <w:lvlText w:val="%5."/>
      <w:lvlJc w:val="left"/>
      <w:pPr>
        <w:tabs>
          <w:tab w:val="left" w:pos="3600"/>
        </w:tabs>
        <w:ind w:left="3600" w:hanging="720"/>
      </w:pPr>
      <w:rPr>
        <w:rFonts w:cs="Times New Roman"/>
      </w:rPr>
    </w:lvl>
    <w:lvl w:ilvl="5">
      <w:start w:val="1"/>
      <w:numFmt w:val="decimal"/>
      <w:lvlText w:val="%6."/>
      <w:lvlJc w:val="left"/>
      <w:pPr>
        <w:tabs>
          <w:tab w:val="left" w:pos="4320"/>
        </w:tabs>
        <w:ind w:left="4320" w:hanging="720"/>
      </w:pPr>
      <w:rPr>
        <w:rFonts w:cs="Times New Roman"/>
      </w:rPr>
    </w:lvl>
    <w:lvl w:ilvl="6">
      <w:start w:val="1"/>
      <w:numFmt w:val="decimal"/>
      <w:lvlText w:val="%7."/>
      <w:lvlJc w:val="left"/>
      <w:pPr>
        <w:tabs>
          <w:tab w:val="left" w:pos="5040"/>
        </w:tabs>
        <w:ind w:left="5040" w:hanging="720"/>
      </w:pPr>
      <w:rPr>
        <w:rFonts w:cs="Times New Roman"/>
      </w:rPr>
    </w:lvl>
    <w:lvl w:ilvl="7">
      <w:start w:val="1"/>
      <w:numFmt w:val="decimal"/>
      <w:lvlText w:val="%8."/>
      <w:lvlJc w:val="left"/>
      <w:pPr>
        <w:tabs>
          <w:tab w:val="left" w:pos="5760"/>
        </w:tabs>
        <w:ind w:left="5760" w:hanging="720"/>
      </w:pPr>
      <w:rPr>
        <w:rFonts w:cs="Times New Roman"/>
      </w:rPr>
    </w:lvl>
    <w:lvl w:ilvl="8">
      <w:start w:val="1"/>
      <w:numFmt w:val="decimal"/>
      <w:lvlText w:val="%9."/>
      <w:lvlJc w:val="left"/>
      <w:pPr>
        <w:tabs>
          <w:tab w:val="left" w:pos="6480"/>
        </w:tabs>
        <w:ind w:left="6480" w:hanging="720"/>
      </w:pPr>
      <w:rPr>
        <w:rFonts w:cs="Times New Roman"/>
      </w:rPr>
    </w:lvl>
  </w:abstractNum>
  <w:abstractNum w:abstractNumId="3" w15:restartNumberingAfterBreak="0">
    <w:nsid w:val="0AE94319"/>
    <w:multiLevelType w:val="hybridMultilevel"/>
    <w:tmpl w:val="FFFFFFFF"/>
    <w:lvl w:ilvl="0" w:tplc="2F16A3CE">
      <w:start w:val="1"/>
      <w:numFmt w:val="bullet"/>
      <w:lvlText w:val=""/>
      <w:lvlPicBulletId w:val="0"/>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AFA5144"/>
    <w:multiLevelType w:val="hybridMultilevel"/>
    <w:tmpl w:val="C3562C5C"/>
    <w:lvl w:ilvl="0" w:tplc="2F16A3CE">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EE4A7E"/>
    <w:multiLevelType w:val="multilevel"/>
    <w:tmpl w:val="063C87B2"/>
    <w:lvl w:ilvl="0">
      <w:start w:val="1"/>
      <w:numFmt w:val="none"/>
      <w:pStyle w:val="Note"/>
      <w:suff w:val="space"/>
      <w:lvlText w:val="Note:"/>
      <w:lvlJc w:val="left"/>
      <w:pPr>
        <w:ind w:left="1021" w:hanging="567"/>
      </w:pPr>
      <w:rPr>
        <w:rFonts w:asciiTheme="minorHAnsi" w:hAnsiTheme="minorHAnsi" w:hint="default"/>
        <w:b/>
        <w:i w:val="0"/>
      </w:rPr>
    </w:lvl>
    <w:lvl w:ilvl="1">
      <w:start w:val="1"/>
      <w:numFmt w:val="decimal"/>
      <w:suff w:val="space"/>
      <w:lvlText w:val="%2. "/>
      <w:lvlJc w:val="left"/>
      <w:pPr>
        <w:ind w:left="1247" w:hanging="170"/>
      </w:pPr>
      <w:rPr>
        <w:rFonts w:hint="default"/>
      </w:rPr>
    </w:lvl>
    <w:lvl w:ilvl="2">
      <w:start w:val="1"/>
      <w:numFmt w:val="lowerRoman"/>
      <w:suff w:val="space"/>
      <w:lvlText w:val="%3)"/>
      <w:lvlJc w:val="left"/>
      <w:pPr>
        <w:ind w:left="1474" w:hanging="17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0F131E8"/>
    <w:multiLevelType w:val="hybridMultilevel"/>
    <w:tmpl w:val="BCA6AA72"/>
    <w:lvl w:ilvl="0" w:tplc="2F16A3CE">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77341A"/>
    <w:multiLevelType w:val="multilevel"/>
    <w:tmpl w:val="FFFFFFFF"/>
    <w:lvl w:ilvl="0">
      <w:start w:val="1"/>
      <w:numFmt w:val="bullet"/>
      <w:lvlText w:val=""/>
      <w:lvlPicBulletId w:val="0"/>
      <w:lvlJc w:val="left"/>
      <w:pPr>
        <w:ind w:left="720" w:hanging="360"/>
      </w:pPr>
      <w:rPr>
        <w:rFonts w:ascii="Symbol" w:hAnsi="Symbol" w:hint="default"/>
        <w:color w:val="auto"/>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11BD27DE"/>
    <w:multiLevelType w:val="multilevel"/>
    <w:tmpl w:val="FFFFFFFF"/>
    <w:lvl w:ilvl="0">
      <w:start w:val="1"/>
      <w:numFmt w:val="bullet"/>
      <w:lvlText w:val=""/>
      <w:lvlPicBulletId w:val="0"/>
      <w:lvlJc w:val="left"/>
      <w:pPr>
        <w:ind w:left="720" w:hanging="360"/>
      </w:pPr>
      <w:rPr>
        <w:rFonts w:ascii="Symbol" w:hAnsi="Symbol" w:hint="default"/>
        <w:color w:val="auto"/>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12A9140C"/>
    <w:multiLevelType w:val="multilevel"/>
    <w:tmpl w:val="FFFFFFFF"/>
    <w:lvl w:ilvl="0">
      <w:start w:val="1"/>
      <w:numFmt w:val="bullet"/>
      <w:lvlText w:val=""/>
      <w:lvlPicBulletId w:val="0"/>
      <w:lvlJc w:val="left"/>
      <w:pPr>
        <w:ind w:left="720" w:hanging="360"/>
      </w:pPr>
      <w:rPr>
        <w:rFonts w:ascii="Symbol" w:hAnsi="Symbol" w:hint="default"/>
        <w:color w:val="auto"/>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13596FAF"/>
    <w:multiLevelType w:val="multilevel"/>
    <w:tmpl w:val="FFFFFFFF"/>
    <w:lvl w:ilvl="0">
      <w:start w:val="1"/>
      <w:numFmt w:val="decimal"/>
      <w:suff w:val="space"/>
      <w:lvlText w:val="%1. "/>
      <w:lvlJc w:val="left"/>
      <w:rPr>
        <w:rFonts w:cs="Times New Roman"/>
        <w:b/>
        <w:bCs w:val="0"/>
        <w:i w:val="0"/>
        <w:iCs w:val="0"/>
        <w:caps w:val="0"/>
        <w:smallCaps w:val="0"/>
        <w:strike w:val="0"/>
        <w:dstrike w:val="0"/>
        <w:vanish w:val="0"/>
        <w:color w:val="auto"/>
        <w:spacing w:val="0"/>
        <w:kern w:val="0"/>
        <w:position w:val="0"/>
        <w:u w:val="none"/>
        <w:vertAlign w:val="baseline"/>
      </w:rPr>
    </w:lvl>
    <w:lvl w:ilvl="1">
      <w:start w:val="1"/>
      <w:numFmt w:val="decimal"/>
      <w:suff w:val="space"/>
      <w:lvlText w:val="%1.%2 "/>
      <w:lvlJc w:val="left"/>
      <w:pPr>
        <w:ind w:left="270"/>
      </w:pPr>
      <w:rPr>
        <w:rFonts w:cs="Times New Roman" w:hint="default"/>
      </w:rPr>
    </w:lvl>
    <w:lvl w:ilvl="2">
      <w:start w:val="1"/>
      <w:numFmt w:val="decimal"/>
      <w:suff w:val="space"/>
      <w:lvlText w:val="%1.%2.%3 "/>
      <w:lvlJc w:val="left"/>
      <w:rPr>
        <w:rFonts w:cs="Times New Roman" w:hint="default"/>
      </w:rPr>
    </w:lvl>
    <w:lvl w:ilvl="3">
      <w:start w:val="1"/>
      <w:numFmt w:val="decimal"/>
      <w:lvlText w:val="%1.%2.%3.%4"/>
      <w:lvlJc w:val="left"/>
      <w:pPr>
        <w:ind w:left="864" w:hanging="864"/>
      </w:pPr>
      <w:rPr>
        <w:rFonts w:cs="Times New Roman" w:hint="default"/>
      </w:rPr>
    </w:lvl>
    <w:lvl w:ilvl="4">
      <w:start w:val="1"/>
      <w:numFmt w:val="decimal"/>
      <w:lvlText w:val="%1.%2.%3.%4.%5"/>
      <w:lvlJc w:val="left"/>
      <w:pPr>
        <w:ind w:left="1008" w:hanging="1008"/>
      </w:pPr>
      <w:rPr>
        <w:rFonts w:cs="Times New Roman" w:hint="default"/>
      </w:rPr>
    </w:lvl>
    <w:lvl w:ilvl="5">
      <w:start w:val="1"/>
      <w:numFmt w:val="decimal"/>
      <w:lvlText w:val="%1.%2.%3.%4.%5.%6"/>
      <w:lvlJc w:val="left"/>
      <w:pPr>
        <w:ind w:left="1152" w:hanging="1152"/>
      </w:pPr>
      <w:rPr>
        <w:rFonts w:cs="Times New Roman" w:hint="default"/>
      </w:rPr>
    </w:lvl>
    <w:lvl w:ilvl="6">
      <w:start w:val="1"/>
      <w:numFmt w:val="decimal"/>
      <w:lvlText w:val="%1.%2.%3.%4.%5.%6.%7"/>
      <w:lvlJc w:val="left"/>
      <w:pPr>
        <w:ind w:left="1296" w:hanging="1296"/>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584" w:hanging="1584"/>
      </w:pPr>
      <w:rPr>
        <w:rFonts w:cs="Times New Roman" w:hint="default"/>
      </w:rPr>
    </w:lvl>
  </w:abstractNum>
  <w:abstractNum w:abstractNumId="11" w15:restartNumberingAfterBreak="0">
    <w:nsid w:val="18FD6275"/>
    <w:multiLevelType w:val="hybridMultilevel"/>
    <w:tmpl w:val="FFFFFFFF"/>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1AB71E83"/>
    <w:multiLevelType w:val="hybridMultilevel"/>
    <w:tmpl w:val="94A4DB3E"/>
    <w:lvl w:ilvl="0" w:tplc="2F16A3CE">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E02860"/>
    <w:multiLevelType w:val="multilevel"/>
    <w:tmpl w:val="70722CAE"/>
    <w:lvl w:ilvl="0">
      <w:start w:val="1"/>
      <w:numFmt w:val="none"/>
      <w:pStyle w:val="Warning"/>
      <w:suff w:val="space"/>
      <w:lvlText w:val="Warning! "/>
      <w:lvlJc w:val="left"/>
      <w:pPr>
        <w:ind w:left="1474" w:hanging="1020"/>
      </w:pPr>
      <w:rPr>
        <w:rFonts w:asciiTheme="minorHAnsi" w:hAnsiTheme="minorHAnsi" w:hint="default"/>
        <w:b/>
        <w:i w:val="0"/>
        <w:spacing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1CA944ED"/>
    <w:multiLevelType w:val="hybridMultilevel"/>
    <w:tmpl w:val="0F962866"/>
    <w:lvl w:ilvl="0" w:tplc="2F16A3CE">
      <w:start w:val="1"/>
      <w:numFmt w:val="bullet"/>
      <w:lvlText w:val=""/>
      <w:lvlPicBulletId w:val="0"/>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E705FC2"/>
    <w:multiLevelType w:val="multilevel"/>
    <w:tmpl w:val="821E1B6A"/>
    <w:styleLink w:val="NoteList"/>
    <w:lvl w:ilvl="0">
      <w:start w:val="1"/>
      <w:numFmt w:val="none"/>
      <w:suff w:val="nothing"/>
      <w:lvlText w:val="Note: "/>
      <w:lvlJc w:val="left"/>
      <w:pPr>
        <w:ind w:left="454" w:hanging="454"/>
      </w:pPr>
      <w:rPr>
        <w:rFonts w:asciiTheme="majorHAnsi" w:hAnsiTheme="majorHAnsi" w:hint="default"/>
        <w:b/>
        <w:i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1F47168B"/>
    <w:multiLevelType w:val="multilevel"/>
    <w:tmpl w:val="FFFFFFFF"/>
    <w:lvl w:ilvl="0">
      <w:start w:val="1"/>
      <w:numFmt w:val="bullet"/>
      <w:lvlText w:val=""/>
      <w:lvlPicBulletId w:val="0"/>
      <w:lvlJc w:val="left"/>
      <w:pPr>
        <w:ind w:left="720" w:hanging="360"/>
      </w:pPr>
      <w:rPr>
        <w:rFonts w:ascii="Symbol" w:hAnsi="Symbol" w:hint="default"/>
        <w:color w:val="auto"/>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1FF23C6B"/>
    <w:multiLevelType w:val="multilevel"/>
    <w:tmpl w:val="FFFFFFFF"/>
    <w:lvl w:ilvl="0">
      <w:start w:val="1"/>
      <w:numFmt w:val="bullet"/>
      <w:lvlText w:val=""/>
      <w:lvlPicBulletId w:val="0"/>
      <w:lvlJc w:val="left"/>
      <w:pPr>
        <w:ind w:left="360" w:hanging="360"/>
      </w:pPr>
      <w:rPr>
        <w:rFonts w:ascii="Symbol" w:hAnsi="Symbol" w:hint="default"/>
        <w:color w:val="auto"/>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18" w15:restartNumberingAfterBreak="0">
    <w:nsid w:val="2891792C"/>
    <w:multiLevelType w:val="multilevel"/>
    <w:tmpl w:val="FFFFFFFF"/>
    <w:lvl w:ilvl="0">
      <w:start w:val="1"/>
      <w:numFmt w:val="decimal"/>
      <w:suff w:val="space"/>
      <w:lvlText w:val="%1. "/>
      <w:lvlJc w:val="left"/>
      <w:rPr>
        <w:rFonts w:cs="Times New Roman"/>
        <w:b/>
        <w:bCs w:val="0"/>
        <w:i w:val="0"/>
        <w:iCs w:val="0"/>
        <w:caps w:val="0"/>
        <w:smallCaps w:val="0"/>
        <w:strike w:val="0"/>
        <w:dstrike w:val="0"/>
        <w:vanish w:val="0"/>
        <w:color w:val="auto"/>
        <w:spacing w:val="0"/>
        <w:kern w:val="0"/>
        <w:position w:val="0"/>
        <w:u w:val="none"/>
        <w:vertAlign w:val="baseline"/>
      </w:rPr>
    </w:lvl>
    <w:lvl w:ilvl="1">
      <w:start w:val="1"/>
      <w:numFmt w:val="decimal"/>
      <w:suff w:val="space"/>
      <w:lvlText w:val="%1.%2 "/>
      <w:lvlJc w:val="left"/>
      <w:pPr>
        <w:ind w:left="270"/>
      </w:pPr>
      <w:rPr>
        <w:rFonts w:cs="Times New Roman" w:hint="default"/>
      </w:rPr>
    </w:lvl>
    <w:lvl w:ilvl="2">
      <w:start w:val="1"/>
      <w:numFmt w:val="decimal"/>
      <w:suff w:val="space"/>
      <w:lvlText w:val="%1.%2.%3 "/>
      <w:lvlJc w:val="left"/>
      <w:rPr>
        <w:rFonts w:cs="Times New Roman" w:hint="default"/>
      </w:rPr>
    </w:lvl>
    <w:lvl w:ilvl="3">
      <w:start w:val="1"/>
      <w:numFmt w:val="decimal"/>
      <w:lvlText w:val="%1.%2.%3.%4"/>
      <w:lvlJc w:val="left"/>
      <w:pPr>
        <w:ind w:left="864" w:hanging="864"/>
      </w:pPr>
      <w:rPr>
        <w:rFonts w:cs="Times New Roman" w:hint="default"/>
      </w:rPr>
    </w:lvl>
    <w:lvl w:ilvl="4">
      <w:start w:val="1"/>
      <w:numFmt w:val="decimal"/>
      <w:lvlText w:val="%1.%2.%3.%4.%5"/>
      <w:lvlJc w:val="left"/>
      <w:pPr>
        <w:ind w:left="1008" w:hanging="1008"/>
      </w:pPr>
      <w:rPr>
        <w:rFonts w:cs="Times New Roman" w:hint="default"/>
      </w:rPr>
    </w:lvl>
    <w:lvl w:ilvl="5">
      <w:start w:val="1"/>
      <w:numFmt w:val="decimal"/>
      <w:lvlText w:val="%1.%2.%3.%4.%5.%6"/>
      <w:lvlJc w:val="left"/>
      <w:pPr>
        <w:ind w:left="1152" w:hanging="1152"/>
      </w:pPr>
      <w:rPr>
        <w:rFonts w:cs="Times New Roman" w:hint="default"/>
      </w:rPr>
    </w:lvl>
    <w:lvl w:ilvl="6">
      <w:start w:val="1"/>
      <w:numFmt w:val="decimal"/>
      <w:lvlText w:val="%1.%2.%3.%4.%5.%6.%7"/>
      <w:lvlJc w:val="left"/>
      <w:pPr>
        <w:ind w:left="1296" w:hanging="1296"/>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584" w:hanging="1584"/>
      </w:pPr>
      <w:rPr>
        <w:rFonts w:cs="Times New Roman" w:hint="default"/>
      </w:rPr>
    </w:lvl>
  </w:abstractNum>
  <w:abstractNum w:abstractNumId="19" w15:restartNumberingAfterBreak="0">
    <w:nsid w:val="29A01F17"/>
    <w:multiLevelType w:val="hybridMultilevel"/>
    <w:tmpl w:val="FFD4F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A4D742F"/>
    <w:multiLevelType w:val="hybridMultilevel"/>
    <w:tmpl w:val="14927514"/>
    <w:lvl w:ilvl="0" w:tplc="2F16A3CE">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830209"/>
    <w:multiLevelType w:val="multilevel"/>
    <w:tmpl w:val="4B600FA8"/>
    <w:styleLink w:val="ListStyle"/>
    <w:lvl w:ilvl="0">
      <w:start w:val="1"/>
      <w:numFmt w:val="bullet"/>
      <w:suff w:val="space"/>
      <w:lvlText w:val=""/>
      <w:lvlJc w:val="left"/>
      <w:pPr>
        <w:ind w:left="113" w:firstLine="227"/>
      </w:pPr>
      <w:rPr>
        <w:rFonts w:ascii="Wingdings" w:hAnsi="Wingdings" w:hint="default"/>
        <w:color w:val="009681" w:themeColor="text2"/>
        <w:sz w:val="28"/>
      </w:rPr>
    </w:lvl>
    <w:lvl w:ilvl="1">
      <w:start w:val="1"/>
      <w:numFmt w:val="bullet"/>
      <w:suff w:val="space"/>
      <w:lvlText w:val="»"/>
      <w:lvlJc w:val="left"/>
      <w:pPr>
        <w:ind w:left="567" w:firstLine="227"/>
      </w:pPr>
      <w:rPr>
        <w:rFonts w:ascii="Tahoma" w:hAnsi="Tahoma" w:hint="default"/>
        <w:color w:val="009681" w:themeColor="text2"/>
        <w:sz w:val="28"/>
      </w:rPr>
    </w:lvl>
    <w:lvl w:ilvl="2">
      <w:start w:val="1"/>
      <w:numFmt w:val="bullet"/>
      <w:suff w:val="space"/>
      <w:lvlText w:val="›"/>
      <w:lvlJc w:val="left"/>
      <w:pPr>
        <w:ind w:left="1021" w:firstLine="227"/>
      </w:pPr>
      <w:rPr>
        <w:rFonts w:ascii="Tahoma" w:hAnsi="Tahoma" w:hint="default"/>
        <w:color w:val="009681" w:themeColor="text2"/>
        <w:sz w:val="28"/>
      </w:rPr>
    </w:lvl>
    <w:lvl w:ilvl="3">
      <w:start w:val="1"/>
      <w:numFmt w:val="bullet"/>
      <w:suff w:val="space"/>
      <w:lvlText w:val=""/>
      <w:lvlJc w:val="left"/>
      <w:pPr>
        <w:ind w:left="1475" w:firstLine="227"/>
      </w:pPr>
      <w:rPr>
        <w:rFonts w:ascii="Wingdings" w:hAnsi="Wingdings" w:hint="default"/>
        <w:color w:val="009681" w:themeColor="text2"/>
        <w:sz w:val="22"/>
      </w:rPr>
    </w:lvl>
    <w:lvl w:ilvl="4">
      <w:start w:val="1"/>
      <w:numFmt w:val="bullet"/>
      <w:suff w:val="space"/>
      <w:lvlText w:val=""/>
      <w:lvlJc w:val="left"/>
      <w:pPr>
        <w:ind w:left="1929" w:firstLine="227"/>
      </w:pPr>
      <w:rPr>
        <w:rFonts w:ascii="Wingdings" w:hAnsi="Wingdings" w:hint="default"/>
        <w:color w:val="009681" w:themeColor="text2"/>
        <w:sz w:val="28"/>
      </w:rPr>
    </w:lvl>
    <w:lvl w:ilvl="5">
      <w:start w:val="1"/>
      <w:numFmt w:val="bullet"/>
      <w:suff w:val="space"/>
      <w:lvlText w:val=""/>
      <w:lvlJc w:val="left"/>
      <w:pPr>
        <w:ind w:left="2383" w:firstLine="227"/>
      </w:pPr>
      <w:rPr>
        <w:rFonts w:ascii="Wingdings" w:hAnsi="Wingdings" w:hint="default"/>
        <w:color w:val="009681" w:themeColor="text2"/>
        <w:sz w:val="24"/>
      </w:rPr>
    </w:lvl>
    <w:lvl w:ilvl="6">
      <w:start w:val="1"/>
      <w:numFmt w:val="bullet"/>
      <w:suff w:val="space"/>
      <w:lvlText w:val=""/>
      <w:lvlJc w:val="left"/>
      <w:pPr>
        <w:ind w:left="2837" w:firstLine="227"/>
      </w:pPr>
      <w:rPr>
        <w:rFonts w:ascii="Wingdings" w:hAnsi="Wingdings" w:hint="default"/>
        <w:color w:val="009681" w:themeColor="text2"/>
        <w:sz w:val="28"/>
      </w:rPr>
    </w:lvl>
    <w:lvl w:ilvl="7">
      <w:start w:val="1"/>
      <w:numFmt w:val="bullet"/>
      <w:suff w:val="space"/>
      <w:lvlText w:val=""/>
      <w:lvlJc w:val="left"/>
      <w:pPr>
        <w:ind w:left="3291" w:firstLine="227"/>
      </w:pPr>
      <w:rPr>
        <w:rFonts w:ascii="Wingdings" w:hAnsi="Wingdings" w:hint="default"/>
        <w:color w:val="009681" w:themeColor="text2"/>
        <w:sz w:val="24"/>
      </w:rPr>
    </w:lvl>
    <w:lvl w:ilvl="8">
      <w:start w:val="1"/>
      <w:numFmt w:val="bullet"/>
      <w:suff w:val="space"/>
      <w:lvlText w:val=""/>
      <w:lvlJc w:val="left"/>
      <w:pPr>
        <w:ind w:left="3745" w:firstLine="227"/>
      </w:pPr>
      <w:rPr>
        <w:rFonts w:ascii="Wingdings" w:hAnsi="Wingdings" w:hint="default"/>
        <w:color w:val="009681" w:themeColor="text2"/>
        <w:sz w:val="24"/>
      </w:rPr>
    </w:lvl>
  </w:abstractNum>
  <w:abstractNum w:abstractNumId="22" w15:restartNumberingAfterBreak="0">
    <w:nsid w:val="33643572"/>
    <w:multiLevelType w:val="multilevel"/>
    <w:tmpl w:val="1396CCD8"/>
    <w:styleLink w:val="squarebuttons"/>
    <w:lvl w:ilvl="0">
      <w:start w:val="1"/>
      <w:numFmt w:val="bullet"/>
      <w:lvlText w:val=""/>
      <w:lvlJc w:val="left"/>
      <w:pPr>
        <w:ind w:left="737" w:hanging="340"/>
      </w:pPr>
      <w:rPr>
        <w:rFonts w:ascii="Wingdings 3" w:hAnsi="Wingdings 3" w:hint="default"/>
        <w:color w:val="auto"/>
      </w:rPr>
    </w:lvl>
    <w:lvl w:ilvl="1">
      <w:start w:val="1"/>
      <w:numFmt w:val="bullet"/>
      <w:lvlText w:val="●"/>
      <w:lvlJc w:val="left"/>
      <w:pPr>
        <w:ind w:left="1021" w:hanging="284"/>
      </w:pPr>
      <w:rPr>
        <w:rFonts w:ascii="Calibri" w:hAnsi="Calibri" w:hint="default"/>
        <w:color w:val="auto"/>
      </w:rPr>
    </w:lvl>
    <w:lvl w:ilvl="2">
      <w:start w:val="1"/>
      <w:numFmt w:val="bullet"/>
      <w:lvlText w:val=""/>
      <w:lvlJc w:val="left"/>
      <w:pPr>
        <w:ind w:left="1418" w:hanging="341"/>
      </w:pPr>
      <w:rPr>
        <w:rFonts w:ascii="Wingdings 3" w:hAnsi="Wingdings 3" w:hint="default"/>
        <w:color w:val="auto"/>
      </w:rPr>
    </w:lvl>
    <w:lvl w:ilvl="3">
      <w:start w:val="1"/>
      <w:numFmt w:val="bullet"/>
      <w:lvlText w:val=""/>
      <w:lvlJc w:val="left"/>
      <w:pPr>
        <w:ind w:left="1701" w:hanging="283"/>
      </w:pPr>
      <w:rPr>
        <w:rFonts w:ascii="Wingdings 2" w:hAnsi="Wingdings 2" w:hint="default"/>
        <w:color w:val="auto"/>
      </w:rPr>
    </w:lvl>
    <w:lvl w:ilvl="4">
      <w:start w:val="1"/>
      <w:numFmt w:val="bullet"/>
      <w:lvlText w:val=""/>
      <w:lvlJc w:val="left"/>
      <w:pPr>
        <w:ind w:left="1985" w:hanging="171"/>
      </w:pPr>
      <w:rPr>
        <w:rFonts w:ascii="Wingdings 3" w:hAnsi="Wingdings 3" w:hint="default"/>
        <w:color w:val="auto"/>
      </w:rPr>
    </w:lvl>
    <w:lvl w:ilvl="5">
      <w:start w:val="1"/>
      <w:numFmt w:val="bullet"/>
      <w:lvlText w:val="−"/>
      <w:lvlJc w:val="left"/>
      <w:pPr>
        <w:ind w:left="2268" w:hanging="227"/>
      </w:pPr>
      <w:rPr>
        <w:rFonts w:ascii="Garamond" w:hAnsi="Garamond" w:hint="default"/>
        <w:color w:val="auto"/>
      </w:rPr>
    </w:lvl>
    <w:lvl w:ilvl="6">
      <w:start w:val="1"/>
      <w:numFmt w:val="bullet"/>
      <w:lvlText w:val="□"/>
      <w:lvlJc w:val="left"/>
      <w:pPr>
        <w:ind w:left="2495" w:hanging="227"/>
      </w:pPr>
      <w:rPr>
        <w:rFonts w:ascii="Garamond" w:hAnsi="Garamond" w:hint="default"/>
        <w:color w:val="auto"/>
      </w:rPr>
    </w:lvl>
    <w:lvl w:ilvl="7">
      <w:start w:val="1"/>
      <w:numFmt w:val="bullet"/>
      <w:lvlText w:val="▫"/>
      <w:lvlJc w:val="left"/>
      <w:pPr>
        <w:ind w:left="2722" w:hanging="227"/>
      </w:pPr>
      <w:rPr>
        <w:rFonts w:ascii="Garamond" w:hAnsi="Garamond" w:hint="default"/>
        <w:color w:val="auto"/>
      </w:rPr>
    </w:lvl>
    <w:lvl w:ilvl="8">
      <w:start w:val="1"/>
      <w:numFmt w:val="bullet"/>
      <w:lvlText w:val=""/>
      <w:lvlJc w:val="left"/>
      <w:pPr>
        <w:ind w:left="3062" w:hanging="227"/>
      </w:pPr>
      <w:rPr>
        <w:rFonts w:ascii="Wingdings 2" w:hAnsi="Wingdings 2" w:hint="default"/>
        <w:color w:val="auto"/>
      </w:rPr>
    </w:lvl>
  </w:abstractNum>
  <w:abstractNum w:abstractNumId="23" w15:restartNumberingAfterBreak="0">
    <w:nsid w:val="3665758A"/>
    <w:multiLevelType w:val="hybridMultilevel"/>
    <w:tmpl w:val="D5FCE354"/>
    <w:lvl w:ilvl="0" w:tplc="2F16A3CE">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A18737C"/>
    <w:multiLevelType w:val="multilevel"/>
    <w:tmpl w:val="FFFFFFFF"/>
    <w:lvl w:ilvl="0">
      <w:start w:val="1"/>
      <w:numFmt w:val="bullet"/>
      <w:lvlText w:val=""/>
      <w:lvlPicBulletId w:val="0"/>
      <w:lvlJc w:val="left"/>
      <w:pPr>
        <w:ind w:left="720" w:hanging="360"/>
      </w:pPr>
      <w:rPr>
        <w:rFonts w:ascii="Symbol" w:hAnsi="Symbol" w:hint="default"/>
        <w:color w:val="auto"/>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3D483695"/>
    <w:multiLevelType w:val="hybridMultilevel"/>
    <w:tmpl w:val="40E63916"/>
    <w:lvl w:ilvl="0" w:tplc="2F16A3CE">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8D5333"/>
    <w:multiLevelType w:val="multilevel"/>
    <w:tmpl w:val="FFFFFFFF"/>
    <w:lvl w:ilvl="0">
      <w:start w:val="1"/>
      <w:numFmt w:val="decimal"/>
      <w:suff w:val="space"/>
      <w:lvlText w:val="%1. "/>
      <w:lvlJc w:val="left"/>
      <w:rPr>
        <w:rFonts w:cs="Times New Roman"/>
        <w:b/>
        <w:bCs w:val="0"/>
        <w:i w:val="0"/>
        <w:iCs w:val="0"/>
        <w:caps w:val="0"/>
        <w:smallCaps w:val="0"/>
        <w:strike w:val="0"/>
        <w:dstrike w:val="0"/>
        <w:vanish w:val="0"/>
        <w:color w:val="auto"/>
        <w:spacing w:val="0"/>
        <w:kern w:val="0"/>
        <w:position w:val="0"/>
        <w:u w:val="none"/>
        <w:vertAlign w:val="baseline"/>
      </w:rPr>
    </w:lvl>
    <w:lvl w:ilvl="1">
      <w:start w:val="1"/>
      <w:numFmt w:val="decimal"/>
      <w:suff w:val="space"/>
      <w:lvlText w:val="%1.%2 "/>
      <w:lvlJc w:val="left"/>
      <w:pPr>
        <w:ind w:left="270"/>
      </w:pPr>
      <w:rPr>
        <w:rFonts w:cs="Times New Roman" w:hint="default"/>
      </w:rPr>
    </w:lvl>
    <w:lvl w:ilvl="2">
      <w:start w:val="1"/>
      <w:numFmt w:val="decimal"/>
      <w:suff w:val="space"/>
      <w:lvlText w:val="%1.%2.%3 "/>
      <w:lvlJc w:val="left"/>
      <w:rPr>
        <w:rFonts w:cs="Times New Roman" w:hint="default"/>
      </w:rPr>
    </w:lvl>
    <w:lvl w:ilvl="3">
      <w:start w:val="1"/>
      <w:numFmt w:val="decimal"/>
      <w:lvlText w:val="%1.%2.%3.%4"/>
      <w:lvlJc w:val="left"/>
      <w:pPr>
        <w:ind w:left="864" w:hanging="864"/>
      </w:pPr>
      <w:rPr>
        <w:rFonts w:cs="Times New Roman" w:hint="default"/>
      </w:rPr>
    </w:lvl>
    <w:lvl w:ilvl="4">
      <w:start w:val="1"/>
      <w:numFmt w:val="decimal"/>
      <w:lvlText w:val="%1.%2.%3.%4.%5"/>
      <w:lvlJc w:val="left"/>
      <w:pPr>
        <w:ind w:left="1008" w:hanging="1008"/>
      </w:pPr>
      <w:rPr>
        <w:rFonts w:cs="Times New Roman" w:hint="default"/>
      </w:rPr>
    </w:lvl>
    <w:lvl w:ilvl="5">
      <w:start w:val="1"/>
      <w:numFmt w:val="decimal"/>
      <w:lvlText w:val="%1.%2.%3.%4.%5.%6"/>
      <w:lvlJc w:val="left"/>
      <w:pPr>
        <w:ind w:left="1152" w:hanging="1152"/>
      </w:pPr>
      <w:rPr>
        <w:rFonts w:cs="Times New Roman" w:hint="default"/>
      </w:rPr>
    </w:lvl>
    <w:lvl w:ilvl="6">
      <w:start w:val="1"/>
      <w:numFmt w:val="decimal"/>
      <w:lvlText w:val="%1.%2.%3.%4.%5.%6.%7"/>
      <w:lvlJc w:val="left"/>
      <w:pPr>
        <w:ind w:left="1296" w:hanging="1296"/>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584" w:hanging="1584"/>
      </w:pPr>
      <w:rPr>
        <w:rFonts w:cs="Times New Roman" w:hint="default"/>
      </w:rPr>
    </w:lvl>
  </w:abstractNum>
  <w:abstractNum w:abstractNumId="27" w15:restartNumberingAfterBreak="0">
    <w:nsid w:val="4C3B4AB1"/>
    <w:multiLevelType w:val="multilevel"/>
    <w:tmpl w:val="FFFFFFFF"/>
    <w:lvl w:ilvl="0">
      <w:start w:val="1"/>
      <w:numFmt w:val="bullet"/>
      <w:lvlText w:val=""/>
      <w:lvlPicBulletId w:val="0"/>
      <w:lvlJc w:val="left"/>
      <w:pPr>
        <w:ind w:left="360" w:hanging="360"/>
      </w:pPr>
      <w:rPr>
        <w:rFonts w:ascii="Symbol" w:hAnsi="Symbol" w:hint="default"/>
        <w:color w:val="auto"/>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28" w15:restartNumberingAfterBreak="0">
    <w:nsid w:val="4EC51C7D"/>
    <w:multiLevelType w:val="hybridMultilevel"/>
    <w:tmpl w:val="FFFFFFFF"/>
    <w:lvl w:ilvl="0" w:tplc="2F16A3CE">
      <w:start w:val="1"/>
      <w:numFmt w:val="bullet"/>
      <w:lvlText w:val=""/>
      <w:lvlPicBulletId w:val="0"/>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0B33C0A"/>
    <w:multiLevelType w:val="multilevel"/>
    <w:tmpl w:val="D414893C"/>
    <w:styleLink w:val="WarningList"/>
    <w:lvl w:ilvl="0">
      <w:start w:val="1"/>
      <w:numFmt w:val="none"/>
      <w:suff w:val="space"/>
      <w:lvlText w:val="Warning! "/>
      <w:lvlJc w:val="left"/>
      <w:pPr>
        <w:ind w:left="454" w:hanging="454"/>
      </w:pPr>
      <w:rPr>
        <w:rFonts w:asciiTheme="majorHAnsi" w:hAnsiTheme="majorHAnsi" w:hint="default"/>
        <w:b/>
        <w:i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51C379BD"/>
    <w:multiLevelType w:val="hybridMultilevel"/>
    <w:tmpl w:val="20A82B74"/>
    <w:lvl w:ilvl="0" w:tplc="2F16A3CE">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472F27"/>
    <w:multiLevelType w:val="hybridMultilevel"/>
    <w:tmpl w:val="44861ED6"/>
    <w:lvl w:ilvl="0" w:tplc="2F16A3CE">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EB50318"/>
    <w:multiLevelType w:val="hybridMultilevel"/>
    <w:tmpl w:val="E076C2D0"/>
    <w:lvl w:ilvl="0" w:tplc="2F16A3CE">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F2E2CC1"/>
    <w:multiLevelType w:val="hybridMultilevel"/>
    <w:tmpl w:val="58CE4AE8"/>
    <w:lvl w:ilvl="0" w:tplc="2F16A3CE">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2CF6746"/>
    <w:multiLevelType w:val="hybridMultilevel"/>
    <w:tmpl w:val="7C122B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7810BC2"/>
    <w:multiLevelType w:val="multilevel"/>
    <w:tmpl w:val="FFFFFFFF"/>
    <w:lvl w:ilvl="0">
      <w:start w:val="1"/>
      <w:numFmt w:val="bullet"/>
      <w:lvlText w:val=""/>
      <w:lvlPicBulletId w:val="0"/>
      <w:lvlJc w:val="left"/>
      <w:pPr>
        <w:ind w:left="720" w:hanging="360"/>
      </w:pPr>
      <w:rPr>
        <w:rFonts w:ascii="Symbol" w:hAnsi="Symbol" w:hint="default"/>
        <w:color w:val="auto"/>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72F0251F"/>
    <w:multiLevelType w:val="hybridMultilevel"/>
    <w:tmpl w:val="FFFFFFFF"/>
    <w:lvl w:ilvl="0" w:tplc="2F16A3CE">
      <w:start w:val="1"/>
      <w:numFmt w:val="bullet"/>
      <w:lvlText w:val=""/>
      <w:lvlPicBulletId w:val="0"/>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3A0123D"/>
    <w:multiLevelType w:val="hybridMultilevel"/>
    <w:tmpl w:val="3F6EE030"/>
    <w:lvl w:ilvl="0" w:tplc="2F16A3CE">
      <w:start w:val="1"/>
      <w:numFmt w:val="bullet"/>
      <w:lvlText w:val=""/>
      <w:lvlPicBulletId w:val="0"/>
      <w:lvlJc w:val="left"/>
      <w:pPr>
        <w:ind w:left="833" w:hanging="360"/>
      </w:pPr>
      <w:rPr>
        <w:rFonts w:ascii="Symbol" w:hAnsi="Symbol" w:hint="default"/>
        <w:color w:val="auto"/>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38" w15:restartNumberingAfterBreak="0">
    <w:nsid w:val="73FE1DC1"/>
    <w:multiLevelType w:val="hybridMultilevel"/>
    <w:tmpl w:val="FFFFFFFF"/>
    <w:lvl w:ilvl="0" w:tplc="04090015">
      <w:start w:val="1"/>
      <w:numFmt w:val="upperLetter"/>
      <w:lvlText w:val="%1."/>
      <w:lvlJc w:val="left"/>
      <w:pPr>
        <w:ind w:left="720" w:hanging="360"/>
      </w:pPr>
      <w:rPr>
        <w:rFonts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5AA47FE"/>
    <w:multiLevelType w:val="multilevel"/>
    <w:tmpl w:val="F96E9FCC"/>
    <w:lvl w:ilvl="0">
      <w:start w:val="1"/>
      <w:numFmt w:val="decimal"/>
      <w:pStyle w:val="Heading1"/>
      <w:suff w:val="space"/>
      <w:lvlText w:val="%1."/>
      <w:lvlJc w:val="left"/>
      <w:pPr>
        <w:ind w:left="680" w:hanging="567"/>
      </w:pPr>
      <w:rPr>
        <w:rFonts w:hint="default"/>
      </w:rPr>
    </w:lvl>
    <w:lvl w:ilvl="1">
      <w:start w:val="1"/>
      <w:numFmt w:val="decimal"/>
      <w:pStyle w:val="Heading2"/>
      <w:suff w:val="space"/>
      <w:lvlText w:val="%1.%2."/>
      <w:lvlJc w:val="left"/>
      <w:pPr>
        <w:ind w:left="680" w:hanging="567"/>
      </w:pPr>
      <w:rPr>
        <w:rFonts w:hint="default"/>
      </w:rPr>
    </w:lvl>
    <w:lvl w:ilvl="2">
      <w:start w:val="1"/>
      <w:numFmt w:val="decimal"/>
      <w:pStyle w:val="Heading3"/>
      <w:suff w:val="space"/>
      <w:lvlText w:val="%1.%2.%3."/>
      <w:lvlJc w:val="left"/>
      <w:pPr>
        <w:ind w:left="1588" w:hanging="1134"/>
      </w:pPr>
    </w:lvl>
    <w:lvl w:ilvl="3">
      <w:start w:val="1"/>
      <w:numFmt w:val="decimal"/>
      <w:pStyle w:val="Heading4"/>
      <w:suff w:val="space"/>
      <w:lvlText w:val="%1.%2.%3.%4."/>
      <w:lvlJc w:val="left"/>
      <w:pPr>
        <w:ind w:left="1814" w:hanging="1247"/>
      </w:pPr>
      <w:rPr>
        <w:rFonts w:hint="default"/>
      </w:rPr>
    </w:lvl>
    <w:lvl w:ilvl="4">
      <w:start w:val="1"/>
      <w:numFmt w:val="none"/>
      <w:pStyle w:val="Heading5"/>
      <w:suff w:val="nothing"/>
      <w:lvlText w:val=""/>
      <w:lvlJc w:val="left"/>
      <w:pPr>
        <w:ind w:left="340" w:firstLine="0"/>
      </w:pPr>
      <w:rPr>
        <w:rFonts w:hint="default"/>
      </w:rPr>
    </w:lvl>
    <w:lvl w:ilvl="5">
      <w:start w:val="1"/>
      <w:numFmt w:val="none"/>
      <w:pStyle w:val="Heading6"/>
      <w:suff w:val="nothing"/>
      <w:lvlText w:val=""/>
      <w:lvlJc w:val="left"/>
      <w:pPr>
        <w:ind w:left="454" w:firstLine="0"/>
      </w:pPr>
      <w:rPr>
        <w:rFonts w:hint="default"/>
      </w:rPr>
    </w:lvl>
    <w:lvl w:ilvl="6">
      <w:start w:val="1"/>
      <w:numFmt w:val="upperLetter"/>
      <w:pStyle w:val="Heading7"/>
      <w:suff w:val="space"/>
      <w:lvlText w:val="%7."/>
      <w:lvlJc w:val="left"/>
      <w:pPr>
        <w:ind w:left="680" w:hanging="226"/>
      </w:pPr>
      <w:rPr>
        <w:rFonts w:hint="default"/>
      </w:rPr>
    </w:lvl>
    <w:lvl w:ilvl="7">
      <w:start w:val="1"/>
      <w:numFmt w:val="decimal"/>
      <w:pStyle w:val="Heading8"/>
      <w:suff w:val="space"/>
      <w:lvlText w:val="%7.%8."/>
      <w:lvlJc w:val="left"/>
      <w:pPr>
        <w:ind w:left="1361" w:hanging="794"/>
      </w:pPr>
      <w:rPr>
        <w:rFonts w:hint="default"/>
      </w:rPr>
    </w:lvl>
    <w:lvl w:ilvl="8">
      <w:start w:val="1"/>
      <w:numFmt w:val="lowerRoman"/>
      <w:pStyle w:val="Heading9"/>
      <w:suff w:val="space"/>
      <w:lvlText w:val="%9)"/>
      <w:lvlJc w:val="left"/>
      <w:pPr>
        <w:ind w:left="340" w:firstLine="0"/>
      </w:pPr>
      <w:rPr>
        <w:rFonts w:hint="default"/>
      </w:rPr>
    </w:lvl>
  </w:abstractNum>
  <w:abstractNum w:abstractNumId="40" w15:restartNumberingAfterBreak="0">
    <w:nsid w:val="76142B88"/>
    <w:multiLevelType w:val="hybridMultilevel"/>
    <w:tmpl w:val="6F94F54C"/>
    <w:lvl w:ilvl="0" w:tplc="2F16A3CE">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6AD1638"/>
    <w:multiLevelType w:val="multilevel"/>
    <w:tmpl w:val="FFFFFFFF"/>
    <w:lvl w:ilvl="0">
      <w:start w:val="1"/>
      <w:numFmt w:val="bullet"/>
      <w:lvlText w:val=""/>
      <w:lvlPicBulletId w:val="0"/>
      <w:lvlJc w:val="left"/>
      <w:pPr>
        <w:ind w:left="720" w:hanging="360"/>
      </w:pPr>
      <w:rPr>
        <w:rFonts w:ascii="Symbol" w:hAnsi="Symbol" w:hint="default"/>
        <w:color w:val="auto"/>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2" w15:restartNumberingAfterBreak="0">
    <w:nsid w:val="779137E1"/>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7F5416D"/>
    <w:multiLevelType w:val="hybridMultilevel"/>
    <w:tmpl w:val="84D08AFA"/>
    <w:lvl w:ilvl="0" w:tplc="2F16A3CE">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AC35169"/>
    <w:multiLevelType w:val="multilevel"/>
    <w:tmpl w:val="FFFFFFFF"/>
    <w:lvl w:ilvl="0">
      <w:start w:val="1"/>
      <w:numFmt w:val="bullet"/>
      <w:lvlText w:val="o"/>
      <w:lvlJc w:val="left"/>
      <w:pPr>
        <w:ind w:left="1440" w:hanging="360"/>
      </w:pPr>
      <w:rPr>
        <w:rFonts w:ascii="Courier New" w:hAnsi="Courier New"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957446438">
    <w:abstractNumId w:val="1"/>
  </w:num>
  <w:num w:numId="2" w16cid:durableId="943927068">
    <w:abstractNumId w:val="13"/>
  </w:num>
  <w:num w:numId="3" w16cid:durableId="3948285">
    <w:abstractNumId w:val="29"/>
  </w:num>
  <w:num w:numId="4" w16cid:durableId="964505250">
    <w:abstractNumId w:val="5"/>
  </w:num>
  <w:num w:numId="5" w16cid:durableId="1438671207">
    <w:abstractNumId w:val="15"/>
  </w:num>
  <w:num w:numId="6" w16cid:durableId="1490319510">
    <w:abstractNumId w:val="21"/>
  </w:num>
  <w:num w:numId="7" w16cid:durableId="1183594201">
    <w:abstractNumId w:val="39"/>
  </w:num>
  <w:num w:numId="8" w16cid:durableId="1546676307">
    <w:abstractNumId w:val="36"/>
  </w:num>
  <w:num w:numId="9" w16cid:durableId="924606476">
    <w:abstractNumId w:val="3"/>
  </w:num>
  <w:num w:numId="10" w16cid:durableId="632751564">
    <w:abstractNumId w:val="14"/>
  </w:num>
  <w:num w:numId="11" w16cid:durableId="1642922760">
    <w:abstractNumId w:val="28"/>
  </w:num>
  <w:num w:numId="12" w16cid:durableId="19887749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96867810">
    <w:abstractNumId w:val="26"/>
  </w:num>
  <w:num w:numId="14" w16cid:durableId="1521353119">
    <w:abstractNumId w:val="27"/>
  </w:num>
  <w:num w:numId="15" w16cid:durableId="613559286">
    <w:abstractNumId w:val="17"/>
  </w:num>
  <w:num w:numId="16" w16cid:durableId="1695113103">
    <w:abstractNumId w:val="8"/>
  </w:num>
  <w:num w:numId="17" w16cid:durableId="875198865">
    <w:abstractNumId w:val="9"/>
  </w:num>
  <w:num w:numId="18" w16cid:durableId="2115175931">
    <w:abstractNumId w:val="41"/>
  </w:num>
  <w:num w:numId="19" w16cid:durableId="967008616">
    <w:abstractNumId w:val="7"/>
  </w:num>
  <w:num w:numId="20" w16cid:durableId="435365358">
    <w:abstractNumId w:val="18"/>
  </w:num>
  <w:num w:numId="21" w16cid:durableId="960308644">
    <w:abstractNumId w:val="35"/>
  </w:num>
  <w:num w:numId="22" w16cid:durableId="681324985">
    <w:abstractNumId w:val="10"/>
  </w:num>
  <w:num w:numId="23" w16cid:durableId="1777403312">
    <w:abstractNumId w:val="16"/>
  </w:num>
  <w:num w:numId="24" w16cid:durableId="269701955">
    <w:abstractNumId w:val="24"/>
  </w:num>
  <w:num w:numId="25" w16cid:durableId="2138910259">
    <w:abstractNumId w:val="44"/>
  </w:num>
  <w:num w:numId="26" w16cid:durableId="214702727">
    <w:abstractNumId w:val="42"/>
  </w:num>
  <w:num w:numId="27" w16cid:durableId="1339506613">
    <w:abstractNumId w:val="38"/>
  </w:num>
  <w:num w:numId="28" w16cid:durableId="462895108">
    <w:abstractNumId w:val="11"/>
  </w:num>
  <w:num w:numId="29" w16cid:durableId="814184550">
    <w:abstractNumId w:val="37"/>
  </w:num>
  <w:num w:numId="30" w16cid:durableId="1719162159">
    <w:abstractNumId w:val="33"/>
  </w:num>
  <w:num w:numId="31" w16cid:durableId="1303080147">
    <w:abstractNumId w:val="6"/>
  </w:num>
  <w:num w:numId="32" w16cid:durableId="697506379">
    <w:abstractNumId w:val="32"/>
  </w:num>
  <w:num w:numId="33" w16cid:durableId="1192844615">
    <w:abstractNumId w:val="12"/>
  </w:num>
  <w:num w:numId="34" w16cid:durableId="4989304">
    <w:abstractNumId w:val="4"/>
  </w:num>
  <w:num w:numId="35" w16cid:durableId="1238637421">
    <w:abstractNumId w:val="25"/>
  </w:num>
  <w:num w:numId="36" w16cid:durableId="1293437599">
    <w:abstractNumId w:val="23"/>
  </w:num>
  <w:num w:numId="37" w16cid:durableId="656811025">
    <w:abstractNumId w:val="30"/>
  </w:num>
  <w:num w:numId="38" w16cid:durableId="1048070964">
    <w:abstractNumId w:val="40"/>
  </w:num>
  <w:num w:numId="39" w16cid:durableId="638732813">
    <w:abstractNumId w:val="43"/>
  </w:num>
  <w:num w:numId="40" w16cid:durableId="760876326">
    <w:abstractNumId w:val="20"/>
  </w:num>
  <w:num w:numId="41" w16cid:durableId="2111193338">
    <w:abstractNumId w:val="0"/>
  </w:num>
  <w:num w:numId="42" w16cid:durableId="2062828638">
    <w:abstractNumId w:val="31"/>
  </w:num>
  <w:num w:numId="43" w16cid:durableId="812407335">
    <w:abstractNumId w:val="19"/>
  </w:num>
  <w:num w:numId="44" w16cid:durableId="1152647540">
    <w:abstractNumId w:val="22"/>
  </w:num>
  <w:num w:numId="45" w16cid:durableId="1222180889">
    <w:abstractNumId w:val="34"/>
  </w:num>
  <w:numIdMacAtCleanup w:val="3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res Galan">
    <w15:presenceInfo w15:providerId="AD" w15:userId="S::rgalan@montran.com::bce65c24-c138-41d9-b7c1-6efae1351ca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trackRevisions/>
  <w:defaultTabStop w:val="720"/>
  <w:defaultTableStyle w:val="GridTable4-Accent1"/>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478A"/>
    <w:rsid w:val="000048FC"/>
    <w:rsid w:val="00010B3C"/>
    <w:rsid w:val="000252CF"/>
    <w:rsid w:val="000255DA"/>
    <w:rsid w:val="0002637F"/>
    <w:rsid w:val="00026A93"/>
    <w:rsid w:val="00033BB4"/>
    <w:rsid w:val="000420B6"/>
    <w:rsid w:val="00045521"/>
    <w:rsid w:val="00054B24"/>
    <w:rsid w:val="000552C5"/>
    <w:rsid w:val="00074F42"/>
    <w:rsid w:val="00086C2B"/>
    <w:rsid w:val="00087CF4"/>
    <w:rsid w:val="00087D5F"/>
    <w:rsid w:val="00090710"/>
    <w:rsid w:val="00091918"/>
    <w:rsid w:val="000A6AEE"/>
    <w:rsid w:val="000A7E95"/>
    <w:rsid w:val="000B4C9F"/>
    <w:rsid w:val="000D0425"/>
    <w:rsid w:val="000D6F73"/>
    <w:rsid w:val="000D7EC2"/>
    <w:rsid w:val="000E0EBF"/>
    <w:rsid w:val="000E321D"/>
    <w:rsid w:val="000F4E05"/>
    <w:rsid w:val="000F536F"/>
    <w:rsid w:val="000F7947"/>
    <w:rsid w:val="001029F5"/>
    <w:rsid w:val="00104058"/>
    <w:rsid w:val="00121FA4"/>
    <w:rsid w:val="00122995"/>
    <w:rsid w:val="001259B8"/>
    <w:rsid w:val="00131F34"/>
    <w:rsid w:val="00132322"/>
    <w:rsid w:val="00134372"/>
    <w:rsid w:val="001444A2"/>
    <w:rsid w:val="00145922"/>
    <w:rsid w:val="00147F12"/>
    <w:rsid w:val="00152426"/>
    <w:rsid w:val="0015556D"/>
    <w:rsid w:val="00191111"/>
    <w:rsid w:val="001956B3"/>
    <w:rsid w:val="001A66D9"/>
    <w:rsid w:val="001A7438"/>
    <w:rsid w:val="001B7BE6"/>
    <w:rsid w:val="001C7120"/>
    <w:rsid w:val="001C7ACD"/>
    <w:rsid w:val="001D19F9"/>
    <w:rsid w:val="001E5D1C"/>
    <w:rsid w:val="001E6AA0"/>
    <w:rsid w:val="001E6F9F"/>
    <w:rsid w:val="001F3FD8"/>
    <w:rsid w:val="001F6344"/>
    <w:rsid w:val="001F6B78"/>
    <w:rsid w:val="002003A9"/>
    <w:rsid w:val="0021734C"/>
    <w:rsid w:val="00224817"/>
    <w:rsid w:val="00231977"/>
    <w:rsid w:val="00245755"/>
    <w:rsid w:val="002643CB"/>
    <w:rsid w:val="002646DD"/>
    <w:rsid w:val="00265B39"/>
    <w:rsid w:val="00270034"/>
    <w:rsid w:val="002731C0"/>
    <w:rsid w:val="00276F58"/>
    <w:rsid w:val="00283DFB"/>
    <w:rsid w:val="00287474"/>
    <w:rsid w:val="002917F0"/>
    <w:rsid w:val="0029247E"/>
    <w:rsid w:val="002941D9"/>
    <w:rsid w:val="00294A6F"/>
    <w:rsid w:val="002952CF"/>
    <w:rsid w:val="002A4014"/>
    <w:rsid w:val="002A51F0"/>
    <w:rsid w:val="002A6234"/>
    <w:rsid w:val="002B468F"/>
    <w:rsid w:val="002B65DD"/>
    <w:rsid w:val="002B77FF"/>
    <w:rsid w:val="002C164A"/>
    <w:rsid w:val="002C4163"/>
    <w:rsid w:val="002C49CD"/>
    <w:rsid w:val="002C6E11"/>
    <w:rsid w:val="002D59D3"/>
    <w:rsid w:val="002E54EA"/>
    <w:rsid w:val="0030713A"/>
    <w:rsid w:val="003111ED"/>
    <w:rsid w:val="003136DB"/>
    <w:rsid w:val="003172DD"/>
    <w:rsid w:val="00350667"/>
    <w:rsid w:val="00351766"/>
    <w:rsid w:val="00360E72"/>
    <w:rsid w:val="0036469A"/>
    <w:rsid w:val="00364840"/>
    <w:rsid w:val="00364913"/>
    <w:rsid w:val="003758A3"/>
    <w:rsid w:val="00382F01"/>
    <w:rsid w:val="00383A95"/>
    <w:rsid w:val="003979D4"/>
    <w:rsid w:val="003A150A"/>
    <w:rsid w:val="003B067B"/>
    <w:rsid w:val="003B427D"/>
    <w:rsid w:val="003B447A"/>
    <w:rsid w:val="003B5CDD"/>
    <w:rsid w:val="003B5E76"/>
    <w:rsid w:val="003B6096"/>
    <w:rsid w:val="003B69D4"/>
    <w:rsid w:val="003B6F99"/>
    <w:rsid w:val="003C6016"/>
    <w:rsid w:val="003D51CC"/>
    <w:rsid w:val="003E3381"/>
    <w:rsid w:val="003E4DA8"/>
    <w:rsid w:val="003F5D1D"/>
    <w:rsid w:val="00401380"/>
    <w:rsid w:val="00401AAE"/>
    <w:rsid w:val="00404644"/>
    <w:rsid w:val="00406441"/>
    <w:rsid w:val="00415385"/>
    <w:rsid w:val="0042462F"/>
    <w:rsid w:val="004376AC"/>
    <w:rsid w:val="00440D20"/>
    <w:rsid w:val="00442CF1"/>
    <w:rsid w:val="00445CB1"/>
    <w:rsid w:val="004569F2"/>
    <w:rsid w:val="00464DCD"/>
    <w:rsid w:val="004669F2"/>
    <w:rsid w:val="004708A4"/>
    <w:rsid w:val="00480FD7"/>
    <w:rsid w:val="00481CB7"/>
    <w:rsid w:val="0049693B"/>
    <w:rsid w:val="004A38BA"/>
    <w:rsid w:val="004A5F6A"/>
    <w:rsid w:val="004A6E01"/>
    <w:rsid w:val="004B7EB0"/>
    <w:rsid w:val="004C6ADB"/>
    <w:rsid w:val="004C7CE6"/>
    <w:rsid w:val="004D0F25"/>
    <w:rsid w:val="004D10E9"/>
    <w:rsid w:val="004D49C4"/>
    <w:rsid w:val="004E0A45"/>
    <w:rsid w:val="004E1CE2"/>
    <w:rsid w:val="004F4770"/>
    <w:rsid w:val="004F4F43"/>
    <w:rsid w:val="00504D2F"/>
    <w:rsid w:val="005056BB"/>
    <w:rsid w:val="00515903"/>
    <w:rsid w:val="005200C9"/>
    <w:rsid w:val="0052045A"/>
    <w:rsid w:val="00523E44"/>
    <w:rsid w:val="0052718F"/>
    <w:rsid w:val="0053012E"/>
    <w:rsid w:val="00532B95"/>
    <w:rsid w:val="005334CB"/>
    <w:rsid w:val="00534972"/>
    <w:rsid w:val="00540F07"/>
    <w:rsid w:val="00544245"/>
    <w:rsid w:val="0054498C"/>
    <w:rsid w:val="005603F1"/>
    <w:rsid w:val="00561C49"/>
    <w:rsid w:val="005620C7"/>
    <w:rsid w:val="005634D7"/>
    <w:rsid w:val="005705C5"/>
    <w:rsid w:val="0057384B"/>
    <w:rsid w:val="0058066D"/>
    <w:rsid w:val="00593F6D"/>
    <w:rsid w:val="005C32FC"/>
    <w:rsid w:val="005D03B3"/>
    <w:rsid w:val="005D044C"/>
    <w:rsid w:val="005D125C"/>
    <w:rsid w:val="005E0010"/>
    <w:rsid w:val="005E0EBB"/>
    <w:rsid w:val="005E40E3"/>
    <w:rsid w:val="005E5B96"/>
    <w:rsid w:val="005F1887"/>
    <w:rsid w:val="005F624E"/>
    <w:rsid w:val="005F67C3"/>
    <w:rsid w:val="0060051C"/>
    <w:rsid w:val="00604A64"/>
    <w:rsid w:val="00612F29"/>
    <w:rsid w:val="006149CC"/>
    <w:rsid w:val="0061533B"/>
    <w:rsid w:val="00615B48"/>
    <w:rsid w:val="006203A8"/>
    <w:rsid w:val="00622654"/>
    <w:rsid w:val="00630690"/>
    <w:rsid w:val="00641945"/>
    <w:rsid w:val="0064321E"/>
    <w:rsid w:val="00652C4B"/>
    <w:rsid w:val="00654759"/>
    <w:rsid w:val="00661072"/>
    <w:rsid w:val="00661E8C"/>
    <w:rsid w:val="00662FA7"/>
    <w:rsid w:val="00674F5C"/>
    <w:rsid w:val="006A0040"/>
    <w:rsid w:val="006A3D32"/>
    <w:rsid w:val="006A44D9"/>
    <w:rsid w:val="006B1D81"/>
    <w:rsid w:val="006B4FE6"/>
    <w:rsid w:val="006C066E"/>
    <w:rsid w:val="006C2BA2"/>
    <w:rsid w:val="006D0722"/>
    <w:rsid w:val="006D1CE6"/>
    <w:rsid w:val="006D57E4"/>
    <w:rsid w:val="006E54B8"/>
    <w:rsid w:val="006E7ADC"/>
    <w:rsid w:val="006F144C"/>
    <w:rsid w:val="006F2342"/>
    <w:rsid w:val="006F5408"/>
    <w:rsid w:val="006F75BB"/>
    <w:rsid w:val="006F774E"/>
    <w:rsid w:val="0070280C"/>
    <w:rsid w:val="00705D65"/>
    <w:rsid w:val="00710BB9"/>
    <w:rsid w:val="00715331"/>
    <w:rsid w:val="007155F7"/>
    <w:rsid w:val="00715DA1"/>
    <w:rsid w:val="00717A1A"/>
    <w:rsid w:val="00721CB8"/>
    <w:rsid w:val="00725C0C"/>
    <w:rsid w:val="00733A2E"/>
    <w:rsid w:val="007374E4"/>
    <w:rsid w:val="0074098C"/>
    <w:rsid w:val="007542B8"/>
    <w:rsid w:val="00756AED"/>
    <w:rsid w:val="00766BA1"/>
    <w:rsid w:val="00781D12"/>
    <w:rsid w:val="00793B7C"/>
    <w:rsid w:val="00794690"/>
    <w:rsid w:val="007A0357"/>
    <w:rsid w:val="007A10AE"/>
    <w:rsid w:val="007A16DD"/>
    <w:rsid w:val="007B1BB5"/>
    <w:rsid w:val="007B5173"/>
    <w:rsid w:val="007C0104"/>
    <w:rsid w:val="007C02A8"/>
    <w:rsid w:val="007C3156"/>
    <w:rsid w:val="007C4473"/>
    <w:rsid w:val="007C516A"/>
    <w:rsid w:val="007C5527"/>
    <w:rsid w:val="007C6894"/>
    <w:rsid w:val="007C7EDE"/>
    <w:rsid w:val="007D105F"/>
    <w:rsid w:val="007D199F"/>
    <w:rsid w:val="007D2B97"/>
    <w:rsid w:val="007D67B3"/>
    <w:rsid w:val="007D74E3"/>
    <w:rsid w:val="007E13CA"/>
    <w:rsid w:val="007F39F9"/>
    <w:rsid w:val="007F43B6"/>
    <w:rsid w:val="00815559"/>
    <w:rsid w:val="008201DB"/>
    <w:rsid w:val="00824845"/>
    <w:rsid w:val="00842F70"/>
    <w:rsid w:val="00844DF0"/>
    <w:rsid w:val="00846FEF"/>
    <w:rsid w:val="00854C06"/>
    <w:rsid w:val="00857F0C"/>
    <w:rsid w:val="008670A6"/>
    <w:rsid w:val="0087200D"/>
    <w:rsid w:val="008721D7"/>
    <w:rsid w:val="00877DEC"/>
    <w:rsid w:val="008810B9"/>
    <w:rsid w:val="00882FD5"/>
    <w:rsid w:val="0088720C"/>
    <w:rsid w:val="008908F5"/>
    <w:rsid w:val="008934AE"/>
    <w:rsid w:val="0089373A"/>
    <w:rsid w:val="00897E7A"/>
    <w:rsid w:val="008B1800"/>
    <w:rsid w:val="008B3B5F"/>
    <w:rsid w:val="008C321F"/>
    <w:rsid w:val="008C5387"/>
    <w:rsid w:val="008D741C"/>
    <w:rsid w:val="008D7605"/>
    <w:rsid w:val="008F78CC"/>
    <w:rsid w:val="00901A59"/>
    <w:rsid w:val="00913985"/>
    <w:rsid w:val="00915E4B"/>
    <w:rsid w:val="0093185F"/>
    <w:rsid w:val="00932DD8"/>
    <w:rsid w:val="00943AD5"/>
    <w:rsid w:val="0095790A"/>
    <w:rsid w:val="00986D83"/>
    <w:rsid w:val="00994128"/>
    <w:rsid w:val="0099452F"/>
    <w:rsid w:val="009A4417"/>
    <w:rsid w:val="009B3C9F"/>
    <w:rsid w:val="009B700E"/>
    <w:rsid w:val="009C468B"/>
    <w:rsid w:val="009D2606"/>
    <w:rsid w:val="009D314C"/>
    <w:rsid w:val="009D4FE5"/>
    <w:rsid w:val="009D5F4B"/>
    <w:rsid w:val="009F0FFF"/>
    <w:rsid w:val="009F31FB"/>
    <w:rsid w:val="00A01C24"/>
    <w:rsid w:val="00A17546"/>
    <w:rsid w:val="00A20079"/>
    <w:rsid w:val="00A26A8D"/>
    <w:rsid w:val="00A34785"/>
    <w:rsid w:val="00A35C7C"/>
    <w:rsid w:val="00A36B71"/>
    <w:rsid w:val="00A4196C"/>
    <w:rsid w:val="00A423C4"/>
    <w:rsid w:val="00A53FEE"/>
    <w:rsid w:val="00A552D7"/>
    <w:rsid w:val="00A57692"/>
    <w:rsid w:val="00A71F04"/>
    <w:rsid w:val="00A73289"/>
    <w:rsid w:val="00A76747"/>
    <w:rsid w:val="00A76FF2"/>
    <w:rsid w:val="00A801B5"/>
    <w:rsid w:val="00A8142C"/>
    <w:rsid w:val="00A82E84"/>
    <w:rsid w:val="00A92400"/>
    <w:rsid w:val="00A945A5"/>
    <w:rsid w:val="00A947EA"/>
    <w:rsid w:val="00AB24EE"/>
    <w:rsid w:val="00AB5C59"/>
    <w:rsid w:val="00AB7C3A"/>
    <w:rsid w:val="00AC01A0"/>
    <w:rsid w:val="00AC0D3E"/>
    <w:rsid w:val="00AC2C08"/>
    <w:rsid w:val="00AD3825"/>
    <w:rsid w:val="00AD461F"/>
    <w:rsid w:val="00AF3FE9"/>
    <w:rsid w:val="00AF415C"/>
    <w:rsid w:val="00AF7AC4"/>
    <w:rsid w:val="00B043BE"/>
    <w:rsid w:val="00B05BE1"/>
    <w:rsid w:val="00B074F3"/>
    <w:rsid w:val="00B1057F"/>
    <w:rsid w:val="00B12AED"/>
    <w:rsid w:val="00B1478A"/>
    <w:rsid w:val="00B20936"/>
    <w:rsid w:val="00B21E3E"/>
    <w:rsid w:val="00B22C8C"/>
    <w:rsid w:val="00B34100"/>
    <w:rsid w:val="00B371C5"/>
    <w:rsid w:val="00B44609"/>
    <w:rsid w:val="00B451C9"/>
    <w:rsid w:val="00B5123B"/>
    <w:rsid w:val="00B51B1B"/>
    <w:rsid w:val="00B51FF2"/>
    <w:rsid w:val="00B52159"/>
    <w:rsid w:val="00B5416D"/>
    <w:rsid w:val="00B61CA3"/>
    <w:rsid w:val="00B664DF"/>
    <w:rsid w:val="00B929B9"/>
    <w:rsid w:val="00B93BAC"/>
    <w:rsid w:val="00B95B1B"/>
    <w:rsid w:val="00B976B5"/>
    <w:rsid w:val="00B97CCC"/>
    <w:rsid w:val="00BA11FF"/>
    <w:rsid w:val="00BA1485"/>
    <w:rsid w:val="00BA2778"/>
    <w:rsid w:val="00BA71BC"/>
    <w:rsid w:val="00BA7C83"/>
    <w:rsid w:val="00BB0AC4"/>
    <w:rsid w:val="00BB6801"/>
    <w:rsid w:val="00BC1F44"/>
    <w:rsid w:val="00BC53A9"/>
    <w:rsid w:val="00BC70C0"/>
    <w:rsid w:val="00BD226D"/>
    <w:rsid w:val="00BD7E1A"/>
    <w:rsid w:val="00BE5C6E"/>
    <w:rsid w:val="00BE6D80"/>
    <w:rsid w:val="00BF7320"/>
    <w:rsid w:val="00C0017A"/>
    <w:rsid w:val="00C05BEA"/>
    <w:rsid w:val="00C13AC4"/>
    <w:rsid w:val="00C20C79"/>
    <w:rsid w:val="00C236F4"/>
    <w:rsid w:val="00C252F3"/>
    <w:rsid w:val="00C36AA8"/>
    <w:rsid w:val="00C4271C"/>
    <w:rsid w:val="00C45CE9"/>
    <w:rsid w:val="00C544D9"/>
    <w:rsid w:val="00C6272E"/>
    <w:rsid w:val="00C7507A"/>
    <w:rsid w:val="00C823E7"/>
    <w:rsid w:val="00C82F5A"/>
    <w:rsid w:val="00C959A6"/>
    <w:rsid w:val="00C976AB"/>
    <w:rsid w:val="00CA0B1C"/>
    <w:rsid w:val="00CA210E"/>
    <w:rsid w:val="00CB16A5"/>
    <w:rsid w:val="00CB5CC8"/>
    <w:rsid w:val="00CC06C6"/>
    <w:rsid w:val="00CC3BA5"/>
    <w:rsid w:val="00CC6206"/>
    <w:rsid w:val="00CC7A8E"/>
    <w:rsid w:val="00CD4441"/>
    <w:rsid w:val="00CD5D01"/>
    <w:rsid w:val="00CE1CE6"/>
    <w:rsid w:val="00CE1F8B"/>
    <w:rsid w:val="00CE5E93"/>
    <w:rsid w:val="00CE7D0B"/>
    <w:rsid w:val="00CF120E"/>
    <w:rsid w:val="00CF33ED"/>
    <w:rsid w:val="00CF75F4"/>
    <w:rsid w:val="00D05148"/>
    <w:rsid w:val="00D1311F"/>
    <w:rsid w:val="00D138FE"/>
    <w:rsid w:val="00D27CD1"/>
    <w:rsid w:val="00D27ECC"/>
    <w:rsid w:val="00D30DAF"/>
    <w:rsid w:val="00D333BC"/>
    <w:rsid w:val="00D41FCE"/>
    <w:rsid w:val="00D44CBA"/>
    <w:rsid w:val="00D47145"/>
    <w:rsid w:val="00D533E6"/>
    <w:rsid w:val="00D57180"/>
    <w:rsid w:val="00D613CE"/>
    <w:rsid w:val="00D618E8"/>
    <w:rsid w:val="00D66DE0"/>
    <w:rsid w:val="00D75CBA"/>
    <w:rsid w:val="00D764EF"/>
    <w:rsid w:val="00DA3853"/>
    <w:rsid w:val="00DA671A"/>
    <w:rsid w:val="00DB576E"/>
    <w:rsid w:val="00DC01F5"/>
    <w:rsid w:val="00DC20D8"/>
    <w:rsid w:val="00DC6B1D"/>
    <w:rsid w:val="00DD0981"/>
    <w:rsid w:val="00DD40E2"/>
    <w:rsid w:val="00DE41F8"/>
    <w:rsid w:val="00DE6FED"/>
    <w:rsid w:val="00E017CB"/>
    <w:rsid w:val="00E03717"/>
    <w:rsid w:val="00E13A9C"/>
    <w:rsid w:val="00E145E8"/>
    <w:rsid w:val="00E15AC2"/>
    <w:rsid w:val="00E173A7"/>
    <w:rsid w:val="00E302D8"/>
    <w:rsid w:val="00E306C9"/>
    <w:rsid w:val="00E36C7A"/>
    <w:rsid w:val="00E417DE"/>
    <w:rsid w:val="00E43196"/>
    <w:rsid w:val="00E4387C"/>
    <w:rsid w:val="00E5679C"/>
    <w:rsid w:val="00E6223A"/>
    <w:rsid w:val="00E63739"/>
    <w:rsid w:val="00E77F99"/>
    <w:rsid w:val="00E84C78"/>
    <w:rsid w:val="00E8692F"/>
    <w:rsid w:val="00E92E44"/>
    <w:rsid w:val="00EA3F9E"/>
    <w:rsid w:val="00EB67A4"/>
    <w:rsid w:val="00EC2E29"/>
    <w:rsid w:val="00EC3D66"/>
    <w:rsid w:val="00EC4644"/>
    <w:rsid w:val="00ED02A2"/>
    <w:rsid w:val="00ED16C2"/>
    <w:rsid w:val="00ED64A0"/>
    <w:rsid w:val="00ED68C5"/>
    <w:rsid w:val="00ED7722"/>
    <w:rsid w:val="00EE0FC2"/>
    <w:rsid w:val="00EE154D"/>
    <w:rsid w:val="00EE2DCF"/>
    <w:rsid w:val="00EE375C"/>
    <w:rsid w:val="00EE3F05"/>
    <w:rsid w:val="00EE6190"/>
    <w:rsid w:val="00EF25C5"/>
    <w:rsid w:val="00EF3EB8"/>
    <w:rsid w:val="00F05A9F"/>
    <w:rsid w:val="00F12B0B"/>
    <w:rsid w:val="00F15503"/>
    <w:rsid w:val="00F16F38"/>
    <w:rsid w:val="00F237F7"/>
    <w:rsid w:val="00F32B7B"/>
    <w:rsid w:val="00F3601F"/>
    <w:rsid w:val="00F437ED"/>
    <w:rsid w:val="00F54FC5"/>
    <w:rsid w:val="00F57662"/>
    <w:rsid w:val="00F64603"/>
    <w:rsid w:val="00F64BBA"/>
    <w:rsid w:val="00F659BC"/>
    <w:rsid w:val="00F666F0"/>
    <w:rsid w:val="00F70774"/>
    <w:rsid w:val="00F71BAB"/>
    <w:rsid w:val="00F74F02"/>
    <w:rsid w:val="00F7776F"/>
    <w:rsid w:val="00F82070"/>
    <w:rsid w:val="00F85EE6"/>
    <w:rsid w:val="00F91F2B"/>
    <w:rsid w:val="00F94C2D"/>
    <w:rsid w:val="00F979A5"/>
    <w:rsid w:val="00F97E7E"/>
    <w:rsid w:val="00FA03A2"/>
    <w:rsid w:val="00FA0F10"/>
    <w:rsid w:val="00FA12DA"/>
    <w:rsid w:val="00FA238B"/>
    <w:rsid w:val="00FA3C96"/>
    <w:rsid w:val="00FA731F"/>
    <w:rsid w:val="00FB07EA"/>
    <w:rsid w:val="00FC0704"/>
    <w:rsid w:val="00FC1BB7"/>
    <w:rsid w:val="00FC2486"/>
    <w:rsid w:val="00FE61C7"/>
    <w:rsid w:val="00FE6F33"/>
    <w:rsid w:val="00FE7730"/>
    <w:rsid w:val="00FF15A3"/>
    <w:rsid w:val="0D193F4B"/>
    <w:rsid w:val="13336EE8"/>
    <w:rsid w:val="13B65EEF"/>
    <w:rsid w:val="14F93B03"/>
    <w:rsid w:val="15026FBA"/>
    <w:rsid w:val="1660FCAB"/>
    <w:rsid w:val="2D3AD588"/>
    <w:rsid w:val="3050F3DF"/>
    <w:rsid w:val="3AFD6AB9"/>
    <w:rsid w:val="3BFD628F"/>
    <w:rsid w:val="44CF39E5"/>
    <w:rsid w:val="4993895C"/>
    <w:rsid w:val="5C607EC5"/>
    <w:rsid w:val="5F5DC6C1"/>
    <w:rsid w:val="6055879B"/>
    <w:rsid w:val="63B56F93"/>
    <w:rsid w:val="6B45BB45"/>
    <w:rsid w:val="6B62622C"/>
    <w:rsid w:val="719CD614"/>
    <w:rsid w:val="744D616D"/>
    <w:rsid w:val="7F15B45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F01B1E"/>
  <w15:docId w15:val="{0B4A99EE-DBAD-4FD0-9272-D0F9B8CCE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80" w:after="80" w:line="26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24"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2"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5BEA"/>
  </w:style>
  <w:style w:type="paragraph" w:styleId="Heading1">
    <w:name w:val="heading 1"/>
    <w:basedOn w:val="Normal"/>
    <w:next w:val="Standardtext"/>
    <w:link w:val="Heading1Char"/>
    <w:uiPriority w:val="9"/>
    <w:qFormat/>
    <w:rsid w:val="00EE375C"/>
    <w:pPr>
      <w:keepNext/>
      <w:keepLines/>
      <w:pageBreakBefore/>
      <w:numPr>
        <w:numId w:val="7"/>
      </w:numPr>
      <w:pBdr>
        <w:bottom w:val="single" w:sz="18" w:space="1" w:color="009681" w:themeColor="text2"/>
      </w:pBdr>
      <w:spacing w:after="400"/>
      <w:outlineLvl w:val="0"/>
    </w:pPr>
    <w:rPr>
      <w:rFonts w:asciiTheme="majorHAnsi" w:eastAsiaTheme="majorEastAsia" w:hAnsiTheme="majorHAnsi" w:cstheme="majorBidi"/>
      <w:spacing w:val="4"/>
      <w:kern w:val="28"/>
      <w:sz w:val="44"/>
      <w:szCs w:val="32"/>
    </w:rPr>
  </w:style>
  <w:style w:type="paragraph" w:styleId="Heading2">
    <w:name w:val="heading 2"/>
    <w:basedOn w:val="Normal"/>
    <w:next w:val="Standardtext"/>
    <w:link w:val="Heading2Char"/>
    <w:uiPriority w:val="9"/>
    <w:unhideWhenUsed/>
    <w:qFormat/>
    <w:rsid w:val="00EE375C"/>
    <w:pPr>
      <w:keepNext/>
      <w:keepLines/>
      <w:numPr>
        <w:ilvl w:val="1"/>
        <w:numId w:val="7"/>
      </w:numPr>
      <w:spacing w:before="320" w:after="200"/>
      <w:outlineLvl w:val="1"/>
    </w:pPr>
    <w:rPr>
      <w:rFonts w:asciiTheme="majorHAnsi" w:eastAsiaTheme="majorEastAsia" w:hAnsiTheme="majorHAnsi" w:cstheme="majorBidi"/>
      <w:spacing w:val="10"/>
      <w:kern w:val="28"/>
      <w:sz w:val="36"/>
      <w:szCs w:val="26"/>
    </w:rPr>
  </w:style>
  <w:style w:type="paragraph" w:styleId="Heading3">
    <w:name w:val="heading 3"/>
    <w:basedOn w:val="Normal"/>
    <w:next w:val="Standardtext"/>
    <w:link w:val="Heading3Char"/>
    <w:uiPriority w:val="9"/>
    <w:unhideWhenUsed/>
    <w:qFormat/>
    <w:rsid w:val="000D6F73"/>
    <w:pPr>
      <w:keepNext/>
      <w:keepLines/>
      <w:numPr>
        <w:ilvl w:val="2"/>
        <w:numId w:val="7"/>
      </w:numPr>
      <w:spacing w:before="240"/>
      <w:outlineLvl w:val="2"/>
    </w:pPr>
    <w:rPr>
      <w:rFonts w:asciiTheme="majorHAnsi" w:eastAsiaTheme="majorEastAsia" w:hAnsiTheme="majorHAnsi" w:cstheme="majorBidi"/>
      <w:sz w:val="32"/>
      <w:szCs w:val="24"/>
    </w:rPr>
  </w:style>
  <w:style w:type="paragraph" w:styleId="Heading4">
    <w:name w:val="heading 4"/>
    <w:basedOn w:val="Normal"/>
    <w:next w:val="Standardtext"/>
    <w:link w:val="Heading4Char"/>
    <w:uiPriority w:val="9"/>
    <w:unhideWhenUsed/>
    <w:qFormat/>
    <w:rsid w:val="0087200D"/>
    <w:pPr>
      <w:keepNext/>
      <w:keepLines/>
      <w:numPr>
        <w:ilvl w:val="3"/>
        <w:numId w:val="7"/>
      </w:numPr>
      <w:spacing w:before="160" w:after="120"/>
      <w:outlineLvl w:val="3"/>
    </w:pPr>
    <w:rPr>
      <w:rFonts w:asciiTheme="majorHAnsi" w:eastAsiaTheme="majorEastAsia" w:hAnsiTheme="majorHAnsi" w:cstheme="majorBidi"/>
      <w:iCs/>
      <w:sz w:val="28"/>
    </w:rPr>
  </w:style>
  <w:style w:type="paragraph" w:styleId="Heading5">
    <w:name w:val="heading 5"/>
    <w:basedOn w:val="Normal"/>
    <w:next w:val="Standardtext"/>
    <w:link w:val="Heading5Char"/>
    <w:uiPriority w:val="9"/>
    <w:unhideWhenUsed/>
    <w:qFormat/>
    <w:rsid w:val="00C05BEA"/>
    <w:pPr>
      <w:keepNext/>
      <w:keepLines/>
      <w:numPr>
        <w:ilvl w:val="4"/>
        <w:numId w:val="7"/>
      </w:numPr>
      <w:spacing w:before="160"/>
      <w:outlineLvl w:val="4"/>
    </w:pPr>
    <w:rPr>
      <w:rFonts w:asciiTheme="majorHAnsi" w:eastAsiaTheme="majorEastAsia" w:hAnsiTheme="majorHAnsi" w:cstheme="majorBidi"/>
      <w:i/>
      <w:color w:val="215244" w:themeColor="accent1" w:themeShade="80"/>
      <w:sz w:val="26"/>
    </w:rPr>
  </w:style>
  <w:style w:type="paragraph" w:styleId="Heading6">
    <w:name w:val="heading 6"/>
    <w:basedOn w:val="Normal"/>
    <w:next w:val="Standardtext"/>
    <w:link w:val="Heading6Char"/>
    <w:uiPriority w:val="9"/>
    <w:unhideWhenUsed/>
    <w:qFormat/>
    <w:rsid w:val="00C05BEA"/>
    <w:pPr>
      <w:keepNext/>
      <w:keepLines/>
      <w:numPr>
        <w:ilvl w:val="5"/>
        <w:numId w:val="7"/>
      </w:numPr>
      <w:spacing w:before="160"/>
      <w:outlineLvl w:val="5"/>
    </w:pPr>
    <w:rPr>
      <w:rFonts w:asciiTheme="majorHAnsi" w:eastAsiaTheme="majorEastAsia" w:hAnsiTheme="majorHAnsi" w:cstheme="majorBidi"/>
      <w:i/>
      <w:color w:val="215244" w:themeColor="accent1" w:themeShade="7F"/>
      <w:sz w:val="24"/>
    </w:rPr>
  </w:style>
  <w:style w:type="paragraph" w:styleId="Heading7">
    <w:name w:val="heading 7"/>
    <w:basedOn w:val="Normal"/>
    <w:next w:val="Standardtext"/>
    <w:link w:val="Heading7Char"/>
    <w:uiPriority w:val="9"/>
    <w:unhideWhenUsed/>
    <w:qFormat/>
    <w:rsid w:val="00B61CA3"/>
    <w:pPr>
      <w:keepNext/>
      <w:keepLines/>
      <w:numPr>
        <w:ilvl w:val="6"/>
        <w:numId w:val="7"/>
      </w:numPr>
      <w:spacing w:before="120"/>
      <w:outlineLvl w:val="6"/>
    </w:pPr>
    <w:rPr>
      <w:rFonts w:asciiTheme="majorHAnsi" w:eastAsiaTheme="majorEastAsia" w:hAnsiTheme="majorHAnsi" w:cstheme="majorBidi"/>
      <w:iCs/>
      <w:color w:val="595959" w:themeColor="text1" w:themeTint="A6"/>
      <w:sz w:val="24"/>
    </w:rPr>
  </w:style>
  <w:style w:type="paragraph" w:styleId="Heading8">
    <w:name w:val="heading 8"/>
    <w:basedOn w:val="Normal"/>
    <w:next w:val="Standardtext"/>
    <w:link w:val="Heading8Char"/>
    <w:uiPriority w:val="9"/>
    <w:unhideWhenUsed/>
    <w:qFormat/>
    <w:rsid w:val="00B61CA3"/>
    <w:pPr>
      <w:keepNext/>
      <w:keepLines/>
      <w:numPr>
        <w:ilvl w:val="7"/>
        <w:numId w:val="7"/>
      </w:numPr>
      <w:spacing w:before="120"/>
      <w:outlineLvl w:val="7"/>
    </w:pPr>
    <w:rPr>
      <w:rFonts w:asciiTheme="majorHAnsi" w:eastAsiaTheme="majorEastAsia" w:hAnsiTheme="majorHAnsi" w:cstheme="majorBidi"/>
      <w:color w:val="7F7F7F" w:themeColor="text1" w:themeTint="80"/>
      <w:sz w:val="24"/>
      <w:szCs w:val="21"/>
    </w:rPr>
  </w:style>
  <w:style w:type="paragraph" w:styleId="Heading9">
    <w:name w:val="heading 9"/>
    <w:basedOn w:val="Normal"/>
    <w:next w:val="Normal"/>
    <w:link w:val="Heading9Char"/>
    <w:uiPriority w:val="9"/>
    <w:unhideWhenUsed/>
    <w:qFormat/>
    <w:rsid w:val="002B77FF"/>
    <w:pPr>
      <w:keepNext/>
      <w:keepLines/>
      <w:numPr>
        <w:ilvl w:val="8"/>
        <w:numId w:val="7"/>
      </w:numPr>
      <w:spacing w:before="120"/>
      <w:outlineLvl w:val="8"/>
    </w:pPr>
    <w:rPr>
      <w:rFonts w:asciiTheme="majorHAnsi" w:eastAsiaTheme="majorEastAsia" w:hAnsiTheme="majorHAnsi" w:cstheme="majorBidi"/>
      <w:iCs/>
      <w:color w:val="004B40" w:themeColor="text2" w:themeShade="80"/>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Standardtext"/>
    <w:link w:val="TitleChar"/>
    <w:uiPriority w:val="10"/>
    <w:qFormat/>
    <w:rsid w:val="001F3FD8"/>
    <w:pPr>
      <w:keepLines/>
      <w:spacing w:before="0" w:after="0" w:line="240" w:lineRule="auto"/>
      <w:contextualSpacing/>
    </w:pPr>
    <w:rPr>
      <w:rFonts w:asciiTheme="majorHAnsi" w:eastAsiaTheme="majorEastAsia" w:hAnsiTheme="majorHAnsi" w:cstheme="majorBidi"/>
      <w:color w:val="4B4F54"/>
      <w:spacing w:val="10"/>
      <w:kern w:val="28"/>
      <w:sz w:val="64"/>
      <w:szCs w:val="56"/>
    </w:rPr>
  </w:style>
  <w:style w:type="character" w:customStyle="1" w:styleId="TitleChar">
    <w:name w:val="Title Char"/>
    <w:basedOn w:val="DefaultParagraphFont"/>
    <w:link w:val="Title"/>
    <w:uiPriority w:val="10"/>
    <w:rsid w:val="001F3FD8"/>
    <w:rPr>
      <w:rFonts w:asciiTheme="majorHAnsi" w:eastAsiaTheme="majorEastAsia" w:hAnsiTheme="majorHAnsi" w:cstheme="majorBidi"/>
      <w:color w:val="4B4F54"/>
      <w:spacing w:val="10"/>
      <w:kern w:val="28"/>
      <w:sz w:val="64"/>
      <w:szCs w:val="56"/>
    </w:rPr>
  </w:style>
  <w:style w:type="paragraph" w:styleId="Subtitle">
    <w:name w:val="Subtitle"/>
    <w:basedOn w:val="Title"/>
    <w:next w:val="Standardtext"/>
    <w:uiPriority w:val="11"/>
    <w:qFormat/>
    <w:rsid w:val="001E6F9F"/>
    <w:pPr>
      <w:numPr>
        <w:ilvl w:val="1"/>
      </w:numPr>
    </w:pPr>
    <w:rPr>
      <w:rFonts w:eastAsiaTheme="minorEastAsia"/>
      <w:sz w:val="44"/>
    </w:rPr>
  </w:style>
  <w:style w:type="paragraph" w:styleId="Header">
    <w:name w:val="header"/>
    <w:basedOn w:val="Standardtext"/>
    <w:link w:val="HeaderChar"/>
    <w:uiPriority w:val="99"/>
    <w:unhideWhenUsed/>
    <w:rsid w:val="0060051C"/>
    <w:pPr>
      <w:tabs>
        <w:tab w:val="center" w:pos="4680"/>
        <w:tab w:val="right" w:pos="9360"/>
      </w:tabs>
      <w:spacing w:before="0" w:after="0" w:line="240" w:lineRule="auto"/>
    </w:pPr>
    <w:rPr>
      <w:color w:val="7F7F7F" w:themeColor="text1" w:themeTint="80"/>
    </w:rPr>
  </w:style>
  <w:style w:type="character" w:customStyle="1" w:styleId="HeaderChar">
    <w:name w:val="Header Char"/>
    <w:basedOn w:val="DefaultParagraphFont"/>
    <w:link w:val="Header"/>
    <w:uiPriority w:val="99"/>
    <w:rsid w:val="0060051C"/>
    <w:rPr>
      <w:color w:val="7F7F7F" w:themeColor="text1" w:themeTint="80"/>
    </w:rPr>
  </w:style>
  <w:style w:type="paragraph" w:styleId="Footer">
    <w:name w:val="footer"/>
    <w:basedOn w:val="Normal"/>
    <w:link w:val="FooterChar"/>
    <w:uiPriority w:val="99"/>
    <w:unhideWhenUsed/>
    <w:rsid w:val="007C44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4473"/>
  </w:style>
  <w:style w:type="character" w:styleId="PlaceholderText">
    <w:name w:val="Placeholder Text"/>
    <w:basedOn w:val="DefaultParagraphFont"/>
    <w:uiPriority w:val="99"/>
    <w:rsid w:val="003B69D4"/>
    <w:rPr>
      <w:color w:val="808080"/>
    </w:rPr>
  </w:style>
  <w:style w:type="paragraph" w:customStyle="1" w:styleId="Copyright">
    <w:name w:val="Copyright"/>
    <w:basedOn w:val="Standardtext"/>
    <w:next w:val="Standardtext"/>
    <w:link w:val="CopyrightChar"/>
    <w:uiPriority w:val="39"/>
    <w:qFormat/>
    <w:rsid w:val="00641945"/>
    <w:pPr>
      <w:spacing w:before="0" w:after="0" w:line="240" w:lineRule="auto"/>
      <w:jc w:val="right"/>
    </w:pPr>
    <w:rPr>
      <w:rFonts w:asciiTheme="majorHAnsi" w:hAnsiTheme="majorHAnsi"/>
      <w:color w:val="5F5F5F"/>
      <w:sz w:val="18"/>
    </w:rPr>
  </w:style>
  <w:style w:type="character" w:customStyle="1" w:styleId="CopyrightChar">
    <w:name w:val="Copyright Char"/>
    <w:basedOn w:val="DefaultParagraphFont"/>
    <w:link w:val="Copyright"/>
    <w:uiPriority w:val="39"/>
    <w:rsid w:val="00641945"/>
    <w:rPr>
      <w:rFonts w:asciiTheme="majorHAnsi" w:hAnsiTheme="majorHAnsi"/>
      <w:color w:val="5F5F5F"/>
      <w:sz w:val="18"/>
    </w:rPr>
  </w:style>
  <w:style w:type="character" w:customStyle="1" w:styleId="StandardtextChar">
    <w:name w:val="Standard text Char"/>
    <w:basedOn w:val="DefaultParagraphFont"/>
    <w:link w:val="Standardtext"/>
    <w:rsid w:val="002A6234"/>
  </w:style>
  <w:style w:type="paragraph" w:customStyle="1" w:styleId="Tight">
    <w:name w:val="Tight"/>
    <w:basedOn w:val="Standardtext"/>
    <w:next w:val="Standardtext"/>
    <w:uiPriority w:val="2"/>
    <w:rsid w:val="003B69D4"/>
    <w:pPr>
      <w:spacing w:before="40" w:after="0" w:line="240" w:lineRule="auto"/>
      <w:textboxTightWrap w:val="allLines"/>
    </w:pPr>
    <w:rPr>
      <w:kern w:val="0"/>
      <w14:ligatures w14:val="none"/>
    </w:rPr>
  </w:style>
  <w:style w:type="table" w:customStyle="1" w:styleId="Tablehistoricaldata">
    <w:name w:val="Table historical data"/>
    <w:basedOn w:val="TableNormal"/>
    <w:uiPriority w:val="99"/>
    <w:rsid w:val="003B69D4"/>
    <w:pPr>
      <w:spacing w:after="0" w:line="240" w:lineRule="auto"/>
    </w:pPr>
    <w:tblPr>
      <w:tblBorders>
        <w:top w:val="single" w:sz="4" w:space="0" w:color="009681" w:themeColor="text2"/>
        <w:left w:val="single" w:sz="4" w:space="0" w:color="009681" w:themeColor="text2"/>
        <w:bottom w:val="single" w:sz="4" w:space="0" w:color="009681" w:themeColor="text2"/>
        <w:right w:val="single" w:sz="4" w:space="0" w:color="009681" w:themeColor="text2"/>
        <w:insideH w:val="single" w:sz="4" w:space="0" w:color="009681" w:themeColor="text2"/>
        <w:insideV w:val="single" w:sz="4" w:space="0" w:color="009681" w:themeColor="text2"/>
      </w:tblBorders>
      <w:tblCellMar>
        <w:top w:w="57" w:type="dxa"/>
        <w:left w:w="0" w:type="dxa"/>
        <w:bottom w:w="57" w:type="dxa"/>
        <w:right w:w="0" w:type="dxa"/>
      </w:tblCellMar>
    </w:tblPr>
    <w:tcPr>
      <w:tcMar>
        <w:top w:w="0" w:type="dxa"/>
        <w:left w:w="57" w:type="dxa"/>
        <w:bottom w:w="0" w:type="dxa"/>
        <w:right w:w="57" w:type="dxa"/>
      </w:tcMar>
      <w:vAlign w:val="center"/>
    </w:tcPr>
    <w:tblStylePr w:type="firstRow">
      <w:pPr>
        <w:jc w:val="left"/>
      </w:pPr>
      <w:rPr>
        <w:rFonts w:asciiTheme="majorHAnsi" w:hAnsiTheme="majorHAnsi"/>
        <w:caps w:val="0"/>
        <w:smallCaps/>
        <w:color w:val="FFFFFF"/>
        <w:spacing w:val="10"/>
        <w:kern w:val="16"/>
      </w:rPr>
      <w:tblPr/>
      <w:tcPr>
        <w:tcBorders>
          <w:top w:val="nil"/>
          <w:left w:val="single" w:sz="4" w:space="0" w:color="009681" w:themeColor="text2"/>
          <w:bottom w:val="single" w:sz="4" w:space="0" w:color="009681" w:themeColor="text2"/>
          <w:right w:val="nil"/>
          <w:insideH w:val="single" w:sz="4" w:space="0" w:color="FFFFFF" w:themeColor="background1"/>
          <w:insideV w:val="single" w:sz="4" w:space="0" w:color="FFFFFF" w:themeColor="background1"/>
          <w:tl2br w:val="nil"/>
          <w:tr2bl w:val="nil"/>
        </w:tcBorders>
        <w:shd w:val="clear" w:color="auto" w:fill="009681" w:themeFill="text2"/>
      </w:tcPr>
    </w:tblStylePr>
    <w:tblStylePr w:type="firstCol">
      <w:pPr>
        <w:jc w:val="right"/>
      </w:pPr>
      <w:rPr>
        <w:rFonts w:asciiTheme="minorHAnsi" w:hAnsiTheme="minorHAnsi"/>
        <w:b/>
        <w:i w:val="0"/>
        <w:sz w:val="24"/>
      </w:rPr>
      <w:tblPr/>
      <w:tcPr>
        <w:tcBorders>
          <w:top w:val="single" w:sz="4" w:space="0" w:color="009681" w:themeColor="text2"/>
          <w:left w:val="single" w:sz="4" w:space="0" w:color="009681" w:themeColor="text2"/>
          <w:bottom w:val="single" w:sz="4" w:space="0" w:color="009681" w:themeColor="text2"/>
          <w:right w:val="single" w:sz="12" w:space="0" w:color="009681" w:themeColor="text2"/>
          <w:insideH w:val="single" w:sz="4" w:space="0" w:color="009681" w:themeColor="text2"/>
          <w:insideV w:val="single" w:sz="4" w:space="0" w:color="009681" w:themeColor="text2"/>
          <w:tl2br w:val="nil"/>
          <w:tr2bl w:val="nil"/>
        </w:tcBorders>
        <w:tcMar>
          <w:top w:w="0" w:type="dxa"/>
          <w:left w:w="113" w:type="dxa"/>
          <w:bottom w:w="0" w:type="dxa"/>
          <w:right w:w="113" w:type="dxa"/>
        </w:tcMar>
      </w:tcPr>
    </w:tblStylePr>
  </w:style>
  <w:style w:type="paragraph" w:customStyle="1" w:styleId="Standardtext">
    <w:name w:val="Standard text"/>
    <w:basedOn w:val="Normal"/>
    <w:link w:val="StandardtextChar"/>
    <w:qFormat/>
    <w:rsid w:val="002A6234"/>
    <w:pPr>
      <w:spacing w:line="276" w:lineRule="auto"/>
    </w:pPr>
  </w:style>
  <w:style w:type="character" w:customStyle="1" w:styleId="buttonorfield">
    <w:name w:val="button or field"/>
    <w:basedOn w:val="DefaultParagraphFont"/>
    <w:uiPriority w:val="36"/>
    <w:qFormat/>
    <w:rsid w:val="003B69D4"/>
    <w:rPr>
      <w:b/>
    </w:rPr>
  </w:style>
  <w:style w:type="paragraph" w:customStyle="1" w:styleId="codelines">
    <w:name w:val="code lines"/>
    <w:basedOn w:val="Standardtext"/>
    <w:next w:val="Standardtext"/>
    <w:uiPriority w:val="10"/>
    <w:qFormat/>
    <w:rsid w:val="003B69D4"/>
    <w:pPr>
      <w:shd w:val="clear" w:color="auto" w:fill="F2F2F2" w:themeFill="background1" w:themeFillShade="F2"/>
      <w:spacing w:before="100" w:after="100" w:line="240" w:lineRule="auto"/>
      <w:ind w:left="567"/>
      <w:contextualSpacing/>
    </w:pPr>
    <w:rPr>
      <w:rFonts w:ascii="Consolas" w:hAnsi="Consolas"/>
      <w:kern w:val="0"/>
      <w:sz w:val="20"/>
      <w14:ligatures w14:val="none"/>
    </w:rPr>
  </w:style>
  <w:style w:type="character" w:customStyle="1" w:styleId="codequote">
    <w:name w:val="code quote"/>
    <w:basedOn w:val="DefaultParagraphFont"/>
    <w:uiPriority w:val="9"/>
    <w:qFormat/>
    <w:rsid w:val="003B69D4"/>
    <w:rPr>
      <w:rFonts w:ascii="Consolas" w:hAnsi="Consolas"/>
      <w:b w:val="0"/>
      <w:i w:val="0"/>
      <w:noProof/>
      <w:sz w:val="20"/>
      <w:bdr w:val="none" w:sz="0" w:space="0" w:color="auto"/>
      <w:shd w:val="clear" w:color="auto" w:fill="F2F2F2" w:themeFill="background1" w:themeFillShade="F2"/>
      <w:lang w:val="en-US"/>
    </w:rPr>
  </w:style>
  <w:style w:type="paragraph" w:styleId="Quote">
    <w:name w:val="Quote"/>
    <w:basedOn w:val="Standardtext"/>
    <w:next w:val="Standardtext"/>
    <w:link w:val="QuoteChar"/>
    <w:uiPriority w:val="29"/>
    <w:qFormat/>
    <w:rsid w:val="003B69D4"/>
    <w:pPr>
      <w:spacing w:before="120" w:after="120" w:line="240" w:lineRule="auto"/>
      <w:ind w:left="567" w:right="340"/>
      <w:contextualSpacing/>
    </w:pPr>
    <w:rPr>
      <w:i/>
      <w:iCs/>
      <w:color w:val="404040" w:themeColor="text1" w:themeTint="BF"/>
    </w:rPr>
  </w:style>
  <w:style w:type="character" w:customStyle="1" w:styleId="QuoteChar">
    <w:name w:val="Quote Char"/>
    <w:basedOn w:val="DefaultParagraphFont"/>
    <w:link w:val="Quote"/>
    <w:uiPriority w:val="29"/>
    <w:rsid w:val="003B69D4"/>
    <w:rPr>
      <w:i/>
      <w:iCs/>
      <w:color w:val="404040" w:themeColor="text1" w:themeTint="BF"/>
    </w:rPr>
  </w:style>
  <w:style w:type="paragraph" w:styleId="IntenseQuote">
    <w:name w:val="Intense Quote"/>
    <w:basedOn w:val="Quote"/>
    <w:next w:val="Standardtext"/>
    <w:link w:val="IntenseQuoteChar"/>
    <w:uiPriority w:val="30"/>
    <w:qFormat/>
    <w:rsid w:val="003B69D4"/>
    <w:pPr>
      <w:pBdr>
        <w:top w:val="single" w:sz="4" w:space="4" w:color="009681" w:themeColor="text2"/>
        <w:bottom w:val="single" w:sz="4" w:space="4" w:color="009681" w:themeColor="text2"/>
      </w:pBdr>
    </w:pPr>
    <w:rPr>
      <w:iCs w:val="0"/>
      <w:color w:val="007060" w:themeColor="text2" w:themeShade="BF"/>
    </w:rPr>
  </w:style>
  <w:style w:type="character" w:customStyle="1" w:styleId="IntenseQuoteChar">
    <w:name w:val="Intense Quote Char"/>
    <w:basedOn w:val="DefaultParagraphFont"/>
    <w:link w:val="IntenseQuote"/>
    <w:uiPriority w:val="30"/>
    <w:rsid w:val="003B69D4"/>
    <w:rPr>
      <w:i/>
      <w:color w:val="007060" w:themeColor="text2" w:themeShade="BF"/>
    </w:rPr>
  </w:style>
  <w:style w:type="character" w:customStyle="1" w:styleId="keywords">
    <w:name w:val="keywords"/>
    <w:basedOn w:val="DefaultParagraphFont"/>
    <w:uiPriority w:val="1"/>
    <w:qFormat/>
    <w:rsid w:val="003B69D4"/>
    <w:rPr>
      <w:rFonts w:eastAsia="Times New Roman"/>
      <w:b/>
    </w:rPr>
  </w:style>
  <w:style w:type="paragraph" w:customStyle="1" w:styleId="Menu--Path">
    <w:name w:val="Menu --&gt; Path"/>
    <w:basedOn w:val="Standardtext"/>
    <w:next w:val="Standardtext"/>
    <w:link w:val="Menu--PathChar"/>
    <w:uiPriority w:val="10"/>
    <w:qFormat/>
    <w:rsid w:val="003B69D4"/>
    <w:pPr>
      <w:keepNext/>
      <w:spacing w:after="120"/>
    </w:pPr>
    <w:rPr>
      <w:b/>
      <w:spacing w:val="4"/>
      <w:kern w:val="24"/>
      <w:sz w:val="24"/>
      <w14:ligatures w14:val="none"/>
    </w:rPr>
  </w:style>
  <w:style w:type="character" w:customStyle="1" w:styleId="Menu--PathChar">
    <w:name w:val="Menu --&gt; Path Char"/>
    <w:basedOn w:val="DefaultParagraphFont"/>
    <w:link w:val="Menu--Path"/>
    <w:uiPriority w:val="10"/>
    <w:rsid w:val="003B69D4"/>
    <w:rPr>
      <w:b/>
      <w:spacing w:val="4"/>
      <w:kern w:val="24"/>
      <w:sz w:val="24"/>
      <w14:ligatures w14:val="none"/>
    </w:rPr>
  </w:style>
  <w:style w:type="paragraph" w:styleId="NoSpacing">
    <w:name w:val="No Spacing"/>
    <w:basedOn w:val="Standardtext"/>
    <w:link w:val="NoSpacingChar"/>
    <w:uiPriority w:val="2"/>
    <w:qFormat/>
    <w:rsid w:val="003B69D4"/>
    <w:pPr>
      <w:spacing w:line="240" w:lineRule="auto"/>
      <w:contextualSpacing/>
    </w:pPr>
    <w:rPr>
      <w:rFonts w:eastAsiaTheme="minorEastAsia"/>
      <w:kern w:val="0"/>
      <w14:ligatures w14:val="none"/>
    </w:rPr>
  </w:style>
  <w:style w:type="character" w:customStyle="1" w:styleId="NoSpacingChar">
    <w:name w:val="No Spacing Char"/>
    <w:basedOn w:val="DefaultParagraphFont"/>
    <w:link w:val="NoSpacing"/>
    <w:uiPriority w:val="2"/>
    <w:rsid w:val="003B69D4"/>
    <w:rPr>
      <w:rFonts w:eastAsiaTheme="minorEastAsia"/>
      <w:kern w:val="0"/>
      <w14:ligatures w14:val="none"/>
    </w:rPr>
  </w:style>
  <w:style w:type="character" w:customStyle="1" w:styleId="parameterorvalue">
    <w:name w:val="parameter or value"/>
    <w:basedOn w:val="DefaultParagraphFont"/>
    <w:uiPriority w:val="8"/>
    <w:qFormat/>
    <w:rsid w:val="003B69D4"/>
    <w:rPr>
      <w:rFonts w:ascii="Consolas" w:hAnsi="Consolas"/>
      <w:b w:val="0"/>
      <w:i w:val="0"/>
      <w:noProof w:val="0"/>
      <w:color w:val="auto"/>
      <w:sz w:val="20"/>
      <w:lang w:val="en-US"/>
    </w:rPr>
  </w:style>
  <w:style w:type="character" w:customStyle="1" w:styleId="placeholderforparameterorvalue">
    <w:name w:val="placeholder for parameter or value"/>
    <w:uiPriority w:val="8"/>
    <w:qFormat/>
    <w:rsid w:val="003B69D4"/>
    <w:rPr>
      <w:rFonts w:ascii="Consolas" w:hAnsi="Consolas"/>
      <w:b w:val="0"/>
      <w:i/>
      <w:noProof/>
      <w:sz w:val="20"/>
      <w:lang w:val="en-US"/>
    </w:rPr>
  </w:style>
  <w:style w:type="character" w:customStyle="1" w:styleId="referenceorquote">
    <w:name w:val="reference or quote"/>
    <w:basedOn w:val="DefaultParagraphFont"/>
    <w:uiPriority w:val="5"/>
    <w:qFormat/>
    <w:rsid w:val="003B69D4"/>
    <w:rPr>
      <w:rFonts w:asciiTheme="minorHAnsi" w:hAnsiTheme="minorHAnsi"/>
      <w:b w:val="0"/>
      <w:i/>
      <w:noProof w:val="0"/>
      <w:sz w:val="22"/>
      <w:lang w:val="en-US"/>
    </w:rPr>
  </w:style>
  <w:style w:type="paragraph" w:customStyle="1" w:styleId="ScreenId">
    <w:name w:val="Screen Id"/>
    <w:basedOn w:val="Standardtext"/>
    <w:next w:val="Standardtext"/>
    <w:link w:val="ScreenIdChar"/>
    <w:uiPriority w:val="28"/>
    <w:qFormat/>
    <w:rsid w:val="00A801B5"/>
    <w:pPr>
      <w:keepNext/>
      <w:pBdr>
        <w:top w:val="single" w:sz="4" w:space="2" w:color="009681" w:themeColor="text2"/>
        <w:left w:val="single" w:sz="4" w:space="2" w:color="009681" w:themeColor="text2"/>
        <w:bottom w:val="single" w:sz="4" w:space="2" w:color="009681" w:themeColor="text2"/>
        <w:right w:val="single" w:sz="4" w:space="2" w:color="009681" w:themeColor="text2"/>
      </w:pBdr>
      <w:shd w:val="clear" w:color="auto" w:fill="F2F2F2" w:themeFill="background1" w:themeFillShade="F2"/>
      <w:spacing w:before="120" w:after="120" w:line="240" w:lineRule="auto"/>
      <w:ind w:left="2835" w:right="2835"/>
      <w:contextualSpacing/>
      <w:jc w:val="center"/>
      <w:textboxTightWrap w:val="allLines"/>
    </w:pPr>
    <w:rPr>
      <w:caps/>
      <w:kern w:val="26"/>
      <w:sz w:val="26"/>
      <w14:ligatures w14:val="none"/>
    </w:rPr>
  </w:style>
  <w:style w:type="character" w:customStyle="1" w:styleId="ScreenIdChar">
    <w:name w:val="Screen Id Char"/>
    <w:basedOn w:val="DefaultParagraphFont"/>
    <w:link w:val="ScreenId"/>
    <w:uiPriority w:val="28"/>
    <w:rsid w:val="00A801B5"/>
    <w:rPr>
      <w:caps/>
      <w:kern w:val="26"/>
      <w:sz w:val="26"/>
      <w:shd w:val="clear" w:color="auto" w:fill="F2F2F2" w:themeFill="background1" w:themeFillShade="F2"/>
      <w14:ligatures w14:val="none"/>
    </w:rPr>
  </w:style>
  <w:style w:type="paragraph" w:customStyle="1" w:styleId="Standardtextspaceabove">
    <w:name w:val="Standard text space above"/>
    <w:basedOn w:val="Standardtext"/>
    <w:next w:val="Standardtext"/>
    <w:uiPriority w:val="34"/>
    <w:rsid w:val="003B69D4"/>
    <w:pPr>
      <w:spacing w:before="200" w:after="0"/>
    </w:pPr>
    <w:rPr>
      <w:kern w:val="0"/>
      <w14:ligatures w14:val="none"/>
    </w:rPr>
  </w:style>
  <w:style w:type="paragraph" w:customStyle="1" w:styleId="Standardtextspacebelow">
    <w:name w:val="Standard text space below"/>
    <w:basedOn w:val="Standardtext"/>
    <w:next w:val="Standardtext"/>
    <w:uiPriority w:val="34"/>
    <w:rsid w:val="003B69D4"/>
    <w:pPr>
      <w:spacing w:before="0" w:after="200"/>
    </w:pPr>
    <w:rPr>
      <w:kern w:val="0"/>
      <w14:ligatures w14:val="none"/>
    </w:rPr>
  </w:style>
  <w:style w:type="character" w:customStyle="1" w:styleId="status">
    <w:name w:val="status"/>
    <w:basedOn w:val="StandardtextChar"/>
    <w:uiPriority w:val="4"/>
    <w:qFormat/>
    <w:rsid w:val="003B69D4"/>
    <w:rPr>
      <w:rFonts w:asciiTheme="minorHAnsi" w:hAnsiTheme="minorHAnsi"/>
      <w:b w:val="0"/>
      <w:i w:val="0"/>
      <w:caps/>
      <w:smallCaps w:val="0"/>
      <w:noProof w:val="0"/>
      <w:vanish w:val="0"/>
      <w:sz w:val="22"/>
      <w:lang w:val="en-US"/>
    </w:rPr>
  </w:style>
  <w:style w:type="character" w:customStyle="1" w:styleId="Heading1Char">
    <w:name w:val="Heading 1 Char"/>
    <w:basedOn w:val="DefaultParagraphFont"/>
    <w:link w:val="Heading1"/>
    <w:uiPriority w:val="9"/>
    <w:rsid w:val="00EE375C"/>
    <w:rPr>
      <w:rFonts w:asciiTheme="majorHAnsi" w:eastAsiaTheme="majorEastAsia" w:hAnsiTheme="majorHAnsi" w:cstheme="majorBidi"/>
      <w:spacing w:val="4"/>
      <w:kern w:val="28"/>
      <w:sz w:val="44"/>
      <w:szCs w:val="32"/>
    </w:rPr>
  </w:style>
  <w:style w:type="character" w:customStyle="1" w:styleId="Heading2Char">
    <w:name w:val="Heading 2 Char"/>
    <w:basedOn w:val="DefaultParagraphFont"/>
    <w:link w:val="Heading2"/>
    <w:uiPriority w:val="9"/>
    <w:rsid w:val="00915E4B"/>
    <w:rPr>
      <w:rFonts w:asciiTheme="majorHAnsi" w:eastAsiaTheme="majorEastAsia" w:hAnsiTheme="majorHAnsi" w:cstheme="majorBidi"/>
      <w:spacing w:val="10"/>
      <w:kern w:val="28"/>
      <w:sz w:val="36"/>
      <w:szCs w:val="26"/>
    </w:rPr>
  </w:style>
  <w:style w:type="character" w:customStyle="1" w:styleId="Heading3Char">
    <w:name w:val="Heading 3 Char"/>
    <w:basedOn w:val="DefaultParagraphFont"/>
    <w:link w:val="Heading3"/>
    <w:uiPriority w:val="9"/>
    <w:rsid w:val="00EE375C"/>
    <w:rPr>
      <w:rFonts w:asciiTheme="majorHAnsi" w:eastAsiaTheme="majorEastAsia" w:hAnsiTheme="majorHAnsi" w:cstheme="majorBidi"/>
      <w:sz w:val="32"/>
      <w:szCs w:val="24"/>
    </w:rPr>
  </w:style>
  <w:style w:type="character" w:customStyle="1" w:styleId="Heading4Char">
    <w:name w:val="Heading 4 Char"/>
    <w:basedOn w:val="DefaultParagraphFont"/>
    <w:link w:val="Heading4"/>
    <w:uiPriority w:val="9"/>
    <w:rsid w:val="0087200D"/>
    <w:rPr>
      <w:rFonts w:asciiTheme="majorHAnsi" w:eastAsiaTheme="majorEastAsia" w:hAnsiTheme="majorHAnsi" w:cstheme="majorBidi"/>
      <w:iCs/>
      <w:sz w:val="28"/>
    </w:rPr>
  </w:style>
  <w:style w:type="character" w:customStyle="1" w:styleId="Heading5Char">
    <w:name w:val="Heading 5 Char"/>
    <w:basedOn w:val="DefaultParagraphFont"/>
    <w:link w:val="Heading5"/>
    <w:uiPriority w:val="9"/>
    <w:rsid w:val="00C05BEA"/>
    <w:rPr>
      <w:rFonts w:asciiTheme="majorHAnsi" w:eastAsiaTheme="majorEastAsia" w:hAnsiTheme="majorHAnsi" w:cstheme="majorBidi"/>
      <w:i/>
      <w:color w:val="215244" w:themeColor="accent1" w:themeShade="80"/>
      <w:sz w:val="26"/>
    </w:rPr>
  </w:style>
  <w:style w:type="character" w:customStyle="1" w:styleId="Heading6Char">
    <w:name w:val="Heading 6 Char"/>
    <w:basedOn w:val="DefaultParagraphFont"/>
    <w:link w:val="Heading6"/>
    <w:uiPriority w:val="9"/>
    <w:rsid w:val="00C05BEA"/>
    <w:rPr>
      <w:rFonts w:asciiTheme="majorHAnsi" w:eastAsiaTheme="majorEastAsia" w:hAnsiTheme="majorHAnsi" w:cstheme="majorBidi"/>
      <w:i/>
      <w:color w:val="215244" w:themeColor="accent1" w:themeShade="7F"/>
      <w:sz w:val="24"/>
    </w:rPr>
  </w:style>
  <w:style w:type="character" w:customStyle="1" w:styleId="Heading7Char">
    <w:name w:val="Heading 7 Char"/>
    <w:basedOn w:val="DefaultParagraphFont"/>
    <w:link w:val="Heading7"/>
    <w:uiPriority w:val="9"/>
    <w:rsid w:val="00B61CA3"/>
    <w:rPr>
      <w:rFonts w:asciiTheme="majorHAnsi" w:eastAsiaTheme="majorEastAsia" w:hAnsiTheme="majorHAnsi" w:cstheme="majorBidi"/>
      <w:iCs/>
      <w:color w:val="595959" w:themeColor="text1" w:themeTint="A6"/>
      <w:sz w:val="24"/>
    </w:rPr>
  </w:style>
  <w:style w:type="character" w:customStyle="1" w:styleId="Heading8Char">
    <w:name w:val="Heading 8 Char"/>
    <w:basedOn w:val="DefaultParagraphFont"/>
    <w:link w:val="Heading8"/>
    <w:uiPriority w:val="9"/>
    <w:rsid w:val="00B61CA3"/>
    <w:rPr>
      <w:rFonts w:asciiTheme="majorHAnsi" w:eastAsiaTheme="majorEastAsia" w:hAnsiTheme="majorHAnsi" w:cstheme="majorBidi"/>
      <w:color w:val="7F7F7F" w:themeColor="text1" w:themeTint="80"/>
      <w:sz w:val="24"/>
      <w:szCs w:val="21"/>
    </w:rPr>
  </w:style>
  <w:style w:type="character" w:customStyle="1" w:styleId="Heading9Char">
    <w:name w:val="Heading 9 Char"/>
    <w:basedOn w:val="DefaultParagraphFont"/>
    <w:link w:val="Heading9"/>
    <w:uiPriority w:val="9"/>
    <w:rsid w:val="002B77FF"/>
    <w:rPr>
      <w:rFonts w:asciiTheme="majorHAnsi" w:eastAsiaTheme="majorEastAsia" w:hAnsiTheme="majorHAnsi" w:cstheme="majorBidi"/>
      <w:iCs/>
      <w:color w:val="004B40" w:themeColor="text2" w:themeShade="80"/>
      <w:sz w:val="24"/>
      <w:szCs w:val="21"/>
    </w:rPr>
  </w:style>
  <w:style w:type="paragraph" w:customStyle="1" w:styleId="Section">
    <w:name w:val="Section"/>
    <w:basedOn w:val="Normal"/>
    <w:next w:val="Standardtext"/>
    <w:link w:val="SectionChar"/>
    <w:uiPriority w:val="9"/>
    <w:qFormat/>
    <w:rsid w:val="00F91F2B"/>
    <w:pPr>
      <w:keepLines/>
      <w:pageBreakBefore/>
      <w:numPr>
        <w:numId w:val="1"/>
      </w:numPr>
      <w:pBdr>
        <w:top w:val="single" w:sz="36" w:space="6" w:color="FF9751" w:themeColor="accent3" w:themeTint="99"/>
        <w:bottom w:val="single" w:sz="36" w:space="6" w:color="FF9751" w:themeColor="accent3" w:themeTint="99"/>
      </w:pBdr>
      <w:spacing w:before="2000" w:after="12000"/>
      <w:jc w:val="center"/>
      <w:outlineLvl w:val="0"/>
    </w:pPr>
    <w:rPr>
      <w:noProof/>
      <w:spacing w:val="20"/>
      <w:kern w:val="28"/>
      <w:sz w:val="76"/>
    </w:rPr>
  </w:style>
  <w:style w:type="character" w:customStyle="1" w:styleId="SectionChar">
    <w:name w:val="Section Char"/>
    <w:basedOn w:val="DefaultParagraphFont"/>
    <w:link w:val="Section"/>
    <w:uiPriority w:val="9"/>
    <w:rsid w:val="00F91F2B"/>
    <w:rPr>
      <w:noProof/>
      <w:spacing w:val="20"/>
      <w:kern w:val="28"/>
      <w:sz w:val="76"/>
    </w:rPr>
  </w:style>
  <w:style w:type="numbering" w:customStyle="1" w:styleId="SectionList">
    <w:name w:val="Section List"/>
    <w:basedOn w:val="NoList"/>
    <w:uiPriority w:val="99"/>
    <w:rsid w:val="00B22C8C"/>
    <w:pPr>
      <w:numPr>
        <w:numId w:val="1"/>
      </w:numPr>
    </w:pPr>
  </w:style>
  <w:style w:type="paragraph" w:customStyle="1" w:styleId="Warning">
    <w:name w:val="Warning"/>
    <w:basedOn w:val="Normal"/>
    <w:uiPriority w:val="3"/>
    <w:qFormat/>
    <w:rsid w:val="00F05A9F"/>
    <w:pPr>
      <w:keepLines/>
      <w:numPr>
        <w:numId w:val="2"/>
      </w:numPr>
      <w:pBdr>
        <w:top w:val="single" w:sz="18" w:space="4" w:color="DC5900"/>
        <w:bottom w:val="single" w:sz="18" w:space="4" w:color="DC5900"/>
      </w:pBdr>
      <w:shd w:val="clear" w:color="auto" w:fill="FFF7EF"/>
      <w:spacing w:before="120" w:after="120" w:line="276" w:lineRule="auto"/>
      <w:contextualSpacing/>
    </w:pPr>
    <w:rPr>
      <w:kern w:val="0"/>
      <w14:textOutline w14:w="9525" w14:cap="rnd" w14:cmpd="sng" w14:algn="ctr">
        <w14:noFill/>
        <w14:prstDash w14:val="solid"/>
        <w14:bevel/>
      </w14:textOutline>
      <w14:ligatures w14:val="none"/>
    </w:rPr>
  </w:style>
  <w:style w:type="numbering" w:customStyle="1" w:styleId="WarningList">
    <w:name w:val="Warning List"/>
    <w:uiPriority w:val="99"/>
    <w:rsid w:val="009F31FB"/>
    <w:pPr>
      <w:numPr>
        <w:numId w:val="3"/>
      </w:numPr>
    </w:pPr>
  </w:style>
  <w:style w:type="paragraph" w:customStyle="1" w:styleId="Note">
    <w:name w:val="Note"/>
    <w:basedOn w:val="Standardtext"/>
    <w:next w:val="Standardtext"/>
    <w:uiPriority w:val="3"/>
    <w:qFormat/>
    <w:rsid w:val="009F31FB"/>
    <w:pPr>
      <w:numPr>
        <w:numId w:val="4"/>
      </w:numPr>
      <w:pBdr>
        <w:top w:val="single" w:sz="18" w:space="4" w:color="009681"/>
        <w:bottom w:val="single" w:sz="18" w:space="4" w:color="009681"/>
      </w:pBdr>
      <w:spacing w:before="120" w:after="120"/>
      <w:ind w:right="227"/>
      <w:contextualSpacing/>
    </w:pPr>
    <w:rPr>
      <w:kern w:val="0"/>
      <w14:textOutline w14:w="9525" w14:cap="rnd" w14:cmpd="sng" w14:algn="ctr">
        <w14:noFill/>
        <w14:prstDash w14:val="solid"/>
        <w14:bevel/>
      </w14:textOutline>
      <w14:ligatures w14:val="none"/>
    </w:rPr>
  </w:style>
  <w:style w:type="numbering" w:customStyle="1" w:styleId="NoteList">
    <w:name w:val="Note List"/>
    <w:uiPriority w:val="99"/>
    <w:rsid w:val="009F31FB"/>
    <w:pPr>
      <w:numPr>
        <w:numId w:val="5"/>
      </w:numPr>
    </w:pPr>
  </w:style>
  <w:style w:type="numbering" w:customStyle="1" w:styleId="ListStyle">
    <w:name w:val="List Style"/>
    <w:uiPriority w:val="99"/>
    <w:rsid w:val="00C252F3"/>
    <w:pPr>
      <w:numPr>
        <w:numId w:val="6"/>
      </w:numPr>
    </w:pPr>
  </w:style>
  <w:style w:type="table" w:styleId="TableGrid">
    <w:name w:val="Table Grid"/>
    <w:basedOn w:val="TableNormal"/>
    <w:uiPriority w:val="39"/>
    <w:rsid w:val="00AF415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AF415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ListParagraph">
    <w:name w:val="List Paragraph"/>
    <w:basedOn w:val="Normal"/>
    <w:uiPriority w:val="7"/>
    <w:qFormat/>
    <w:rsid w:val="00C252F3"/>
    <w:pPr>
      <w:ind w:left="113" w:firstLine="227"/>
      <w:contextualSpacing/>
    </w:pPr>
  </w:style>
  <w:style w:type="table" w:styleId="GridTable5Dark-Accent2">
    <w:name w:val="Grid Table 5 Dark Accent 2"/>
    <w:basedOn w:val="TableNormal"/>
    <w:uiPriority w:val="50"/>
    <w:rsid w:val="00AF3F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uto"/>
    </w:tcPr>
    <w:tblStylePr w:type="firstRow">
      <w:rPr>
        <w:b/>
        <w:bCs/>
        <w:color w:val="auto"/>
      </w:rPr>
      <w:tblPr/>
      <w:tcPr>
        <w:shd w:val="clear" w:color="auto" w:fill="AFDFD1" w:themeFill="accent1" w:themeFillTint="66"/>
      </w:tcPr>
    </w:tblStylePr>
    <w:tblStylePr w:type="lastRow">
      <w:rPr>
        <w:b/>
        <w:bCs/>
        <w:color w:val="auto"/>
      </w:rPr>
      <w:tblPr/>
      <w:tcPr>
        <w:shd w:val="clear" w:color="auto" w:fill="AFDFD1" w:themeFill="accent1" w:themeFillTint="66"/>
      </w:tcPr>
    </w:tblStylePr>
    <w:tblStylePr w:type="firstCol">
      <w:rPr>
        <w:b/>
        <w:bCs/>
        <w:color w:val="auto"/>
      </w:rPr>
      <w:tblPr/>
      <w:tcPr>
        <w:shd w:val="clear" w:color="auto" w:fill="AFDFD1" w:themeFill="accent1" w:themeFillTint="66"/>
      </w:tcPr>
    </w:tblStylePr>
    <w:tblStylePr w:type="lastCol">
      <w:rPr>
        <w:b/>
        <w:bCs/>
        <w:color w:val="auto"/>
      </w:rPr>
      <w:tblPr/>
      <w:tcPr>
        <w:shd w:val="clear" w:color="auto" w:fill="AFDFD1" w:themeFill="accent1" w:themeFillTint="66"/>
      </w:tcPr>
    </w:tblStylePr>
    <w:tblStylePr w:type="band2Vert">
      <w:tblPr/>
      <w:tcPr>
        <w:shd w:val="clear" w:color="auto" w:fill="EEF9F9" w:themeFill="accent6" w:themeFillTint="33"/>
      </w:tcPr>
    </w:tblStylePr>
    <w:tblStylePr w:type="band1Horz">
      <w:tblPr/>
      <w:tcPr>
        <w:shd w:val="clear" w:color="auto" w:fill="EEF9F9" w:themeFill="accent6" w:themeFillTint="33"/>
      </w:tcPr>
    </w:tblStylePr>
  </w:style>
  <w:style w:type="table" w:styleId="GridTable5Dark-Accent1">
    <w:name w:val="Grid Table 5 Dark Accent 1"/>
    <w:basedOn w:val="TableNormal"/>
    <w:uiPriority w:val="50"/>
    <w:rsid w:val="00F91F2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uto"/>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3A589"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3A589"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3A589"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3A589" w:themeFill="accent1"/>
      </w:tcPr>
    </w:tblStylePr>
    <w:tblStylePr w:type="band1Vert">
      <w:tblPr/>
      <w:tcPr>
        <w:shd w:val="clear" w:color="auto" w:fill="D7EFE8" w:themeFill="accent1" w:themeFillTint="33"/>
      </w:tcPr>
    </w:tblStylePr>
    <w:tblStylePr w:type="band1Horz">
      <w:tblPr/>
      <w:tcPr>
        <w:shd w:val="clear" w:color="auto" w:fill="D7EFE8" w:themeFill="accent1" w:themeFillTint="33"/>
      </w:tcPr>
    </w:tblStylePr>
  </w:style>
  <w:style w:type="table" w:styleId="GridTable5Dark-Accent3">
    <w:name w:val="Grid Table 5 Dark Accent 3"/>
    <w:basedOn w:val="TableNormal"/>
    <w:uiPriority w:val="50"/>
    <w:rsid w:val="00523E4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uto"/>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C590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C590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C590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C5900" w:themeFill="accent3"/>
      </w:tcPr>
    </w:tblStylePr>
    <w:tblStylePr w:type="band1Vert">
      <w:tblPr/>
      <w:tcPr>
        <w:shd w:val="clear" w:color="auto" w:fill="FFE7CD" w:themeFill="accent4"/>
      </w:tcPr>
    </w:tblStylePr>
    <w:tblStylePr w:type="band1Horz">
      <w:tblPr/>
      <w:tcPr>
        <w:shd w:val="clear" w:color="auto" w:fill="FFE7CD" w:themeFill="accent4"/>
      </w:tcPr>
    </w:tblStylePr>
  </w:style>
  <w:style w:type="table" w:styleId="ListTable3-Accent3">
    <w:name w:val="List Table 3 Accent 3"/>
    <w:basedOn w:val="TableNormal"/>
    <w:uiPriority w:val="48"/>
    <w:rsid w:val="00F91F2B"/>
    <w:pPr>
      <w:spacing w:after="0" w:line="240" w:lineRule="auto"/>
    </w:pPr>
    <w:tblPr>
      <w:tblStyleRowBandSize w:val="1"/>
      <w:tblStyleColBandSize w:val="1"/>
      <w:tblBorders>
        <w:top w:val="single" w:sz="4" w:space="0" w:color="DC5900" w:themeColor="accent3"/>
        <w:left w:val="single" w:sz="4" w:space="0" w:color="DC5900" w:themeColor="accent3"/>
        <w:bottom w:val="single" w:sz="4" w:space="0" w:color="DC5900" w:themeColor="accent3"/>
        <w:right w:val="single" w:sz="4" w:space="0" w:color="DC5900" w:themeColor="accent3"/>
      </w:tblBorders>
    </w:tblPr>
    <w:tblStylePr w:type="firstRow">
      <w:rPr>
        <w:b/>
        <w:bCs/>
        <w:color w:val="FFFFFF" w:themeColor="background1"/>
      </w:rPr>
      <w:tblPr/>
      <w:tcPr>
        <w:shd w:val="clear" w:color="auto" w:fill="DC5900" w:themeFill="accent3"/>
      </w:tcPr>
    </w:tblStylePr>
    <w:tblStylePr w:type="lastRow">
      <w:rPr>
        <w:b/>
        <w:bCs/>
      </w:rPr>
      <w:tblPr/>
      <w:tcPr>
        <w:tcBorders>
          <w:top w:val="double" w:sz="4" w:space="0" w:color="DC590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C5900" w:themeColor="accent3"/>
          <w:right w:val="single" w:sz="4" w:space="0" w:color="DC5900" w:themeColor="accent3"/>
        </w:tcBorders>
      </w:tcPr>
    </w:tblStylePr>
    <w:tblStylePr w:type="band1Horz">
      <w:tblPr/>
      <w:tcPr>
        <w:tcBorders>
          <w:top w:val="single" w:sz="4" w:space="0" w:color="DC5900" w:themeColor="accent3"/>
          <w:bottom w:val="single" w:sz="4" w:space="0" w:color="DC590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C5900" w:themeColor="accent3"/>
          <w:left w:val="nil"/>
        </w:tcBorders>
      </w:tcPr>
    </w:tblStylePr>
    <w:tblStylePr w:type="swCell">
      <w:tblPr/>
      <w:tcPr>
        <w:tcBorders>
          <w:top w:val="double" w:sz="4" w:space="0" w:color="DC5900" w:themeColor="accent3"/>
          <w:right w:val="nil"/>
        </w:tcBorders>
      </w:tcPr>
    </w:tblStylePr>
  </w:style>
  <w:style w:type="table" w:styleId="ListTable5Dark-Accent3">
    <w:name w:val="List Table 5 Dark Accent 3"/>
    <w:basedOn w:val="TableNormal"/>
    <w:uiPriority w:val="50"/>
    <w:rsid w:val="00F91F2B"/>
    <w:pPr>
      <w:spacing w:after="0" w:line="240" w:lineRule="auto"/>
    </w:pPr>
    <w:rPr>
      <w:color w:val="FFFFFF" w:themeColor="background1"/>
    </w:rPr>
    <w:tblPr>
      <w:tblStyleRowBandSize w:val="1"/>
      <w:tblStyleColBandSize w:val="1"/>
      <w:tblBorders>
        <w:top w:val="single" w:sz="24" w:space="0" w:color="DC5900" w:themeColor="accent3"/>
        <w:left w:val="single" w:sz="24" w:space="0" w:color="DC5900" w:themeColor="accent3"/>
        <w:bottom w:val="single" w:sz="24" w:space="0" w:color="DC5900" w:themeColor="accent3"/>
        <w:right w:val="single" w:sz="24" w:space="0" w:color="DC5900" w:themeColor="accent3"/>
      </w:tblBorders>
    </w:tblPr>
    <w:tcPr>
      <w:shd w:val="clear" w:color="auto" w:fill="DC5900"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5Dark-Accent4">
    <w:name w:val="Grid Table 5 Dark Accent 4"/>
    <w:basedOn w:val="TableNormal"/>
    <w:uiPriority w:val="50"/>
    <w:rsid w:val="0015556D"/>
    <w:pPr>
      <w:spacing w:after="0" w:line="240" w:lineRule="auto"/>
    </w:pPr>
    <w:tblPr>
      <w:tblStyleRowBandSize w:val="1"/>
      <w:tblStyleColBandSize w:val="1"/>
      <w:tblBorders>
        <w:top w:val="single" w:sz="4" w:space="0" w:color="FFE7CD" w:themeColor="accent4"/>
        <w:left w:val="single" w:sz="4" w:space="0" w:color="FFE7CD" w:themeColor="accent4"/>
        <w:bottom w:val="single" w:sz="4" w:space="0" w:color="FFE7CD" w:themeColor="accent4"/>
        <w:right w:val="single" w:sz="4" w:space="0" w:color="FFE7CD" w:themeColor="accent4"/>
        <w:insideH w:val="single" w:sz="4" w:space="0" w:color="FFE7CD" w:themeColor="accent4"/>
        <w:insideV w:val="single" w:sz="4" w:space="0" w:color="FFE7CD" w:themeColor="accent4"/>
      </w:tblBorders>
    </w:tblPr>
    <w:tcPr>
      <w:shd w:val="clear" w:color="auto" w:fill="auto"/>
    </w:tcPr>
    <w:tblStylePr w:type="firstRow">
      <w:rPr>
        <w:b/>
        <w:bCs/>
        <w:color w:val="FFFFFF" w:themeColor="background1"/>
      </w:rPr>
      <w:tblPr/>
      <w:tcPr>
        <w:shd w:val="clear" w:color="auto" w:fill="DC5900" w:themeFill="accent3"/>
      </w:tcPr>
    </w:tblStylePr>
    <w:tblStylePr w:type="lastRow">
      <w:rPr>
        <w:b/>
        <w:bCs/>
        <w:color w:val="FFFFFF" w:themeColor="background1"/>
      </w:rPr>
      <w:tblPr/>
      <w:tcPr>
        <w:shd w:val="clear" w:color="auto" w:fill="DC5900" w:themeFill="accent3"/>
      </w:tcPr>
    </w:tblStylePr>
    <w:tblStylePr w:type="firstCol">
      <w:rPr>
        <w:b/>
        <w:bCs/>
        <w:color w:val="auto"/>
      </w:rPr>
    </w:tblStylePr>
    <w:tblStylePr w:type="lastCol">
      <w:rPr>
        <w:b/>
        <w:bCs/>
        <w:color w:val="auto"/>
      </w:rPr>
    </w:tblStylePr>
    <w:tblStylePr w:type="band1Vert">
      <w:tblPr/>
      <w:tcPr>
        <w:shd w:val="clear" w:color="auto" w:fill="FFF5EB" w:themeFill="accent4" w:themeFillTint="66"/>
      </w:tcPr>
    </w:tblStylePr>
    <w:tblStylePr w:type="band1Horz">
      <w:tblPr/>
      <w:tcPr>
        <w:shd w:val="clear" w:color="auto" w:fill="FFF5EB" w:themeFill="accent4" w:themeFillTint="66"/>
      </w:tcPr>
    </w:tblStylePr>
  </w:style>
  <w:style w:type="table" w:styleId="GridTable5Dark-Accent6">
    <w:name w:val="Grid Table 5 Dark Accent 6"/>
    <w:basedOn w:val="TableNormal"/>
    <w:uiPriority w:val="50"/>
    <w:rsid w:val="00087CF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uto"/>
    </w:tcPr>
    <w:tblStylePr w:type="firstRow">
      <w:rPr>
        <w:b/>
        <w:bCs/>
        <w:color w:val="FFFFFF" w:themeColor="background1"/>
      </w:rPr>
      <w:tblPr/>
      <w:tcPr>
        <w:shd w:val="clear" w:color="auto" w:fill="60C9C7" w:themeFill="accent6" w:themeFillShade="BF"/>
      </w:tcPr>
    </w:tblStylePr>
    <w:tblStylePr w:type="lastRow">
      <w:rPr>
        <w:b/>
        <w:bCs/>
        <w:color w:val="FFFFFF" w:themeColor="background1"/>
      </w:rPr>
      <w:tblPr/>
      <w:tcPr>
        <w:shd w:val="clear" w:color="auto" w:fill="60C9C7" w:themeFill="accent6" w:themeFillShade="BF"/>
      </w:tcPr>
    </w:tblStylePr>
    <w:tblStylePr w:type="firstCol">
      <w:rPr>
        <w:b/>
        <w:bCs/>
        <w:color w:val="FFFFFF" w:themeColor="background1"/>
      </w:rPr>
      <w:tblPr/>
      <w:tcPr>
        <w:shd w:val="clear" w:color="auto" w:fill="60C9C7" w:themeFill="accent6" w:themeFillShade="BF"/>
      </w:tcPr>
    </w:tblStylePr>
    <w:tblStylePr w:type="lastCol">
      <w:rPr>
        <w:b/>
        <w:bCs/>
        <w:color w:val="FFFFFF" w:themeColor="background1"/>
      </w:rPr>
      <w:tblPr/>
      <w:tcPr>
        <w:shd w:val="clear" w:color="auto" w:fill="60C9C7" w:themeFill="accent6" w:themeFillShade="BF"/>
      </w:tcPr>
    </w:tblStylePr>
    <w:tblStylePr w:type="band1Vert">
      <w:tblPr/>
      <w:tcPr>
        <w:shd w:val="clear" w:color="auto" w:fill="EEF9F9" w:themeFill="accent6" w:themeFillTint="33"/>
      </w:tcPr>
    </w:tblStylePr>
    <w:tblStylePr w:type="band1Horz">
      <w:tblPr/>
      <w:tcPr>
        <w:shd w:val="clear" w:color="auto" w:fill="EEF9F9" w:themeFill="accent6" w:themeFillTint="33"/>
      </w:tcPr>
    </w:tblStylePr>
  </w:style>
  <w:style w:type="table" w:styleId="GridTable1Light-Accent2">
    <w:name w:val="Grid Table 1 Light Accent 2"/>
    <w:basedOn w:val="TableNormal"/>
    <w:uiPriority w:val="46"/>
    <w:rsid w:val="00AF3FE9"/>
    <w:pPr>
      <w:spacing w:after="0" w:line="240" w:lineRule="auto"/>
    </w:pPr>
    <w:tblPr>
      <w:tblStyleRowBandSize w:val="1"/>
      <w:tblStyleColBandSize w:val="1"/>
      <w:tblBorders>
        <w:top w:val="single" w:sz="4" w:space="0" w:color="20B18A" w:themeColor="accent2" w:themeShade="80"/>
        <w:left w:val="single" w:sz="4" w:space="0" w:color="20B18A" w:themeColor="accent2" w:themeShade="80"/>
        <w:bottom w:val="single" w:sz="4" w:space="0" w:color="20B18A" w:themeColor="accent2" w:themeShade="80"/>
        <w:right w:val="single" w:sz="4" w:space="0" w:color="20B18A" w:themeColor="accent2" w:themeShade="80"/>
        <w:insideH w:val="single" w:sz="4" w:space="0" w:color="20B18A" w:themeColor="accent2" w:themeShade="80"/>
        <w:insideV w:val="single" w:sz="4" w:space="0" w:color="20B18A" w:themeColor="accent2" w:themeShade="80"/>
      </w:tblBorders>
    </w:tblPr>
    <w:tblStylePr w:type="firstRow">
      <w:rPr>
        <w:b/>
        <w:bCs/>
      </w:rPr>
      <w:tblPr/>
      <w:tcPr>
        <w:tcBorders>
          <w:bottom w:val="single" w:sz="4" w:space="0" w:color="20B18A" w:themeColor="accent2" w:themeShade="80"/>
        </w:tcBorders>
      </w:tcPr>
    </w:tblStylePr>
    <w:tblStylePr w:type="lastRow">
      <w:rPr>
        <w:b/>
        <w:bCs/>
      </w:rPr>
      <w:tblPr/>
      <w:tcPr>
        <w:tcBorders>
          <w:top w:val="double" w:sz="4" w:space="0" w:color="20B18A" w:themeColor="accent2" w:themeShade="80"/>
        </w:tcBorders>
      </w:tcPr>
    </w:tblStylePr>
    <w:tblStylePr w:type="firstCol">
      <w:rPr>
        <w:b/>
        <w:bCs/>
      </w:rPr>
    </w:tblStylePr>
    <w:tblStylePr w:type="lastCol">
      <w:rPr>
        <w:b/>
        <w:bCs/>
      </w:rPr>
    </w:tblStylePr>
  </w:style>
  <w:style w:type="table" w:styleId="GridTable3-Accent2">
    <w:name w:val="Grid Table 3 Accent 2"/>
    <w:basedOn w:val="TableNormal"/>
    <w:uiPriority w:val="48"/>
    <w:rsid w:val="006E7ADC"/>
    <w:pPr>
      <w:spacing w:after="0" w:line="240" w:lineRule="auto"/>
    </w:pPr>
    <w:tblPr>
      <w:tblStyleRowBandSize w:val="1"/>
      <w:tblStyleColBandSize w:val="1"/>
      <w:tblBorders>
        <w:top w:val="single" w:sz="4" w:space="0" w:color="20B18A" w:themeColor="accent2" w:themeShade="80"/>
        <w:left w:val="single" w:sz="4" w:space="0" w:color="20B18A" w:themeColor="accent2" w:themeShade="80"/>
        <w:bottom w:val="single" w:sz="4" w:space="0" w:color="20B18A" w:themeColor="accent2" w:themeShade="80"/>
        <w:right w:val="single" w:sz="4" w:space="0" w:color="20B18A" w:themeColor="accent2" w:themeShade="80"/>
        <w:insideH w:val="single" w:sz="4" w:space="0" w:color="20B18A" w:themeColor="accent2" w:themeShade="80"/>
        <w:insideV w:val="single" w:sz="4" w:space="0" w:color="20B18A" w:themeColor="accent2" w:themeShade="80"/>
      </w:tblBorders>
    </w:tblPr>
    <w:tblStylePr w:type="firstRow">
      <w:rPr>
        <w:b/>
        <w:bCs/>
      </w:rPr>
      <w:tblPr/>
      <w:tcPr>
        <w:tcBorders>
          <w:top w:val="nil"/>
          <w:left w:val="nil"/>
          <w:bottom w:val="single" w:sz="4" w:space="0" w:color="20B18A" w:themeColor="accent2" w:themeShade="80"/>
          <w:right w:val="nil"/>
          <w:insideH w:val="nil"/>
          <w:insideV w:val="nil"/>
          <w:tl2br w:val="nil"/>
          <w:tr2bl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FCF8" w:themeFill="accent2" w:themeFillTint="33"/>
      </w:tcPr>
    </w:tblStylePr>
    <w:tblStylePr w:type="band1Horz">
      <w:tblPr/>
      <w:tcPr>
        <w:shd w:val="clear" w:color="auto" w:fill="EFFCF8" w:themeFill="accent2" w:themeFillTint="33"/>
      </w:tcPr>
    </w:tblStylePr>
    <w:tblStylePr w:type="neCell">
      <w:tblPr/>
      <w:tcPr>
        <w:tcBorders>
          <w:bottom w:val="single" w:sz="4" w:space="0" w:color="20B18A" w:themeColor="accent2" w:themeShade="80"/>
        </w:tcBorders>
      </w:tcPr>
    </w:tblStylePr>
    <w:tblStylePr w:type="nwCell">
      <w:tblPr/>
      <w:tcPr>
        <w:tcBorders>
          <w:bottom w:val="single" w:sz="4" w:space="0" w:color="20B18A" w:themeColor="accent2" w:themeShade="80"/>
        </w:tcBorders>
      </w:tcPr>
    </w:tblStylePr>
    <w:tblStylePr w:type="seCell">
      <w:tblPr/>
      <w:tcPr>
        <w:tcBorders>
          <w:top w:val="single" w:sz="4" w:space="0" w:color="20B18A" w:themeColor="accent2" w:themeShade="80"/>
        </w:tcBorders>
      </w:tcPr>
    </w:tblStylePr>
    <w:tblStylePr w:type="swCell">
      <w:tblPr/>
      <w:tcPr>
        <w:tcBorders>
          <w:top w:val="single" w:sz="4" w:space="0" w:color="20B18A" w:themeColor="accent2" w:themeShade="80"/>
        </w:tcBorders>
      </w:tcPr>
    </w:tblStylePr>
  </w:style>
  <w:style w:type="table" w:styleId="GridTable7Colorful-Accent2">
    <w:name w:val="Grid Table 7 Colorful Accent 2"/>
    <w:basedOn w:val="TableNormal"/>
    <w:uiPriority w:val="52"/>
    <w:rsid w:val="006E7ADC"/>
    <w:pPr>
      <w:spacing w:after="0" w:line="240" w:lineRule="auto"/>
    </w:pPr>
    <w:rPr>
      <w:color w:val="327B66" w:themeColor="accent1" w:themeShade="BF"/>
    </w:rPr>
    <w:tblPr>
      <w:tblStyleRowBandSize w:val="1"/>
      <w:tblStyleColBandSize w:val="1"/>
      <w:tblBorders>
        <w:top w:val="single" w:sz="4" w:space="0" w:color="105845" w:themeColor="accent2" w:themeShade="40"/>
        <w:left w:val="single" w:sz="4" w:space="0" w:color="105845" w:themeColor="accent2" w:themeShade="40"/>
        <w:bottom w:val="single" w:sz="4" w:space="0" w:color="105845" w:themeColor="accent2" w:themeShade="40"/>
        <w:right w:val="single" w:sz="4" w:space="0" w:color="105845" w:themeColor="accent2" w:themeShade="40"/>
        <w:insideH w:val="single" w:sz="4" w:space="0" w:color="105845" w:themeColor="accent2" w:themeShade="40"/>
        <w:insideV w:val="single" w:sz="4" w:space="0" w:color="105845" w:themeColor="accent2" w:themeShade="4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F9F9" w:themeFill="accent6" w:themeFillTint="33"/>
      </w:tcPr>
    </w:tblStylePr>
    <w:tblStylePr w:type="band1Horz">
      <w:tblPr/>
      <w:tcPr>
        <w:shd w:val="clear" w:color="auto" w:fill="EEF9F9" w:themeFill="accent6" w:themeFillTint="33"/>
      </w:tcPr>
    </w:tblStylePr>
    <w:tblStylePr w:type="neCell">
      <w:tblPr/>
      <w:tcPr>
        <w:tcBorders>
          <w:bottom w:val="single" w:sz="4" w:space="0" w:color="105845" w:themeColor="accent2" w:themeShade="40"/>
        </w:tcBorders>
      </w:tcPr>
    </w:tblStylePr>
    <w:tblStylePr w:type="nwCell">
      <w:tblPr/>
      <w:tcPr>
        <w:tcBorders>
          <w:bottom w:val="single" w:sz="4" w:space="0" w:color="105845" w:themeColor="accent2" w:themeShade="40"/>
        </w:tcBorders>
      </w:tcPr>
    </w:tblStylePr>
    <w:tblStylePr w:type="seCell">
      <w:tblPr/>
      <w:tcPr>
        <w:tcBorders>
          <w:top w:val="single" w:sz="4" w:space="0" w:color="105845" w:themeColor="accent2" w:themeShade="40"/>
        </w:tcBorders>
      </w:tcPr>
    </w:tblStylePr>
    <w:tblStylePr w:type="swCell">
      <w:tblPr/>
      <w:tcPr>
        <w:tcBorders>
          <w:top w:val="single" w:sz="4" w:space="0" w:color="105845" w:themeColor="accent2" w:themeShade="40"/>
        </w:tcBorders>
      </w:tcPr>
    </w:tblStylePr>
  </w:style>
  <w:style w:type="table" w:styleId="ListTable1Light-Accent2">
    <w:name w:val="List Table 1 Light Accent 2"/>
    <w:basedOn w:val="TableNormal"/>
    <w:uiPriority w:val="46"/>
    <w:rsid w:val="006E7ADC"/>
    <w:pPr>
      <w:spacing w:after="0" w:line="240" w:lineRule="auto"/>
    </w:pPr>
    <w:tblPr>
      <w:tblStyleRowBandSize w:val="1"/>
      <w:tblStyleColBandSize w:val="1"/>
    </w:tblPr>
    <w:tblStylePr w:type="firstRow">
      <w:rPr>
        <w:b/>
        <w:bCs/>
      </w:rPr>
      <w:tblPr/>
      <w:tcPr>
        <w:tcBorders>
          <w:bottom w:val="single" w:sz="4" w:space="0" w:color="D0F6EC" w:themeColor="accent2" w:themeTint="99"/>
        </w:tcBorders>
      </w:tcPr>
    </w:tblStylePr>
    <w:tblStylePr w:type="lastRow">
      <w:rPr>
        <w:b/>
        <w:bCs/>
      </w:rPr>
      <w:tblPr/>
      <w:tcPr>
        <w:tcBorders>
          <w:top w:val="single" w:sz="4" w:space="0" w:color="D0F6EC" w:themeColor="accent2" w:themeTint="99"/>
        </w:tcBorders>
      </w:tcPr>
    </w:tblStylePr>
    <w:tblStylePr w:type="firstCol">
      <w:rPr>
        <w:b/>
        <w:bCs/>
      </w:rPr>
    </w:tblStylePr>
    <w:tblStylePr w:type="lastCol">
      <w:rPr>
        <w:b/>
        <w:bCs/>
      </w:rPr>
    </w:tblStylePr>
    <w:tblStylePr w:type="band1Vert">
      <w:tblPr/>
      <w:tcPr>
        <w:shd w:val="clear" w:color="auto" w:fill="EFFCF8" w:themeFill="accent2" w:themeFillTint="33"/>
      </w:tcPr>
    </w:tblStylePr>
    <w:tblStylePr w:type="band1Horz">
      <w:tblPr/>
      <w:tcPr>
        <w:shd w:val="clear" w:color="auto" w:fill="EFFCF8" w:themeFill="accent2" w:themeFillTint="33"/>
      </w:tcPr>
    </w:tblStylePr>
  </w:style>
  <w:style w:type="table" w:styleId="ListTable7Colorful-Accent2">
    <w:name w:val="List Table 7 Colorful Accent 2"/>
    <w:basedOn w:val="TableNormal"/>
    <w:uiPriority w:val="52"/>
    <w:rsid w:val="006E7ADC"/>
    <w:pPr>
      <w:spacing w:after="0" w:line="240" w:lineRule="auto"/>
    </w:pPr>
    <w:rPr>
      <w:color w:val="105845" w:themeColor="accent2" w:themeShade="4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05845" w:themeColor="accent2" w:themeShade="4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05845" w:themeColor="accent2" w:themeShade="4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05845" w:themeColor="accent2" w:themeShade="4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05845" w:themeColor="accent2" w:themeShade="40"/>
        </w:tcBorders>
        <w:shd w:val="clear" w:color="auto" w:fill="FFFFFF" w:themeFill="background1"/>
      </w:tcPr>
    </w:tblStylePr>
    <w:tblStylePr w:type="band1Vert">
      <w:tblPr/>
      <w:tcPr>
        <w:shd w:val="clear" w:color="auto" w:fill="EEF9F9" w:themeFill="accent6" w:themeFillTint="33"/>
      </w:tcPr>
    </w:tblStylePr>
    <w:tblStylePr w:type="band1Horz">
      <w:tblPr/>
      <w:tcPr>
        <w:shd w:val="clear" w:color="auto" w:fill="EEF9F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3-Accent2">
    <w:name w:val="List Table 3 Accent 2"/>
    <w:basedOn w:val="TableNormal"/>
    <w:uiPriority w:val="48"/>
    <w:rsid w:val="006E7ADC"/>
    <w:pPr>
      <w:spacing w:after="0" w:line="240" w:lineRule="auto"/>
    </w:pPr>
    <w:tblPr>
      <w:tblStyleRowBandSize w:val="1"/>
      <w:tblStyleColBandSize w:val="1"/>
      <w:tblBorders>
        <w:top w:val="single" w:sz="4" w:space="0" w:color="20B18A" w:themeColor="accent2" w:themeShade="80"/>
        <w:left w:val="single" w:sz="4" w:space="0" w:color="20B18A" w:themeColor="accent2" w:themeShade="80"/>
        <w:bottom w:val="single" w:sz="4" w:space="0" w:color="20B18A" w:themeColor="accent2" w:themeShade="80"/>
        <w:right w:val="single" w:sz="4" w:space="0" w:color="20B18A" w:themeColor="accent2" w:themeShade="80"/>
      </w:tblBorders>
    </w:tblPr>
    <w:tblStylePr w:type="firstRow">
      <w:tblPr/>
      <w:tcPr>
        <w:shd w:val="clear" w:color="auto" w:fill="20B18A" w:themeFill="accent2" w:themeFillShade="80"/>
      </w:tcPr>
    </w:tblStylePr>
    <w:tblStylePr w:type="lastRow">
      <w:rPr>
        <w:b/>
        <w:bCs/>
      </w:rPr>
      <w:tblPr/>
      <w:tcPr>
        <w:tcBorders>
          <w:top w:val="double" w:sz="4" w:space="0" w:color="20B18A" w:themeColor="accent2" w:themeShade="8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0B18A" w:themeColor="accent2" w:themeShade="80"/>
          <w:right w:val="single" w:sz="4" w:space="0" w:color="20B18A" w:themeColor="accent2" w:themeShade="80"/>
        </w:tcBorders>
      </w:tcPr>
    </w:tblStylePr>
    <w:tblStylePr w:type="band1Horz">
      <w:tblPr/>
      <w:tcPr>
        <w:tcBorders>
          <w:top w:val="single" w:sz="4" w:space="0" w:color="20B18A" w:themeColor="accent2" w:themeShade="80"/>
          <w:bottom w:val="single" w:sz="4" w:space="0" w:color="20B18A" w:themeColor="accent2" w:themeShade="8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0B18A" w:themeColor="accent2" w:themeShade="80"/>
          <w:left w:val="nil"/>
        </w:tcBorders>
      </w:tcPr>
    </w:tblStylePr>
    <w:tblStylePr w:type="swCell">
      <w:tblPr/>
      <w:tcPr>
        <w:tcBorders>
          <w:top w:val="double" w:sz="4" w:space="0" w:color="20B18A" w:themeColor="accent2" w:themeShade="80"/>
          <w:right w:val="nil"/>
        </w:tcBorders>
      </w:tcPr>
    </w:tblStylePr>
  </w:style>
  <w:style w:type="table" w:styleId="GridTable5Dark-Accent5">
    <w:name w:val="Grid Table 5 Dark Accent 5"/>
    <w:basedOn w:val="TableNormal"/>
    <w:uiPriority w:val="50"/>
    <w:rsid w:val="000E321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uto"/>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8AA8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8AA8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8AA8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8AA84" w:themeFill="accent5"/>
      </w:tcPr>
    </w:tblStylePr>
    <w:tblStylePr w:type="band2Vert">
      <w:tblPr/>
      <w:tcPr>
        <w:shd w:val="clear" w:color="auto" w:fill="C7F7EA" w:themeFill="accent5" w:themeFillTint="33"/>
      </w:tcPr>
    </w:tblStylePr>
    <w:tblStylePr w:type="band1Horz">
      <w:tblPr/>
      <w:tcPr>
        <w:shd w:val="clear" w:color="auto" w:fill="C7F7EA" w:themeFill="accent5" w:themeFillTint="33"/>
      </w:tcPr>
    </w:tblStylePr>
  </w:style>
  <w:style w:type="table" w:styleId="GridTable4-Accent6">
    <w:name w:val="Grid Table 4 Accent 6"/>
    <w:basedOn w:val="TableNormal"/>
    <w:uiPriority w:val="49"/>
    <w:rsid w:val="000E321D"/>
    <w:pPr>
      <w:spacing w:after="0" w:line="240" w:lineRule="auto"/>
    </w:pPr>
    <w:tblPr>
      <w:tblStyleRowBandSize w:val="1"/>
      <w:tblStyleColBandSize w:val="1"/>
      <w:tblBorders>
        <w:top w:val="single" w:sz="4" w:space="0" w:color="CDEEED" w:themeColor="accent6" w:themeTint="99"/>
        <w:left w:val="single" w:sz="4" w:space="0" w:color="CDEEED" w:themeColor="accent6" w:themeTint="99"/>
        <w:bottom w:val="single" w:sz="4" w:space="0" w:color="CDEEED" w:themeColor="accent6" w:themeTint="99"/>
        <w:right w:val="single" w:sz="4" w:space="0" w:color="CDEEED" w:themeColor="accent6" w:themeTint="99"/>
        <w:insideH w:val="single" w:sz="4" w:space="0" w:color="CDEEED" w:themeColor="accent6" w:themeTint="99"/>
        <w:insideV w:val="single" w:sz="4" w:space="0" w:color="CDEEED" w:themeColor="accent6" w:themeTint="99"/>
      </w:tblBorders>
    </w:tblPr>
    <w:tblStylePr w:type="firstRow">
      <w:rPr>
        <w:b/>
        <w:bCs/>
        <w:color w:val="FFFFFF" w:themeColor="background1"/>
      </w:rPr>
      <w:tblPr/>
      <w:tcPr>
        <w:shd w:val="clear" w:color="auto" w:fill="60C9C7" w:themeFill="accent6" w:themeFillShade="BF"/>
      </w:tcPr>
    </w:tblStylePr>
    <w:tblStylePr w:type="lastRow">
      <w:rPr>
        <w:b/>
        <w:bCs/>
      </w:rPr>
      <w:tblPr/>
      <w:tcPr>
        <w:tcBorders>
          <w:top w:val="double" w:sz="4" w:space="0" w:color="ACE3E2" w:themeColor="accent6"/>
        </w:tcBorders>
      </w:tcPr>
    </w:tblStylePr>
    <w:tblStylePr w:type="firstCol">
      <w:rPr>
        <w:b/>
        <w:bCs/>
      </w:rPr>
    </w:tblStylePr>
    <w:tblStylePr w:type="lastCol">
      <w:rPr>
        <w:b/>
        <w:bCs/>
      </w:rPr>
    </w:tblStylePr>
    <w:tblStylePr w:type="band1Vert">
      <w:tblPr/>
      <w:tcPr>
        <w:shd w:val="clear" w:color="auto" w:fill="EEF9F9" w:themeFill="accent6" w:themeFillTint="33"/>
      </w:tcPr>
    </w:tblStylePr>
    <w:tblStylePr w:type="band1Horz">
      <w:tblPr/>
      <w:tcPr>
        <w:shd w:val="clear" w:color="auto" w:fill="EEF9F9" w:themeFill="accent6" w:themeFillTint="33"/>
      </w:tcPr>
    </w:tblStylePr>
  </w:style>
  <w:style w:type="table" w:styleId="ListTable4-Accent6">
    <w:name w:val="List Table 4 Accent 6"/>
    <w:basedOn w:val="TableNormal"/>
    <w:uiPriority w:val="49"/>
    <w:rsid w:val="000E321D"/>
    <w:pPr>
      <w:spacing w:after="0" w:line="240" w:lineRule="auto"/>
    </w:pPr>
    <w:tblPr>
      <w:tblStyleRowBandSize w:val="1"/>
      <w:tblStyleColBandSize w:val="1"/>
      <w:tblBorders>
        <w:top w:val="single" w:sz="4" w:space="0" w:color="CDEEED" w:themeColor="accent6" w:themeTint="99"/>
        <w:left w:val="single" w:sz="4" w:space="0" w:color="CDEEED" w:themeColor="accent6" w:themeTint="99"/>
        <w:bottom w:val="single" w:sz="4" w:space="0" w:color="CDEEED" w:themeColor="accent6" w:themeTint="99"/>
        <w:right w:val="single" w:sz="4" w:space="0" w:color="CDEEED" w:themeColor="accent6" w:themeTint="99"/>
        <w:insideH w:val="single" w:sz="4" w:space="0" w:color="CDEEED" w:themeColor="accent6" w:themeTint="99"/>
      </w:tblBorders>
    </w:tblPr>
    <w:tblStylePr w:type="firstRow">
      <w:rPr>
        <w:b/>
        <w:bCs/>
        <w:color w:val="FFFFFF" w:themeColor="background1"/>
      </w:rPr>
      <w:tblPr/>
      <w:tcPr>
        <w:shd w:val="clear" w:color="auto" w:fill="60C9C7" w:themeFill="accent6" w:themeFillShade="BF"/>
      </w:tcPr>
    </w:tblStylePr>
    <w:tblStylePr w:type="lastRow">
      <w:rPr>
        <w:b/>
        <w:bCs/>
      </w:rPr>
      <w:tblPr/>
      <w:tcPr>
        <w:tcBorders>
          <w:top w:val="double" w:sz="4" w:space="0" w:color="CDEEED" w:themeColor="accent6" w:themeTint="99"/>
        </w:tcBorders>
      </w:tcPr>
    </w:tblStylePr>
    <w:tblStylePr w:type="firstCol">
      <w:rPr>
        <w:b/>
        <w:bCs/>
      </w:rPr>
    </w:tblStylePr>
    <w:tblStylePr w:type="lastCol">
      <w:rPr>
        <w:b/>
        <w:bCs/>
      </w:rPr>
    </w:tblStylePr>
    <w:tblStylePr w:type="band1Vert">
      <w:tblPr/>
      <w:tcPr>
        <w:shd w:val="clear" w:color="auto" w:fill="EEF9F9" w:themeFill="accent6" w:themeFillTint="33"/>
      </w:tcPr>
    </w:tblStylePr>
    <w:tblStylePr w:type="band1Horz">
      <w:tblPr/>
      <w:tcPr>
        <w:shd w:val="clear" w:color="auto" w:fill="EEF9F9" w:themeFill="accent6" w:themeFillTint="33"/>
      </w:tcPr>
    </w:tblStylePr>
  </w:style>
  <w:style w:type="table" w:styleId="GridTable4-Accent1">
    <w:name w:val="Grid Table 4 Accent 1"/>
    <w:basedOn w:val="TableNormal"/>
    <w:uiPriority w:val="49"/>
    <w:rsid w:val="006D57E4"/>
    <w:pPr>
      <w:spacing w:after="0" w:line="240" w:lineRule="auto"/>
    </w:pPr>
    <w:tblPr>
      <w:tblStyleRowBandSize w:val="1"/>
      <w:tblStyleColBandSize w:val="1"/>
      <w:tblBorders>
        <w:top w:val="single" w:sz="4" w:space="0" w:color="43A589" w:themeColor="accent1"/>
        <w:left w:val="single" w:sz="4" w:space="0" w:color="43A589" w:themeColor="accent1"/>
        <w:bottom w:val="single" w:sz="4" w:space="0" w:color="43A589" w:themeColor="accent1"/>
        <w:right w:val="single" w:sz="4" w:space="0" w:color="43A589" w:themeColor="accent1"/>
        <w:insideH w:val="single" w:sz="4" w:space="0" w:color="43A589" w:themeColor="accent1"/>
        <w:insideV w:val="single" w:sz="4" w:space="0" w:color="43A589" w:themeColor="accent1"/>
      </w:tblBorders>
    </w:tblPr>
    <w:tcPr>
      <w:shd w:val="clear" w:color="auto" w:fill="auto"/>
    </w:tcPr>
    <w:tblStylePr w:type="firstRow">
      <w:rPr>
        <w:b/>
        <w:bCs/>
        <w:color w:val="FFFFFF" w:themeColor="background1"/>
        <w:sz w:val="28"/>
      </w:rPr>
      <w:tblPr/>
      <w:tcPr>
        <w:tcBorders>
          <w:top w:val="single" w:sz="4" w:space="0" w:color="43A589" w:themeColor="accent1"/>
          <w:left w:val="single" w:sz="4" w:space="0" w:color="43A589" w:themeColor="accent1"/>
          <w:bottom w:val="single" w:sz="4" w:space="0" w:color="43A589" w:themeColor="accent1"/>
          <w:right w:val="single" w:sz="4" w:space="0" w:color="43A589" w:themeColor="accent1"/>
          <w:insideH w:val="single" w:sz="4" w:space="0" w:color="FFFFFF" w:themeColor="background1"/>
          <w:insideV w:val="single" w:sz="4" w:space="0" w:color="FFFFFF" w:themeColor="background1"/>
          <w:tl2br w:val="nil"/>
          <w:tr2bl w:val="nil"/>
        </w:tcBorders>
        <w:shd w:val="clear" w:color="auto" w:fill="43A589" w:themeFill="accent1"/>
      </w:tcPr>
    </w:tblStylePr>
    <w:tblStylePr w:type="lastRow">
      <w:rPr>
        <w:b/>
        <w:bCs/>
      </w:rPr>
      <w:tblPr/>
      <w:tcPr>
        <w:tcBorders>
          <w:top w:val="single" w:sz="12" w:space="0" w:color="43A589" w:themeColor="accent1"/>
        </w:tcBorders>
      </w:tcPr>
    </w:tblStylePr>
    <w:tblStylePr w:type="firstCol">
      <w:rPr>
        <w:b/>
        <w:bCs/>
      </w:rPr>
      <w:tblPr/>
      <w:tcPr>
        <w:tcBorders>
          <w:top w:val="single" w:sz="4" w:space="0" w:color="43A589" w:themeColor="accent1"/>
          <w:left w:val="single" w:sz="4" w:space="0" w:color="43A589" w:themeColor="accent1"/>
          <w:bottom w:val="single" w:sz="4" w:space="0" w:color="43A589" w:themeColor="accent1"/>
          <w:right w:val="single" w:sz="12" w:space="0" w:color="43A589" w:themeColor="accent1"/>
          <w:insideH w:val="single" w:sz="4" w:space="0" w:color="43A589" w:themeColor="accent1"/>
          <w:insideV w:val="single" w:sz="4" w:space="0" w:color="43A589" w:themeColor="accent1"/>
          <w:tl2br w:val="nil"/>
          <w:tr2bl w:val="nil"/>
        </w:tcBorders>
        <w:shd w:val="clear" w:color="auto" w:fill="FFFFFF" w:themeFill="background1"/>
      </w:tcPr>
    </w:tblStylePr>
    <w:tblStylePr w:type="lastCol">
      <w:rPr>
        <w:b/>
        <w:bCs/>
      </w:rPr>
    </w:tblStylePr>
    <w:tblStylePr w:type="band1Vert">
      <w:tblPr/>
      <w:tcPr>
        <w:shd w:val="clear" w:color="auto" w:fill="F1F9F7"/>
      </w:tcPr>
    </w:tblStylePr>
    <w:tblStylePr w:type="band1Horz">
      <w:tblPr/>
      <w:tcPr>
        <w:shd w:val="clear" w:color="auto" w:fill="F1F9F7"/>
      </w:tcPr>
    </w:tblStylePr>
  </w:style>
  <w:style w:type="table" w:styleId="ListTable3-Accent1">
    <w:name w:val="List Table 3 Accent 1"/>
    <w:basedOn w:val="TableNormal"/>
    <w:uiPriority w:val="48"/>
    <w:rsid w:val="000E321D"/>
    <w:pPr>
      <w:spacing w:after="0" w:line="240" w:lineRule="auto"/>
    </w:pPr>
    <w:tblPr>
      <w:tblStyleRowBandSize w:val="1"/>
      <w:tblStyleColBandSize w:val="1"/>
      <w:tblBorders>
        <w:top w:val="single" w:sz="4" w:space="0" w:color="43A589" w:themeColor="accent1"/>
        <w:left w:val="single" w:sz="4" w:space="0" w:color="43A589" w:themeColor="accent1"/>
        <w:bottom w:val="single" w:sz="4" w:space="0" w:color="43A589" w:themeColor="accent1"/>
        <w:right w:val="single" w:sz="4" w:space="0" w:color="43A589" w:themeColor="accent1"/>
      </w:tblBorders>
    </w:tblPr>
    <w:tblStylePr w:type="firstRow">
      <w:rPr>
        <w:b/>
        <w:bCs/>
        <w:color w:val="FFFFFF" w:themeColor="background1"/>
      </w:rPr>
      <w:tblPr/>
      <w:tcPr>
        <w:shd w:val="clear" w:color="auto" w:fill="43A589" w:themeFill="accent1"/>
      </w:tcPr>
    </w:tblStylePr>
    <w:tblStylePr w:type="lastRow">
      <w:rPr>
        <w:b/>
        <w:bCs/>
      </w:rPr>
      <w:tblPr/>
      <w:tcPr>
        <w:tcBorders>
          <w:top w:val="double" w:sz="4" w:space="0" w:color="43A589"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3A589" w:themeColor="accent1"/>
          <w:right w:val="single" w:sz="4" w:space="0" w:color="43A589" w:themeColor="accent1"/>
        </w:tcBorders>
      </w:tcPr>
    </w:tblStylePr>
    <w:tblStylePr w:type="band1Horz">
      <w:tblPr/>
      <w:tcPr>
        <w:tcBorders>
          <w:top w:val="single" w:sz="4" w:space="0" w:color="43A589" w:themeColor="accent1"/>
          <w:bottom w:val="single" w:sz="4" w:space="0" w:color="43A589"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3A589" w:themeColor="accent1"/>
          <w:left w:val="nil"/>
        </w:tcBorders>
      </w:tcPr>
    </w:tblStylePr>
    <w:tblStylePr w:type="swCell">
      <w:tblPr/>
      <w:tcPr>
        <w:tcBorders>
          <w:top w:val="double" w:sz="4" w:space="0" w:color="43A589" w:themeColor="accent1"/>
          <w:right w:val="nil"/>
        </w:tcBorders>
      </w:tcPr>
    </w:tblStylePr>
  </w:style>
  <w:style w:type="table" w:styleId="ListTable3-Accent5">
    <w:name w:val="List Table 3 Accent 5"/>
    <w:basedOn w:val="TableNormal"/>
    <w:uiPriority w:val="48"/>
    <w:rsid w:val="000E321D"/>
    <w:pPr>
      <w:spacing w:after="0" w:line="240" w:lineRule="auto"/>
    </w:pPr>
    <w:tblPr>
      <w:tblStyleRowBandSize w:val="1"/>
      <w:tblStyleColBandSize w:val="1"/>
      <w:tblBorders>
        <w:top w:val="single" w:sz="4" w:space="0" w:color="18AA84" w:themeColor="accent5"/>
        <w:left w:val="single" w:sz="4" w:space="0" w:color="18AA84" w:themeColor="accent5"/>
        <w:bottom w:val="single" w:sz="4" w:space="0" w:color="18AA84" w:themeColor="accent5"/>
        <w:right w:val="single" w:sz="4" w:space="0" w:color="18AA84" w:themeColor="accent5"/>
      </w:tblBorders>
    </w:tblPr>
    <w:tblStylePr w:type="firstRow">
      <w:rPr>
        <w:b/>
        <w:bCs/>
        <w:color w:val="FFFFFF" w:themeColor="background1"/>
      </w:rPr>
      <w:tblPr/>
      <w:tcPr>
        <w:shd w:val="clear" w:color="auto" w:fill="18AA84" w:themeFill="accent5"/>
      </w:tcPr>
    </w:tblStylePr>
    <w:tblStylePr w:type="lastRow">
      <w:rPr>
        <w:b/>
        <w:bCs/>
      </w:rPr>
      <w:tblPr/>
      <w:tcPr>
        <w:tcBorders>
          <w:top w:val="double" w:sz="4" w:space="0" w:color="18AA8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8AA84" w:themeColor="accent5"/>
          <w:right w:val="single" w:sz="4" w:space="0" w:color="18AA84" w:themeColor="accent5"/>
        </w:tcBorders>
      </w:tcPr>
    </w:tblStylePr>
    <w:tblStylePr w:type="band1Horz">
      <w:tblPr/>
      <w:tcPr>
        <w:tcBorders>
          <w:top w:val="single" w:sz="4" w:space="0" w:color="18AA84" w:themeColor="accent5"/>
          <w:bottom w:val="single" w:sz="4" w:space="0" w:color="18AA8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8AA84" w:themeColor="accent5"/>
          <w:left w:val="nil"/>
        </w:tcBorders>
      </w:tcPr>
    </w:tblStylePr>
    <w:tblStylePr w:type="swCell">
      <w:tblPr/>
      <w:tcPr>
        <w:tcBorders>
          <w:top w:val="double" w:sz="4" w:space="0" w:color="18AA84" w:themeColor="accent5"/>
          <w:right w:val="nil"/>
        </w:tcBorders>
      </w:tcPr>
    </w:tblStylePr>
  </w:style>
  <w:style w:type="table" w:styleId="ListTable3-Accent4">
    <w:name w:val="List Table 3 Accent 4"/>
    <w:basedOn w:val="TableNormal"/>
    <w:uiPriority w:val="48"/>
    <w:rsid w:val="00523E44"/>
    <w:pPr>
      <w:spacing w:after="0" w:line="240" w:lineRule="auto"/>
    </w:pPr>
    <w:tblPr>
      <w:tblStyleRowBandSize w:val="1"/>
      <w:tblStyleColBandSize w:val="1"/>
      <w:tblBorders>
        <w:top w:val="single" w:sz="4" w:space="0" w:color="E67700" w:themeColor="accent4" w:themeShade="80"/>
        <w:left w:val="single" w:sz="4" w:space="0" w:color="E67700" w:themeColor="accent4" w:themeShade="80"/>
        <w:bottom w:val="single" w:sz="4" w:space="0" w:color="E67700" w:themeColor="accent4" w:themeShade="80"/>
        <w:right w:val="single" w:sz="4" w:space="0" w:color="E67700" w:themeColor="accent4" w:themeShade="80"/>
      </w:tblBorders>
    </w:tblPr>
    <w:tblStylePr w:type="firstRow">
      <w:rPr>
        <w:b/>
        <w:bCs/>
        <w:color w:val="FFFFFF" w:themeColor="background1"/>
      </w:rPr>
      <w:tblPr/>
      <w:tcPr>
        <w:shd w:val="clear" w:color="auto" w:fill="E67700" w:themeFill="accent4" w:themeFillShade="80"/>
      </w:tcPr>
    </w:tblStylePr>
    <w:tblStylePr w:type="lastRow">
      <w:rPr>
        <w:b/>
        <w:bCs/>
      </w:rPr>
      <w:tblPr/>
      <w:tcPr>
        <w:tcBorders>
          <w:top w:val="double" w:sz="4" w:space="0" w:color="E67700" w:themeColor="accent4" w:themeShade="8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67700" w:themeColor="accent4" w:themeShade="80"/>
          <w:right w:val="single" w:sz="4" w:space="0" w:color="E67700" w:themeColor="accent4" w:themeShade="80"/>
        </w:tcBorders>
      </w:tcPr>
    </w:tblStylePr>
    <w:tblStylePr w:type="band1Horz">
      <w:tblPr/>
      <w:tcPr>
        <w:tcBorders>
          <w:top w:val="single" w:sz="4" w:space="0" w:color="E67700" w:themeColor="accent4" w:themeShade="80"/>
          <w:bottom w:val="single" w:sz="4" w:space="0" w:color="E67700" w:themeColor="accent4" w:themeShade="8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67700" w:themeColor="accent4" w:themeShade="80"/>
          <w:left w:val="nil"/>
        </w:tcBorders>
      </w:tcPr>
    </w:tblStylePr>
    <w:tblStylePr w:type="swCell">
      <w:tblPr/>
      <w:tcPr>
        <w:tcBorders>
          <w:top w:val="double" w:sz="4" w:space="0" w:color="E67700" w:themeColor="accent4" w:themeShade="80"/>
          <w:right w:val="nil"/>
        </w:tcBorders>
      </w:tcPr>
    </w:tblStylePr>
  </w:style>
  <w:style w:type="table" w:styleId="ListTable5Dark-Accent4">
    <w:name w:val="List Table 5 Dark Accent 4"/>
    <w:basedOn w:val="TableNormal"/>
    <w:uiPriority w:val="50"/>
    <w:rsid w:val="00523E44"/>
    <w:pPr>
      <w:spacing w:after="0" w:line="240" w:lineRule="auto"/>
    </w:pPr>
    <w:tblPr>
      <w:tblStyleRowBandSize w:val="1"/>
      <w:tblStyleColBandSize w:val="1"/>
      <w:tblBorders>
        <w:top w:val="single" w:sz="24" w:space="0" w:color="FFE7CD" w:themeColor="accent4"/>
        <w:left w:val="single" w:sz="24" w:space="0" w:color="FFE7CD" w:themeColor="accent4"/>
        <w:bottom w:val="single" w:sz="24" w:space="0" w:color="FFE7CD" w:themeColor="accent4"/>
        <w:right w:val="single" w:sz="24" w:space="0" w:color="FFE7CD" w:themeColor="accent4"/>
      </w:tblBorders>
    </w:tblPr>
    <w:tcPr>
      <w:shd w:val="clear" w:color="auto" w:fill="FFE7CD"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4-Accent4">
    <w:name w:val="List Table 4 Accent 4"/>
    <w:basedOn w:val="TableNormal"/>
    <w:uiPriority w:val="49"/>
    <w:rsid w:val="00523E44"/>
    <w:pPr>
      <w:spacing w:after="0" w:line="240" w:lineRule="auto"/>
    </w:pPr>
    <w:tblPr>
      <w:tblStyleRowBandSize w:val="1"/>
      <w:tblStyleColBandSize w:val="1"/>
      <w:tblBorders>
        <w:top w:val="single" w:sz="4" w:space="0" w:color="FFF0E1" w:themeColor="accent4" w:themeTint="99"/>
        <w:left w:val="single" w:sz="4" w:space="0" w:color="FFF0E1" w:themeColor="accent4" w:themeTint="99"/>
        <w:bottom w:val="single" w:sz="4" w:space="0" w:color="FFF0E1" w:themeColor="accent4" w:themeTint="99"/>
        <w:right w:val="single" w:sz="4" w:space="0" w:color="FFF0E1" w:themeColor="accent4" w:themeTint="99"/>
        <w:insideH w:val="single" w:sz="4" w:space="0" w:color="FFF0E1" w:themeColor="accent4" w:themeTint="99"/>
      </w:tblBorders>
    </w:tblPr>
    <w:tblStylePr w:type="firstRow">
      <w:rPr>
        <w:b/>
        <w:bCs/>
        <w:color w:val="FFFFFF" w:themeColor="background1"/>
      </w:rPr>
      <w:tblPr/>
      <w:tcPr>
        <w:shd w:val="clear" w:color="auto" w:fill="E67700" w:themeFill="accent4" w:themeFillShade="80"/>
      </w:tcPr>
    </w:tblStylePr>
    <w:tblStylePr w:type="lastRow">
      <w:rPr>
        <w:b/>
        <w:bCs/>
      </w:rPr>
      <w:tblPr/>
      <w:tcPr>
        <w:tcBorders>
          <w:top w:val="double" w:sz="4" w:space="0" w:color="FFF0E1" w:themeColor="accent4" w:themeTint="99"/>
        </w:tcBorders>
      </w:tcPr>
    </w:tblStylePr>
    <w:tblStylePr w:type="firstCol">
      <w:rPr>
        <w:b/>
        <w:bCs/>
      </w:rPr>
    </w:tblStylePr>
    <w:tblStylePr w:type="lastCol">
      <w:rPr>
        <w:b/>
        <w:bCs/>
      </w:rPr>
    </w:tblStylePr>
    <w:tblStylePr w:type="band1Vert">
      <w:tblPr/>
      <w:tcPr>
        <w:shd w:val="clear" w:color="auto" w:fill="FFFAF5" w:themeFill="accent4" w:themeFillTint="33"/>
      </w:tcPr>
    </w:tblStylePr>
    <w:tblStylePr w:type="band1Horz">
      <w:tblPr/>
      <w:tcPr>
        <w:shd w:val="clear" w:color="auto" w:fill="FFFAF5" w:themeFill="accent4" w:themeFillTint="33"/>
      </w:tcPr>
    </w:tblStylePr>
  </w:style>
  <w:style w:type="table" w:styleId="GridTable2-Accent5">
    <w:name w:val="Grid Table 2 Accent 5"/>
    <w:basedOn w:val="TableNormal"/>
    <w:uiPriority w:val="47"/>
    <w:rsid w:val="00523E44"/>
    <w:pPr>
      <w:spacing w:after="0" w:line="240" w:lineRule="auto"/>
    </w:pPr>
    <w:tblPr>
      <w:tblStyleRowBandSize w:val="1"/>
      <w:tblStyleColBandSize w:val="1"/>
      <w:tblBorders>
        <w:top w:val="single" w:sz="2" w:space="0" w:color="58E7C2" w:themeColor="accent5" w:themeTint="99"/>
        <w:bottom w:val="single" w:sz="2" w:space="0" w:color="58E7C2" w:themeColor="accent5" w:themeTint="99"/>
        <w:insideH w:val="single" w:sz="2" w:space="0" w:color="58E7C2" w:themeColor="accent5" w:themeTint="99"/>
        <w:insideV w:val="single" w:sz="2" w:space="0" w:color="58E7C2" w:themeColor="accent5" w:themeTint="99"/>
      </w:tblBorders>
    </w:tblPr>
    <w:tblStylePr w:type="firstRow">
      <w:rPr>
        <w:b/>
        <w:bCs/>
      </w:rPr>
      <w:tblPr/>
      <w:tcPr>
        <w:tcBorders>
          <w:top w:val="nil"/>
          <w:bottom w:val="single" w:sz="12" w:space="0" w:color="58E7C2" w:themeColor="accent5" w:themeTint="99"/>
          <w:insideH w:val="nil"/>
          <w:insideV w:val="nil"/>
        </w:tcBorders>
        <w:shd w:val="clear" w:color="auto" w:fill="FFFFFF" w:themeFill="background1"/>
      </w:tcPr>
    </w:tblStylePr>
    <w:tblStylePr w:type="lastRow">
      <w:rPr>
        <w:b/>
        <w:bCs/>
      </w:rPr>
      <w:tblPr/>
      <w:tcPr>
        <w:tcBorders>
          <w:top w:val="double" w:sz="2" w:space="0" w:color="58E7C2"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7F7EA" w:themeFill="accent5" w:themeFillTint="33"/>
      </w:tcPr>
    </w:tblStylePr>
    <w:tblStylePr w:type="band1Horz">
      <w:tblPr/>
      <w:tcPr>
        <w:shd w:val="clear" w:color="auto" w:fill="C7F7EA" w:themeFill="accent5" w:themeFillTint="33"/>
      </w:tcPr>
    </w:tblStylePr>
  </w:style>
  <w:style w:type="table" w:styleId="ListTable6Colorful-Accent4">
    <w:name w:val="List Table 6 Colorful Accent 4"/>
    <w:basedOn w:val="TableNormal"/>
    <w:uiPriority w:val="51"/>
    <w:rsid w:val="0015556D"/>
    <w:pPr>
      <w:spacing w:after="0" w:line="240" w:lineRule="auto"/>
    </w:pPr>
    <w:rPr>
      <w:color w:val="E67700" w:themeColor="accent4" w:themeShade="80"/>
    </w:rPr>
    <w:tblPr>
      <w:tblStyleRowBandSize w:val="1"/>
      <w:tblStyleColBandSize w:val="1"/>
      <w:tblBorders>
        <w:top w:val="single" w:sz="4" w:space="0" w:color="E67700" w:themeColor="accent4" w:themeShade="80"/>
        <w:bottom w:val="single" w:sz="4" w:space="0" w:color="E67700" w:themeColor="accent4" w:themeShade="80"/>
      </w:tblBorders>
    </w:tblPr>
    <w:tblStylePr w:type="firstRow">
      <w:rPr>
        <w:b/>
        <w:bCs/>
      </w:rPr>
      <w:tblPr/>
      <w:tcPr>
        <w:tcBorders>
          <w:bottom w:val="single" w:sz="4" w:space="0" w:color="E67700" w:themeColor="accent4" w:themeShade="80"/>
        </w:tcBorders>
      </w:tcPr>
    </w:tblStylePr>
    <w:tblStylePr w:type="lastRow">
      <w:rPr>
        <w:b/>
        <w:bCs/>
      </w:rPr>
      <w:tblPr/>
      <w:tcPr>
        <w:tcBorders>
          <w:top w:val="double" w:sz="4" w:space="0" w:color="E67700" w:themeColor="accent4" w:themeShade="80"/>
        </w:tcBorders>
      </w:tcPr>
    </w:tblStylePr>
    <w:tblStylePr w:type="firstCol">
      <w:rPr>
        <w:b/>
        <w:bCs/>
      </w:rPr>
    </w:tblStylePr>
    <w:tblStylePr w:type="lastCol">
      <w:rPr>
        <w:b/>
        <w:bCs/>
      </w:rPr>
    </w:tblStylePr>
    <w:tblStylePr w:type="band1Vert">
      <w:tblPr/>
      <w:tcPr>
        <w:shd w:val="clear" w:color="auto" w:fill="FFFAF5" w:themeFill="accent4" w:themeFillTint="33"/>
      </w:tcPr>
    </w:tblStylePr>
    <w:tblStylePr w:type="band1Horz">
      <w:tblPr/>
      <w:tcPr>
        <w:shd w:val="clear" w:color="auto" w:fill="FFFAF5" w:themeFill="accent4" w:themeFillTint="33"/>
      </w:tcPr>
    </w:tblStylePr>
  </w:style>
  <w:style w:type="table" w:styleId="PlainTable4">
    <w:name w:val="Plain Table 4"/>
    <w:basedOn w:val="TableNormal"/>
    <w:uiPriority w:val="44"/>
    <w:rsid w:val="00F97E7E"/>
    <w:pPr>
      <w:spacing w:after="0" w:line="240" w:lineRule="auto"/>
    </w:pPr>
    <w:tblPr>
      <w:tblStyleRowBandSize w:val="1"/>
      <w:tblStyleColBandSize w:val="1"/>
      <w:tblInd w:w="0" w:type="nil"/>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8670A6"/>
    <w:pPr>
      <w:spacing w:before="240" w:after="300" w:line="259" w:lineRule="auto"/>
    </w:pPr>
    <w:rPr>
      <w:kern w:val="0"/>
      <w14:ligatures w14:val="none"/>
    </w:rPr>
  </w:style>
  <w:style w:type="paragraph" w:styleId="TOC1">
    <w:name w:val="toc 1"/>
    <w:basedOn w:val="Normal"/>
    <w:next w:val="Normal"/>
    <w:autoRedefine/>
    <w:uiPriority w:val="39"/>
    <w:unhideWhenUsed/>
    <w:rsid w:val="00CA210E"/>
    <w:pPr>
      <w:spacing w:after="100"/>
    </w:pPr>
  </w:style>
  <w:style w:type="paragraph" w:styleId="TOC2">
    <w:name w:val="toc 2"/>
    <w:basedOn w:val="Normal"/>
    <w:next w:val="Normal"/>
    <w:autoRedefine/>
    <w:uiPriority w:val="39"/>
    <w:unhideWhenUsed/>
    <w:rsid w:val="00CA210E"/>
    <w:pPr>
      <w:spacing w:after="100"/>
      <w:ind w:left="220"/>
    </w:pPr>
  </w:style>
  <w:style w:type="paragraph" w:styleId="TOC3">
    <w:name w:val="toc 3"/>
    <w:basedOn w:val="Normal"/>
    <w:next w:val="Normal"/>
    <w:autoRedefine/>
    <w:uiPriority w:val="39"/>
    <w:unhideWhenUsed/>
    <w:rsid w:val="00CA210E"/>
    <w:pPr>
      <w:spacing w:after="100"/>
      <w:ind w:left="440"/>
    </w:pPr>
  </w:style>
  <w:style w:type="character" w:styleId="Hyperlink">
    <w:name w:val="Hyperlink"/>
    <w:basedOn w:val="DefaultParagraphFont"/>
    <w:uiPriority w:val="99"/>
    <w:unhideWhenUsed/>
    <w:rsid w:val="00CA210E"/>
    <w:rPr>
      <w:color w:val="763001" w:themeColor="hyperlink"/>
      <w:u w:val="single"/>
    </w:rPr>
  </w:style>
  <w:style w:type="character" w:customStyle="1" w:styleId="Confidentiality">
    <w:name w:val="Confidentiality"/>
    <w:basedOn w:val="DefaultParagraphFont"/>
    <w:uiPriority w:val="43"/>
    <w:rsid w:val="003111ED"/>
    <w:rPr>
      <w:sz w:val="24"/>
    </w:rPr>
  </w:style>
  <w:style w:type="character" w:styleId="CommentReference">
    <w:name w:val="annotation reference"/>
    <w:basedOn w:val="DefaultParagraphFont"/>
    <w:uiPriority w:val="99"/>
    <w:semiHidden/>
    <w:unhideWhenUsed/>
    <w:rsid w:val="00A57692"/>
    <w:rPr>
      <w:sz w:val="16"/>
      <w:szCs w:val="16"/>
    </w:rPr>
  </w:style>
  <w:style w:type="paragraph" w:styleId="CommentText">
    <w:name w:val="annotation text"/>
    <w:basedOn w:val="Normal"/>
    <w:link w:val="CommentTextChar"/>
    <w:uiPriority w:val="99"/>
    <w:unhideWhenUsed/>
    <w:qFormat/>
    <w:rsid w:val="00A57692"/>
    <w:pPr>
      <w:spacing w:line="240" w:lineRule="auto"/>
    </w:pPr>
    <w:rPr>
      <w:sz w:val="20"/>
      <w:szCs w:val="20"/>
    </w:rPr>
  </w:style>
  <w:style w:type="character" w:customStyle="1" w:styleId="CommentTextChar">
    <w:name w:val="Comment Text Char"/>
    <w:basedOn w:val="DefaultParagraphFont"/>
    <w:link w:val="CommentText"/>
    <w:uiPriority w:val="99"/>
    <w:qFormat/>
    <w:rsid w:val="00A57692"/>
    <w:rPr>
      <w:sz w:val="20"/>
      <w:szCs w:val="20"/>
    </w:rPr>
  </w:style>
  <w:style w:type="paragraph" w:styleId="CommentSubject">
    <w:name w:val="annotation subject"/>
    <w:basedOn w:val="CommentText"/>
    <w:next w:val="CommentText"/>
    <w:link w:val="CommentSubjectChar"/>
    <w:uiPriority w:val="99"/>
    <w:semiHidden/>
    <w:unhideWhenUsed/>
    <w:rsid w:val="00A57692"/>
    <w:rPr>
      <w:b/>
      <w:bCs/>
    </w:rPr>
  </w:style>
  <w:style w:type="character" w:customStyle="1" w:styleId="CommentSubjectChar">
    <w:name w:val="Comment Subject Char"/>
    <w:basedOn w:val="CommentTextChar"/>
    <w:link w:val="CommentSubject"/>
    <w:uiPriority w:val="99"/>
    <w:semiHidden/>
    <w:rsid w:val="00A57692"/>
    <w:rPr>
      <w:b/>
      <w:bCs/>
      <w:sz w:val="20"/>
      <w:szCs w:val="20"/>
    </w:rPr>
  </w:style>
  <w:style w:type="table" w:customStyle="1" w:styleId="TableColouredwithborders">
    <w:name w:val="Table Coloured with borders"/>
    <w:basedOn w:val="TableNormal"/>
    <w:uiPriority w:val="99"/>
    <w:rsid w:val="0036469A"/>
    <w:pPr>
      <w:spacing w:before="0" w:after="0" w:line="240" w:lineRule="auto"/>
    </w:pPr>
    <w:rPr>
      <w:rFonts w:eastAsia="Times New Roman" w:cs="Times New Roman"/>
      <w:kern w:val="0"/>
      <w14:ligatures w14:val="none"/>
    </w:rPr>
    <w:tblPr>
      <w:tblStyleRowBandSize w:val="1"/>
      <w:tblStyleColBandSize w:val="1"/>
      <w:tblBorders>
        <w:top w:val="single" w:sz="4" w:space="0" w:color="43A589" w:themeColor="accent1"/>
        <w:left w:val="single" w:sz="4" w:space="0" w:color="43A589" w:themeColor="accent1"/>
        <w:bottom w:val="single" w:sz="4" w:space="0" w:color="43A589" w:themeColor="accent1"/>
        <w:right w:val="single" w:sz="4" w:space="0" w:color="43A589" w:themeColor="accent1"/>
        <w:insideH w:val="single" w:sz="4" w:space="0" w:color="43A589" w:themeColor="accent1"/>
        <w:insideV w:val="single" w:sz="4" w:space="0" w:color="43A589" w:themeColor="accent1"/>
      </w:tblBorders>
      <w:tblCellMar>
        <w:top w:w="57" w:type="dxa"/>
        <w:left w:w="85" w:type="dxa"/>
        <w:bottom w:w="57" w:type="dxa"/>
        <w:right w:w="85" w:type="dxa"/>
      </w:tblCellMar>
    </w:tblPr>
    <w:tblStylePr w:type="firstRow">
      <w:rPr>
        <w:rFonts w:cs="Times New Roman"/>
        <w:b/>
        <w:i w:val="0"/>
        <w:caps w:val="0"/>
        <w:smallCaps/>
        <w:color w:val="FFFFFF" w:themeColor="background1"/>
        <w:spacing w:val="24"/>
        <w:sz w:val="28"/>
      </w:rPr>
      <w:tblPr/>
      <w:tcPr>
        <w:tcBorders>
          <w:insideH w:val="single" w:sz="4" w:space="0" w:color="9EFCE6" w:themeColor="background2"/>
          <w:insideV w:val="single" w:sz="4" w:space="0" w:color="9EFCE6" w:themeColor="background2"/>
        </w:tcBorders>
        <w:shd w:val="clear" w:color="auto" w:fill="43A589" w:themeFill="accent1"/>
      </w:tcPr>
    </w:tblStylePr>
    <w:tblStylePr w:type="firstCol">
      <w:pPr>
        <w:jc w:val="right"/>
      </w:pPr>
      <w:rPr>
        <w:rFonts w:cs="Times New Roman"/>
        <w:b/>
      </w:rPr>
    </w:tblStylePr>
    <w:tblStylePr w:type="band2Horz">
      <w:rPr>
        <w:rFonts w:cs="Times New Roman"/>
      </w:rPr>
      <w:tblPr/>
      <w:tcPr>
        <w:shd w:val="clear" w:color="auto" w:fill="C7F7EA" w:themeFill="accent5" w:themeFillTint="33"/>
      </w:tcPr>
    </w:tblStylePr>
  </w:style>
  <w:style w:type="table" w:customStyle="1" w:styleId="TableColouredwithborders1">
    <w:name w:val="Table Coloured with borders1"/>
    <w:basedOn w:val="TableNormal"/>
    <w:uiPriority w:val="99"/>
    <w:rsid w:val="007542B8"/>
    <w:pPr>
      <w:spacing w:before="0" w:after="0" w:line="240" w:lineRule="auto"/>
    </w:pPr>
    <w:rPr>
      <w:rFonts w:eastAsia="Times New Roman" w:cs="Times New Roman"/>
      <w:kern w:val="0"/>
      <w14:ligatures w14:val="none"/>
    </w:rPr>
    <w:tblPr>
      <w:tblStyleRowBandSize w:val="1"/>
      <w:tblStyleColBandSize w:val="1"/>
      <w:tblBorders>
        <w:top w:val="single" w:sz="4" w:space="0" w:color="43A589" w:themeColor="accent1"/>
        <w:left w:val="single" w:sz="4" w:space="0" w:color="43A589" w:themeColor="accent1"/>
        <w:bottom w:val="single" w:sz="4" w:space="0" w:color="43A589" w:themeColor="accent1"/>
        <w:right w:val="single" w:sz="4" w:space="0" w:color="43A589" w:themeColor="accent1"/>
        <w:insideH w:val="single" w:sz="4" w:space="0" w:color="43A589" w:themeColor="accent1"/>
        <w:insideV w:val="single" w:sz="4" w:space="0" w:color="43A589" w:themeColor="accent1"/>
      </w:tblBorders>
      <w:tblCellMar>
        <w:top w:w="57" w:type="dxa"/>
        <w:left w:w="85" w:type="dxa"/>
        <w:bottom w:w="57" w:type="dxa"/>
        <w:right w:w="85" w:type="dxa"/>
      </w:tblCellMar>
    </w:tblPr>
    <w:tblStylePr w:type="firstRow">
      <w:rPr>
        <w:rFonts w:cs="Times New Roman"/>
        <w:b/>
        <w:i w:val="0"/>
        <w:caps w:val="0"/>
        <w:smallCaps/>
        <w:color w:val="FFFFFF" w:themeColor="background1"/>
        <w:spacing w:val="24"/>
        <w:sz w:val="28"/>
      </w:rPr>
      <w:tblPr/>
      <w:tcPr>
        <w:tcBorders>
          <w:insideH w:val="single" w:sz="4" w:space="0" w:color="9EFCE6" w:themeColor="background2"/>
          <w:insideV w:val="single" w:sz="4" w:space="0" w:color="9EFCE6" w:themeColor="background2"/>
        </w:tcBorders>
        <w:shd w:val="clear" w:color="auto" w:fill="43A589" w:themeFill="accent1"/>
      </w:tcPr>
    </w:tblStylePr>
    <w:tblStylePr w:type="firstCol">
      <w:pPr>
        <w:jc w:val="right"/>
      </w:pPr>
      <w:rPr>
        <w:rFonts w:cs="Times New Roman"/>
        <w:b/>
      </w:rPr>
    </w:tblStylePr>
    <w:tblStylePr w:type="band2Horz">
      <w:rPr>
        <w:rFonts w:cs="Times New Roman"/>
      </w:rPr>
      <w:tblPr/>
      <w:tcPr>
        <w:shd w:val="clear" w:color="auto" w:fill="C7F7EA" w:themeFill="accent5" w:themeFillTint="33"/>
      </w:tcPr>
    </w:tblStylePr>
  </w:style>
  <w:style w:type="table" w:customStyle="1" w:styleId="TableColouredwithborders2">
    <w:name w:val="Table Coloured with borders2"/>
    <w:basedOn w:val="TableNormal"/>
    <w:uiPriority w:val="99"/>
    <w:rsid w:val="007542B8"/>
    <w:pPr>
      <w:spacing w:before="0" w:after="0" w:line="240" w:lineRule="auto"/>
    </w:pPr>
    <w:rPr>
      <w:rFonts w:eastAsia="Times New Roman" w:cs="Times New Roman"/>
      <w:kern w:val="0"/>
      <w14:ligatures w14:val="none"/>
    </w:rPr>
    <w:tblPr>
      <w:tblStyleRowBandSize w:val="1"/>
      <w:tblStyleColBandSize w:val="1"/>
      <w:tblBorders>
        <w:top w:val="single" w:sz="4" w:space="0" w:color="43A589" w:themeColor="accent1"/>
        <w:left w:val="single" w:sz="4" w:space="0" w:color="43A589" w:themeColor="accent1"/>
        <w:bottom w:val="single" w:sz="4" w:space="0" w:color="43A589" w:themeColor="accent1"/>
        <w:right w:val="single" w:sz="4" w:space="0" w:color="43A589" w:themeColor="accent1"/>
        <w:insideH w:val="single" w:sz="4" w:space="0" w:color="43A589" w:themeColor="accent1"/>
        <w:insideV w:val="single" w:sz="4" w:space="0" w:color="43A589" w:themeColor="accent1"/>
      </w:tblBorders>
      <w:tblCellMar>
        <w:top w:w="57" w:type="dxa"/>
        <w:left w:w="85" w:type="dxa"/>
        <w:bottom w:w="57" w:type="dxa"/>
        <w:right w:w="85" w:type="dxa"/>
      </w:tblCellMar>
    </w:tblPr>
    <w:tblStylePr w:type="firstRow">
      <w:rPr>
        <w:rFonts w:cs="Times New Roman"/>
        <w:b/>
        <w:i w:val="0"/>
        <w:caps w:val="0"/>
        <w:smallCaps/>
        <w:color w:val="FFFFFF" w:themeColor="background1"/>
        <w:spacing w:val="24"/>
        <w:sz w:val="28"/>
      </w:rPr>
      <w:tblPr/>
      <w:tcPr>
        <w:tcBorders>
          <w:insideH w:val="single" w:sz="4" w:space="0" w:color="9EFCE6" w:themeColor="background2"/>
          <w:insideV w:val="single" w:sz="4" w:space="0" w:color="9EFCE6" w:themeColor="background2"/>
        </w:tcBorders>
        <w:shd w:val="clear" w:color="auto" w:fill="43A589" w:themeFill="accent1"/>
      </w:tcPr>
    </w:tblStylePr>
    <w:tblStylePr w:type="firstCol">
      <w:pPr>
        <w:jc w:val="right"/>
      </w:pPr>
      <w:rPr>
        <w:rFonts w:cs="Times New Roman"/>
        <w:b/>
      </w:rPr>
    </w:tblStylePr>
    <w:tblStylePr w:type="band2Horz">
      <w:rPr>
        <w:rFonts w:cs="Times New Roman"/>
      </w:rPr>
      <w:tblPr/>
      <w:tcPr>
        <w:shd w:val="clear" w:color="auto" w:fill="C7F7EA" w:themeFill="accent5" w:themeFillTint="33"/>
      </w:tcPr>
    </w:tblStylePr>
  </w:style>
  <w:style w:type="table" w:customStyle="1" w:styleId="TableColouredwithborders3">
    <w:name w:val="Table Coloured with borders3"/>
    <w:basedOn w:val="TableNormal"/>
    <w:uiPriority w:val="99"/>
    <w:rsid w:val="007542B8"/>
    <w:pPr>
      <w:spacing w:before="0" w:after="0" w:line="240" w:lineRule="auto"/>
    </w:pPr>
    <w:rPr>
      <w:rFonts w:eastAsia="Times New Roman" w:cs="Times New Roman"/>
      <w:kern w:val="0"/>
      <w14:ligatures w14:val="none"/>
    </w:rPr>
    <w:tblPr>
      <w:tblStyleRowBandSize w:val="1"/>
      <w:tblStyleColBandSize w:val="1"/>
      <w:tblBorders>
        <w:top w:val="single" w:sz="4" w:space="0" w:color="43A589" w:themeColor="accent1"/>
        <w:left w:val="single" w:sz="4" w:space="0" w:color="43A589" w:themeColor="accent1"/>
        <w:bottom w:val="single" w:sz="4" w:space="0" w:color="43A589" w:themeColor="accent1"/>
        <w:right w:val="single" w:sz="4" w:space="0" w:color="43A589" w:themeColor="accent1"/>
        <w:insideH w:val="single" w:sz="4" w:space="0" w:color="43A589" w:themeColor="accent1"/>
        <w:insideV w:val="single" w:sz="4" w:space="0" w:color="43A589" w:themeColor="accent1"/>
      </w:tblBorders>
      <w:tblCellMar>
        <w:top w:w="57" w:type="dxa"/>
        <w:left w:w="85" w:type="dxa"/>
        <w:bottom w:w="57" w:type="dxa"/>
        <w:right w:w="85" w:type="dxa"/>
      </w:tblCellMar>
    </w:tblPr>
    <w:tblStylePr w:type="firstRow">
      <w:rPr>
        <w:rFonts w:cs="Times New Roman"/>
        <w:b/>
        <w:i w:val="0"/>
        <w:caps w:val="0"/>
        <w:smallCaps/>
        <w:color w:val="FFFFFF" w:themeColor="background1"/>
        <w:spacing w:val="24"/>
        <w:sz w:val="28"/>
      </w:rPr>
      <w:tblPr/>
      <w:tcPr>
        <w:tcBorders>
          <w:insideH w:val="single" w:sz="4" w:space="0" w:color="9EFCE6" w:themeColor="background2"/>
          <w:insideV w:val="single" w:sz="4" w:space="0" w:color="9EFCE6" w:themeColor="background2"/>
        </w:tcBorders>
        <w:shd w:val="clear" w:color="auto" w:fill="43A589" w:themeFill="accent1"/>
      </w:tcPr>
    </w:tblStylePr>
    <w:tblStylePr w:type="firstCol">
      <w:pPr>
        <w:jc w:val="right"/>
      </w:pPr>
      <w:rPr>
        <w:rFonts w:cs="Times New Roman"/>
        <w:b/>
      </w:rPr>
    </w:tblStylePr>
    <w:tblStylePr w:type="band2Horz">
      <w:rPr>
        <w:rFonts w:cs="Times New Roman"/>
      </w:rPr>
      <w:tblPr/>
      <w:tcPr>
        <w:shd w:val="clear" w:color="auto" w:fill="C7F7EA" w:themeFill="accent5" w:themeFillTint="33"/>
      </w:tcPr>
    </w:tblStylePr>
  </w:style>
  <w:style w:type="table" w:customStyle="1" w:styleId="TableColouredwithborders4">
    <w:name w:val="Table Coloured with borders4"/>
    <w:basedOn w:val="TableNormal"/>
    <w:uiPriority w:val="99"/>
    <w:rsid w:val="007542B8"/>
    <w:pPr>
      <w:spacing w:before="0" w:after="0" w:line="240" w:lineRule="auto"/>
    </w:pPr>
    <w:rPr>
      <w:rFonts w:eastAsia="Times New Roman" w:cs="Times New Roman"/>
      <w:kern w:val="0"/>
      <w14:ligatures w14:val="none"/>
    </w:rPr>
    <w:tblPr>
      <w:tblStyleRowBandSize w:val="1"/>
      <w:tblStyleColBandSize w:val="1"/>
      <w:tblBorders>
        <w:top w:val="single" w:sz="4" w:space="0" w:color="43A589" w:themeColor="accent1"/>
        <w:left w:val="single" w:sz="4" w:space="0" w:color="43A589" w:themeColor="accent1"/>
        <w:bottom w:val="single" w:sz="4" w:space="0" w:color="43A589" w:themeColor="accent1"/>
        <w:right w:val="single" w:sz="4" w:space="0" w:color="43A589" w:themeColor="accent1"/>
        <w:insideH w:val="single" w:sz="4" w:space="0" w:color="43A589" w:themeColor="accent1"/>
        <w:insideV w:val="single" w:sz="4" w:space="0" w:color="43A589" w:themeColor="accent1"/>
      </w:tblBorders>
      <w:tblCellMar>
        <w:top w:w="57" w:type="dxa"/>
        <w:left w:w="85" w:type="dxa"/>
        <w:bottom w:w="57" w:type="dxa"/>
        <w:right w:w="85" w:type="dxa"/>
      </w:tblCellMar>
    </w:tblPr>
    <w:tblStylePr w:type="firstRow">
      <w:rPr>
        <w:rFonts w:cs="Times New Roman"/>
        <w:b/>
        <w:i w:val="0"/>
        <w:caps w:val="0"/>
        <w:smallCaps/>
        <w:color w:val="FFFFFF" w:themeColor="background1"/>
        <w:spacing w:val="24"/>
        <w:sz w:val="28"/>
      </w:rPr>
      <w:tblPr/>
      <w:tcPr>
        <w:tcBorders>
          <w:insideH w:val="single" w:sz="4" w:space="0" w:color="9EFCE6" w:themeColor="background2"/>
          <w:insideV w:val="single" w:sz="4" w:space="0" w:color="9EFCE6" w:themeColor="background2"/>
        </w:tcBorders>
        <w:shd w:val="clear" w:color="auto" w:fill="43A589" w:themeFill="accent1"/>
      </w:tcPr>
    </w:tblStylePr>
    <w:tblStylePr w:type="firstCol">
      <w:pPr>
        <w:jc w:val="right"/>
      </w:pPr>
      <w:rPr>
        <w:rFonts w:cs="Times New Roman"/>
        <w:b/>
      </w:rPr>
    </w:tblStylePr>
    <w:tblStylePr w:type="band2Horz">
      <w:rPr>
        <w:rFonts w:cs="Times New Roman"/>
      </w:rPr>
      <w:tblPr/>
      <w:tcPr>
        <w:shd w:val="clear" w:color="auto" w:fill="C7F7EA" w:themeFill="accent5" w:themeFillTint="33"/>
      </w:tcPr>
    </w:tblStylePr>
  </w:style>
  <w:style w:type="table" w:customStyle="1" w:styleId="TableColouredwithborders5">
    <w:name w:val="Table Coloured with borders5"/>
    <w:basedOn w:val="TableNormal"/>
    <w:uiPriority w:val="99"/>
    <w:rsid w:val="007542B8"/>
    <w:pPr>
      <w:spacing w:before="0" w:after="0" w:line="240" w:lineRule="auto"/>
    </w:pPr>
    <w:rPr>
      <w:rFonts w:eastAsia="Times New Roman" w:cs="Times New Roman"/>
      <w:kern w:val="0"/>
      <w14:ligatures w14:val="none"/>
    </w:rPr>
    <w:tblPr>
      <w:tblStyleRowBandSize w:val="1"/>
      <w:tblStyleColBandSize w:val="1"/>
      <w:tblBorders>
        <w:top w:val="single" w:sz="4" w:space="0" w:color="43A589" w:themeColor="accent1"/>
        <w:left w:val="single" w:sz="4" w:space="0" w:color="43A589" w:themeColor="accent1"/>
        <w:bottom w:val="single" w:sz="4" w:space="0" w:color="43A589" w:themeColor="accent1"/>
        <w:right w:val="single" w:sz="4" w:space="0" w:color="43A589" w:themeColor="accent1"/>
        <w:insideH w:val="single" w:sz="4" w:space="0" w:color="43A589" w:themeColor="accent1"/>
        <w:insideV w:val="single" w:sz="4" w:space="0" w:color="43A589" w:themeColor="accent1"/>
      </w:tblBorders>
      <w:tblCellMar>
        <w:top w:w="57" w:type="dxa"/>
        <w:left w:w="85" w:type="dxa"/>
        <w:bottom w:w="57" w:type="dxa"/>
        <w:right w:w="85" w:type="dxa"/>
      </w:tblCellMar>
    </w:tblPr>
    <w:tblStylePr w:type="firstRow">
      <w:rPr>
        <w:rFonts w:cs="Times New Roman"/>
        <w:b/>
        <w:i w:val="0"/>
        <w:caps w:val="0"/>
        <w:smallCaps/>
        <w:color w:val="FFFFFF" w:themeColor="background1"/>
        <w:spacing w:val="24"/>
        <w:sz w:val="28"/>
      </w:rPr>
      <w:tblPr/>
      <w:tcPr>
        <w:tcBorders>
          <w:insideH w:val="single" w:sz="4" w:space="0" w:color="9EFCE6" w:themeColor="background2"/>
          <w:insideV w:val="single" w:sz="4" w:space="0" w:color="9EFCE6" w:themeColor="background2"/>
        </w:tcBorders>
        <w:shd w:val="clear" w:color="auto" w:fill="43A589" w:themeFill="accent1"/>
      </w:tcPr>
    </w:tblStylePr>
    <w:tblStylePr w:type="firstCol">
      <w:pPr>
        <w:jc w:val="right"/>
      </w:pPr>
      <w:rPr>
        <w:rFonts w:cs="Times New Roman"/>
        <w:b/>
      </w:rPr>
    </w:tblStylePr>
    <w:tblStylePr w:type="band2Horz">
      <w:rPr>
        <w:rFonts w:cs="Times New Roman"/>
      </w:rPr>
      <w:tblPr/>
      <w:tcPr>
        <w:shd w:val="clear" w:color="auto" w:fill="C7F7EA" w:themeFill="accent5" w:themeFillTint="33"/>
      </w:tcPr>
    </w:tblStylePr>
  </w:style>
  <w:style w:type="table" w:customStyle="1" w:styleId="TableColouredwithborders6">
    <w:name w:val="Table Coloured with borders6"/>
    <w:basedOn w:val="TableNormal"/>
    <w:uiPriority w:val="99"/>
    <w:rsid w:val="007542B8"/>
    <w:pPr>
      <w:spacing w:before="0" w:after="0" w:line="240" w:lineRule="auto"/>
    </w:pPr>
    <w:rPr>
      <w:rFonts w:eastAsia="Times New Roman" w:cs="Times New Roman"/>
      <w:kern w:val="0"/>
      <w14:ligatures w14:val="none"/>
    </w:rPr>
    <w:tblPr>
      <w:tblStyleRowBandSize w:val="1"/>
      <w:tblStyleColBandSize w:val="1"/>
      <w:tblBorders>
        <w:top w:val="single" w:sz="4" w:space="0" w:color="43A589" w:themeColor="accent1"/>
        <w:left w:val="single" w:sz="4" w:space="0" w:color="43A589" w:themeColor="accent1"/>
        <w:bottom w:val="single" w:sz="4" w:space="0" w:color="43A589" w:themeColor="accent1"/>
        <w:right w:val="single" w:sz="4" w:space="0" w:color="43A589" w:themeColor="accent1"/>
        <w:insideH w:val="single" w:sz="4" w:space="0" w:color="43A589" w:themeColor="accent1"/>
        <w:insideV w:val="single" w:sz="4" w:space="0" w:color="43A589" w:themeColor="accent1"/>
      </w:tblBorders>
      <w:tblCellMar>
        <w:top w:w="57" w:type="dxa"/>
        <w:left w:w="85" w:type="dxa"/>
        <w:bottom w:w="57" w:type="dxa"/>
        <w:right w:w="85" w:type="dxa"/>
      </w:tblCellMar>
    </w:tblPr>
    <w:tblStylePr w:type="firstRow">
      <w:rPr>
        <w:rFonts w:cs="Times New Roman"/>
        <w:b/>
        <w:i w:val="0"/>
        <w:caps w:val="0"/>
        <w:smallCaps/>
        <w:color w:val="FFFFFF" w:themeColor="background1"/>
        <w:spacing w:val="24"/>
        <w:sz w:val="28"/>
      </w:rPr>
      <w:tblPr/>
      <w:tcPr>
        <w:tcBorders>
          <w:insideH w:val="single" w:sz="4" w:space="0" w:color="9EFCE6" w:themeColor="background2"/>
          <w:insideV w:val="single" w:sz="4" w:space="0" w:color="9EFCE6" w:themeColor="background2"/>
        </w:tcBorders>
        <w:shd w:val="clear" w:color="auto" w:fill="43A589" w:themeFill="accent1"/>
      </w:tcPr>
    </w:tblStylePr>
    <w:tblStylePr w:type="firstCol">
      <w:pPr>
        <w:jc w:val="right"/>
      </w:pPr>
      <w:rPr>
        <w:rFonts w:cs="Times New Roman"/>
        <w:b/>
      </w:rPr>
    </w:tblStylePr>
    <w:tblStylePr w:type="band2Horz">
      <w:rPr>
        <w:rFonts w:cs="Times New Roman"/>
      </w:rPr>
      <w:tblPr/>
      <w:tcPr>
        <w:shd w:val="clear" w:color="auto" w:fill="C7F7EA" w:themeFill="accent5" w:themeFillTint="33"/>
      </w:tcPr>
    </w:tblStylePr>
  </w:style>
  <w:style w:type="table" w:customStyle="1" w:styleId="TableColouredwithborders7">
    <w:name w:val="Table Coloured with borders7"/>
    <w:basedOn w:val="TableNormal"/>
    <w:uiPriority w:val="99"/>
    <w:rsid w:val="007542B8"/>
    <w:pPr>
      <w:spacing w:before="0" w:after="0" w:line="240" w:lineRule="auto"/>
    </w:pPr>
    <w:rPr>
      <w:rFonts w:eastAsia="Times New Roman" w:cs="Times New Roman"/>
      <w:kern w:val="0"/>
      <w14:ligatures w14:val="none"/>
    </w:rPr>
    <w:tblPr>
      <w:tblStyleRowBandSize w:val="1"/>
      <w:tblStyleColBandSize w:val="1"/>
      <w:tblBorders>
        <w:top w:val="single" w:sz="4" w:space="0" w:color="43A589" w:themeColor="accent1"/>
        <w:left w:val="single" w:sz="4" w:space="0" w:color="43A589" w:themeColor="accent1"/>
        <w:bottom w:val="single" w:sz="4" w:space="0" w:color="43A589" w:themeColor="accent1"/>
        <w:right w:val="single" w:sz="4" w:space="0" w:color="43A589" w:themeColor="accent1"/>
        <w:insideH w:val="single" w:sz="4" w:space="0" w:color="43A589" w:themeColor="accent1"/>
        <w:insideV w:val="single" w:sz="4" w:space="0" w:color="43A589" w:themeColor="accent1"/>
      </w:tblBorders>
      <w:tblCellMar>
        <w:top w:w="57" w:type="dxa"/>
        <w:left w:w="85" w:type="dxa"/>
        <w:bottom w:w="57" w:type="dxa"/>
        <w:right w:w="85" w:type="dxa"/>
      </w:tblCellMar>
    </w:tblPr>
    <w:tblStylePr w:type="firstRow">
      <w:rPr>
        <w:rFonts w:cs="Times New Roman"/>
        <w:b/>
        <w:i w:val="0"/>
        <w:caps w:val="0"/>
        <w:smallCaps/>
        <w:color w:val="FFFFFF" w:themeColor="background1"/>
        <w:spacing w:val="24"/>
        <w:sz w:val="28"/>
      </w:rPr>
      <w:tblPr/>
      <w:tcPr>
        <w:tcBorders>
          <w:insideH w:val="single" w:sz="4" w:space="0" w:color="9EFCE6" w:themeColor="background2"/>
          <w:insideV w:val="single" w:sz="4" w:space="0" w:color="9EFCE6" w:themeColor="background2"/>
        </w:tcBorders>
        <w:shd w:val="clear" w:color="auto" w:fill="43A589" w:themeFill="accent1"/>
      </w:tcPr>
    </w:tblStylePr>
    <w:tblStylePr w:type="firstCol">
      <w:pPr>
        <w:jc w:val="right"/>
      </w:pPr>
      <w:rPr>
        <w:rFonts w:cs="Times New Roman"/>
        <w:b/>
      </w:rPr>
    </w:tblStylePr>
    <w:tblStylePr w:type="band2Horz">
      <w:rPr>
        <w:rFonts w:cs="Times New Roman"/>
      </w:rPr>
      <w:tblPr/>
      <w:tcPr>
        <w:shd w:val="clear" w:color="auto" w:fill="C7F7EA" w:themeFill="accent5" w:themeFillTint="33"/>
      </w:tcPr>
    </w:tblStylePr>
  </w:style>
  <w:style w:type="table" w:styleId="LightList-Accent1">
    <w:name w:val="Light List Accent 1"/>
    <w:basedOn w:val="TableNormal"/>
    <w:uiPriority w:val="61"/>
    <w:rsid w:val="007542B8"/>
    <w:pPr>
      <w:spacing w:before="0" w:after="0" w:line="240" w:lineRule="auto"/>
    </w:pPr>
    <w:rPr>
      <w:rFonts w:eastAsia="Times New Roman" w:cs="Times New Roman"/>
      <w:kern w:val="0"/>
      <w14:ligatures w14:val="none"/>
    </w:rPr>
    <w:tblPr>
      <w:tblStyleRowBandSize w:val="1"/>
      <w:tblStyleColBandSize w:val="1"/>
      <w:jc w:val="center"/>
      <w:tblBorders>
        <w:top w:val="single" w:sz="8" w:space="0" w:color="43A589" w:themeColor="accent1"/>
        <w:left w:val="single" w:sz="8" w:space="0" w:color="43A589" w:themeColor="accent1"/>
        <w:bottom w:val="single" w:sz="8" w:space="0" w:color="43A589" w:themeColor="accent1"/>
        <w:right w:val="single" w:sz="8" w:space="0" w:color="43A589" w:themeColor="accent1"/>
      </w:tblBorders>
      <w:tblCellMar>
        <w:top w:w="17" w:type="dxa"/>
        <w:left w:w="85" w:type="dxa"/>
        <w:bottom w:w="17" w:type="dxa"/>
        <w:right w:w="85" w:type="dxa"/>
      </w:tblCellMar>
    </w:tblPr>
    <w:trPr>
      <w:jc w:val="center"/>
    </w:trPr>
    <w:tblStylePr w:type="firstRow">
      <w:pPr>
        <w:spacing w:before="0" w:after="0"/>
      </w:pPr>
      <w:rPr>
        <w:rFonts w:cs="Times New Roman"/>
        <w:b/>
        <w:bCs/>
        <w:color w:val="FFFFFF" w:themeColor="background1"/>
      </w:rPr>
      <w:tblPr/>
      <w:tcPr>
        <w:tcBorders>
          <w:top w:val="nil"/>
          <w:left w:val="nil"/>
          <w:bottom w:val="nil"/>
          <w:right w:val="nil"/>
          <w:insideH w:val="nil"/>
          <w:insideV w:val="nil"/>
          <w:tl2br w:val="nil"/>
          <w:tr2bl w:val="nil"/>
        </w:tcBorders>
        <w:shd w:val="clear" w:color="auto" w:fill="009681" w:themeFill="text2"/>
      </w:tcPr>
    </w:tblStylePr>
    <w:tblStylePr w:type="lastRow">
      <w:pPr>
        <w:spacing w:before="0" w:after="0"/>
      </w:pPr>
      <w:rPr>
        <w:rFonts w:cs="Times New Roman"/>
        <w:b/>
        <w:bCs/>
      </w:rPr>
      <w:tblPr/>
      <w:tcPr>
        <w:tcBorders>
          <w:top w:val="double" w:sz="6" w:space="0" w:color="43A589" w:themeColor="accent1"/>
          <w:left w:val="single" w:sz="8" w:space="0" w:color="43A589" w:themeColor="accent1"/>
          <w:bottom w:val="single" w:sz="8" w:space="0" w:color="43A589" w:themeColor="accent1"/>
          <w:right w:val="single" w:sz="8" w:space="0" w:color="43A589" w:themeColor="accen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43A589" w:themeColor="accent1"/>
          <w:left w:val="single" w:sz="8" w:space="0" w:color="43A589" w:themeColor="accent1"/>
          <w:bottom w:val="single" w:sz="8" w:space="0" w:color="43A589" w:themeColor="accent1"/>
          <w:right w:val="single" w:sz="8" w:space="0" w:color="43A589" w:themeColor="accent1"/>
        </w:tcBorders>
      </w:tcPr>
    </w:tblStylePr>
    <w:tblStylePr w:type="band1Horz">
      <w:rPr>
        <w:rFonts w:cs="Times New Roman"/>
      </w:rPr>
      <w:tblPr/>
      <w:tcPr>
        <w:tcBorders>
          <w:top w:val="single" w:sz="8" w:space="0" w:color="43A589" w:themeColor="accent1"/>
          <w:left w:val="single" w:sz="8" w:space="0" w:color="43A589" w:themeColor="accent1"/>
          <w:bottom w:val="single" w:sz="8" w:space="0" w:color="43A589" w:themeColor="accent1"/>
          <w:right w:val="single" w:sz="8" w:space="0" w:color="43A589" w:themeColor="accent1"/>
        </w:tcBorders>
      </w:tcPr>
    </w:tblStylePr>
  </w:style>
  <w:style w:type="table" w:customStyle="1" w:styleId="TableColouredwithborders8">
    <w:name w:val="Table Coloured with borders8"/>
    <w:basedOn w:val="TableNormal"/>
    <w:uiPriority w:val="99"/>
    <w:rsid w:val="007542B8"/>
    <w:pPr>
      <w:spacing w:before="0" w:after="0" w:line="240" w:lineRule="auto"/>
    </w:pPr>
    <w:rPr>
      <w:rFonts w:eastAsia="Times New Roman" w:cs="Times New Roman"/>
      <w:kern w:val="0"/>
      <w14:ligatures w14:val="none"/>
    </w:rPr>
    <w:tblPr>
      <w:tblStyleRowBandSize w:val="1"/>
      <w:tblStyleColBandSize w:val="1"/>
      <w:tblBorders>
        <w:top w:val="single" w:sz="4" w:space="0" w:color="43A589" w:themeColor="accent1"/>
        <w:left w:val="single" w:sz="4" w:space="0" w:color="43A589" w:themeColor="accent1"/>
        <w:bottom w:val="single" w:sz="4" w:space="0" w:color="43A589" w:themeColor="accent1"/>
        <w:right w:val="single" w:sz="4" w:space="0" w:color="43A589" w:themeColor="accent1"/>
        <w:insideH w:val="single" w:sz="4" w:space="0" w:color="43A589" w:themeColor="accent1"/>
        <w:insideV w:val="single" w:sz="4" w:space="0" w:color="43A589" w:themeColor="accent1"/>
      </w:tblBorders>
      <w:tblCellMar>
        <w:top w:w="57" w:type="dxa"/>
        <w:left w:w="85" w:type="dxa"/>
        <w:bottom w:w="57" w:type="dxa"/>
        <w:right w:w="85" w:type="dxa"/>
      </w:tblCellMar>
    </w:tblPr>
    <w:tblStylePr w:type="firstRow">
      <w:rPr>
        <w:rFonts w:cs="Times New Roman"/>
        <w:b/>
        <w:i w:val="0"/>
        <w:caps w:val="0"/>
        <w:smallCaps/>
        <w:color w:val="FFFFFF" w:themeColor="background1"/>
        <w:spacing w:val="24"/>
        <w:sz w:val="28"/>
      </w:rPr>
      <w:tblPr/>
      <w:tcPr>
        <w:tcBorders>
          <w:insideH w:val="single" w:sz="4" w:space="0" w:color="9EFCE6" w:themeColor="background2"/>
          <w:insideV w:val="single" w:sz="4" w:space="0" w:color="9EFCE6" w:themeColor="background2"/>
        </w:tcBorders>
        <w:shd w:val="clear" w:color="auto" w:fill="43A589" w:themeFill="accent1"/>
      </w:tcPr>
    </w:tblStylePr>
    <w:tblStylePr w:type="firstCol">
      <w:pPr>
        <w:jc w:val="right"/>
      </w:pPr>
      <w:rPr>
        <w:rFonts w:cs="Times New Roman"/>
        <w:b/>
      </w:rPr>
    </w:tblStylePr>
    <w:tblStylePr w:type="band2Horz">
      <w:rPr>
        <w:rFonts w:cs="Times New Roman"/>
      </w:rPr>
      <w:tblPr/>
      <w:tcPr>
        <w:shd w:val="clear" w:color="auto" w:fill="C7F7EA" w:themeFill="accent5" w:themeFillTint="33"/>
      </w:tcPr>
    </w:tblStylePr>
  </w:style>
  <w:style w:type="table" w:customStyle="1" w:styleId="TableColouredwithborders9">
    <w:name w:val="Table Coloured with borders9"/>
    <w:basedOn w:val="TableNormal"/>
    <w:uiPriority w:val="99"/>
    <w:rsid w:val="007542B8"/>
    <w:pPr>
      <w:spacing w:before="0" w:after="0" w:line="240" w:lineRule="auto"/>
    </w:pPr>
    <w:rPr>
      <w:rFonts w:eastAsia="Times New Roman" w:cs="Times New Roman"/>
      <w:kern w:val="0"/>
      <w14:ligatures w14:val="none"/>
    </w:rPr>
    <w:tblPr>
      <w:tblStyleRowBandSize w:val="1"/>
      <w:tblStyleColBandSize w:val="1"/>
      <w:tblBorders>
        <w:top w:val="single" w:sz="4" w:space="0" w:color="43A589" w:themeColor="accent1"/>
        <w:left w:val="single" w:sz="4" w:space="0" w:color="43A589" w:themeColor="accent1"/>
        <w:bottom w:val="single" w:sz="4" w:space="0" w:color="43A589" w:themeColor="accent1"/>
        <w:right w:val="single" w:sz="4" w:space="0" w:color="43A589" w:themeColor="accent1"/>
        <w:insideH w:val="single" w:sz="4" w:space="0" w:color="43A589" w:themeColor="accent1"/>
        <w:insideV w:val="single" w:sz="4" w:space="0" w:color="43A589" w:themeColor="accent1"/>
      </w:tblBorders>
      <w:tblCellMar>
        <w:top w:w="57" w:type="dxa"/>
        <w:left w:w="85" w:type="dxa"/>
        <w:bottom w:w="57" w:type="dxa"/>
        <w:right w:w="85" w:type="dxa"/>
      </w:tblCellMar>
    </w:tblPr>
    <w:tblStylePr w:type="firstRow">
      <w:rPr>
        <w:rFonts w:cs="Times New Roman"/>
        <w:b/>
        <w:i w:val="0"/>
        <w:caps w:val="0"/>
        <w:smallCaps/>
        <w:color w:val="FFFFFF" w:themeColor="background1"/>
        <w:spacing w:val="24"/>
        <w:sz w:val="28"/>
      </w:rPr>
      <w:tblPr/>
      <w:tcPr>
        <w:tcBorders>
          <w:insideH w:val="single" w:sz="4" w:space="0" w:color="9EFCE6" w:themeColor="background2"/>
          <w:insideV w:val="single" w:sz="4" w:space="0" w:color="9EFCE6" w:themeColor="background2"/>
        </w:tcBorders>
        <w:shd w:val="clear" w:color="auto" w:fill="43A589" w:themeFill="accent1"/>
      </w:tcPr>
    </w:tblStylePr>
    <w:tblStylePr w:type="firstCol">
      <w:pPr>
        <w:jc w:val="right"/>
      </w:pPr>
      <w:rPr>
        <w:rFonts w:cs="Times New Roman"/>
        <w:b/>
      </w:rPr>
    </w:tblStylePr>
    <w:tblStylePr w:type="band2Horz">
      <w:rPr>
        <w:rFonts w:cs="Times New Roman"/>
      </w:rPr>
      <w:tblPr/>
      <w:tcPr>
        <w:shd w:val="clear" w:color="auto" w:fill="C7F7EA" w:themeFill="accent5" w:themeFillTint="33"/>
      </w:tcPr>
    </w:tblStylePr>
  </w:style>
  <w:style w:type="paragraph" w:styleId="Revision">
    <w:name w:val="Revision"/>
    <w:hidden/>
    <w:uiPriority w:val="99"/>
    <w:semiHidden/>
    <w:rsid w:val="00F666F0"/>
    <w:pPr>
      <w:spacing w:before="0" w:after="0" w:line="240" w:lineRule="auto"/>
    </w:pPr>
  </w:style>
  <w:style w:type="paragraph" w:styleId="BalloonText">
    <w:name w:val="Balloon Text"/>
    <w:basedOn w:val="Normal"/>
    <w:link w:val="BalloonTextChar"/>
    <w:uiPriority w:val="99"/>
    <w:semiHidden/>
    <w:unhideWhenUsed/>
    <w:rsid w:val="00532B95"/>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2B95"/>
    <w:rPr>
      <w:rFonts w:ascii="Segoe UI" w:hAnsi="Segoe UI" w:cs="Segoe UI"/>
      <w:sz w:val="18"/>
      <w:szCs w:val="18"/>
    </w:rPr>
  </w:style>
  <w:style w:type="character" w:customStyle="1" w:styleId="Mention1">
    <w:name w:val="Mention1"/>
    <w:basedOn w:val="DefaultParagraphFont"/>
    <w:uiPriority w:val="99"/>
    <w:unhideWhenUsed/>
    <w:rsid w:val="00A76747"/>
    <w:rPr>
      <w:color w:val="2B579A"/>
      <w:shd w:val="clear" w:color="auto" w:fill="E1DFDD"/>
    </w:rPr>
  </w:style>
  <w:style w:type="numbering" w:customStyle="1" w:styleId="squarebuttons">
    <w:name w:val="square buttons"/>
    <w:uiPriority w:val="99"/>
    <w:rsid w:val="004A5F6A"/>
    <w:pPr>
      <w:numPr>
        <w:numId w:val="44"/>
      </w:numPr>
    </w:pPr>
  </w:style>
  <w:style w:type="table" w:customStyle="1" w:styleId="TableColored">
    <w:name w:val="Table Colored"/>
    <w:basedOn w:val="TableNormal"/>
    <w:uiPriority w:val="99"/>
    <w:rsid w:val="00C236F4"/>
    <w:pPr>
      <w:spacing w:before="0" w:after="0" w:line="240" w:lineRule="auto"/>
    </w:pPr>
    <w:rPr>
      <w:rFonts w:eastAsia="Times New Roman" w:cs="Times New Roman"/>
      <w:kern w:val="0"/>
      <w14:ligatures w14:val="none"/>
    </w:r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13" w:type="dxa"/>
        <w:left w:w="85" w:type="dxa"/>
        <w:bottom w:w="113" w:type="dxa"/>
        <w:right w:w="85" w:type="dxa"/>
      </w:tblCellMar>
    </w:tblPr>
    <w:tblStylePr w:type="firstRow">
      <w:pPr>
        <w:jc w:val="left"/>
      </w:pPr>
      <w:rPr>
        <w:rFonts w:cs="Times New Roman"/>
        <w:caps w:val="0"/>
        <w:smallCaps/>
        <w:spacing w:val="24"/>
        <w:sz w:val="28"/>
      </w:rPr>
      <w:tblPr/>
      <w:tcPr>
        <w:shd w:val="clear" w:color="auto" w:fill="B1F1E0" w:themeFill="accent2"/>
      </w:tcPr>
    </w:tblStylePr>
    <w:tblStylePr w:type="firstCol">
      <w:rPr>
        <w:rFonts w:cs="Times New Roman"/>
        <w:b/>
      </w:rPr>
    </w:tblStylePr>
    <w:tblStylePr w:type="band2Horz">
      <w:rPr>
        <w:rFonts w:cs="Times New Roman"/>
      </w:rPr>
      <w:tblPr/>
      <w:tcPr>
        <w:shd w:val="clear" w:color="auto" w:fill="EFFCF8"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17952">
      <w:bodyDiv w:val="1"/>
      <w:marLeft w:val="0"/>
      <w:marRight w:val="0"/>
      <w:marTop w:val="0"/>
      <w:marBottom w:val="0"/>
      <w:divBdr>
        <w:top w:val="none" w:sz="0" w:space="0" w:color="auto"/>
        <w:left w:val="none" w:sz="0" w:space="0" w:color="auto"/>
        <w:bottom w:val="none" w:sz="0" w:space="0" w:color="auto"/>
        <w:right w:val="none" w:sz="0" w:space="0" w:color="auto"/>
      </w:divBdr>
    </w:div>
    <w:div w:id="258297357">
      <w:bodyDiv w:val="1"/>
      <w:marLeft w:val="0"/>
      <w:marRight w:val="0"/>
      <w:marTop w:val="0"/>
      <w:marBottom w:val="0"/>
      <w:divBdr>
        <w:top w:val="none" w:sz="0" w:space="0" w:color="auto"/>
        <w:left w:val="none" w:sz="0" w:space="0" w:color="auto"/>
        <w:bottom w:val="none" w:sz="0" w:space="0" w:color="auto"/>
        <w:right w:val="none" w:sz="0" w:space="0" w:color="auto"/>
      </w:divBdr>
    </w:div>
    <w:div w:id="1286503329">
      <w:bodyDiv w:val="1"/>
      <w:marLeft w:val="0"/>
      <w:marRight w:val="0"/>
      <w:marTop w:val="0"/>
      <w:marBottom w:val="0"/>
      <w:divBdr>
        <w:top w:val="none" w:sz="0" w:space="0" w:color="auto"/>
        <w:left w:val="none" w:sz="0" w:space="0" w:color="auto"/>
        <w:bottom w:val="none" w:sz="0" w:space="0" w:color="auto"/>
        <w:right w:val="none" w:sz="0" w:space="0" w:color="auto"/>
      </w:divBdr>
    </w:div>
    <w:div w:id="1324243091">
      <w:bodyDiv w:val="1"/>
      <w:marLeft w:val="0"/>
      <w:marRight w:val="0"/>
      <w:marTop w:val="0"/>
      <w:marBottom w:val="0"/>
      <w:divBdr>
        <w:top w:val="none" w:sz="0" w:space="0" w:color="auto"/>
        <w:left w:val="none" w:sz="0" w:space="0" w:color="auto"/>
        <w:bottom w:val="none" w:sz="0" w:space="0" w:color="auto"/>
        <w:right w:val="none" w:sz="0" w:space="0" w:color="auto"/>
      </w:divBdr>
    </w:div>
    <w:div w:id="13691383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svg"/><Relationship Id="rId5" Type="http://schemas.openxmlformats.org/officeDocument/2006/relationships/styles" Target="styl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6.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852015447E14449A0C33F88E4944798"/>
        <w:category>
          <w:name w:val="General"/>
          <w:gallery w:val="placeholder"/>
        </w:category>
        <w:types>
          <w:type w:val="bbPlcHdr"/>
        </w:types>
        <w:behaviors>
          <w:behavior w:val="content"/>
        </w:behaviors>
        <w:guid w:val="{C779EC0E-0502-4A29-A934-86D669FA4623}"/>
      </w:docPartPr>
      <w:docPartBody>
        <w:p w:rsidR="00BD4C5B" w:rsidRDefault="00B21E3E" w:rsidP="00B21E3E">
          <w:pPr>
            <w:pStyle w:val="2852015447E14449A0C33F88E4944798"/>
          </w:pPr>
          <w:r w:rsidRPr="00BB30D9">
            <w:rPr>
              <w:rStyle w:val="PlaceholderText"/>
            </w:rPr>
            <w:t>[Title]</w:t>
          </w:r>
        </w:p>
      </w:docPartBody>
    </w:docPart>
    <w:docPart>
      <w:docPartPr>
        <w:name w:val="B9DB384323DC4B62A53A092CE1A6FB6C"/>
        <w:category>
          <w:name w:val="General"/>
          <w:gallery w:val="placeholder"/>
        </w:category>
        <w:types>
          <w:type w:val="bbPlcHdr"/>
        </w:types>
        <w:behaviors>
          <w:behavior w:val="content"/>
        </w:behaviors>
        <w:guid w:val="{60F2CBC0-F829-40AD-9AC1-C3D8F21D4F1D}"/>
      </w:docPartPr>
      <w:docPartBody>
        <w:p w:rsidR="00BD4C5B" w:rsidRDefault="00BD226D" w:rsidP="00BD226D">
          <w:pPr>
            <w:pStyle w:val="B9DB384323DC4B62A53A092CE1A6FB6C1"/>
          </w:pPr>
          <w:r w:rsidRPr="00FB07EA">
            <w:rPr>
              <w:bCs/>
              <w:sz w:val="24"/>
            </w:rPr>
            <w:t>Please define: HIGH/MEDIUM/LOW</w:t>
          </w:r>
        </w:p>
      </w:docPartBody>
    </w:docPart>
    <w:docPart>
      <w:docPartPr>
        <w:name w:val="AB55E19023B544CD978173C359C1ED1B"/>
        <w:category>
          <w:name w:val="General"/>
          <w:gallery w:val="placeholder"/>
        </w:category>
        <w:types>
          <w:type w:val="bbPlcHdr"/>
        </w:types>
        <w:behaviors>
          <w:behavior w:val="content"/>
        </w:behaviors>
        <w:guid w:val="{57863B8F-B5D7-43E5-86E1-BCF63452F207}"/>
      </w:docPartPr>
      <w:docPartBody>
        <w:p w:rsidR="00BD4C5B" w:rsidRDefault="00BD226D" w:rsidP="00BD226D">
          <w:pPr>
            <w:pStyle w:val="AB55E19023B544CD978173C359C1ED1B1"/>
          </w:pPr>
          <w:r w:rsidRPr="00FB07EA">
            <w:rPr>
              <w:bCs/>
              <w:sz w:val="24"/>
            </w:rPr>
            <w:t>Please define: HIGH/MEDIUM/LOW</w:t>
          </w:r>
        </w:p>
      </w:docPartBody>
    </w:docPart>
    <w:docPart>
      <w:docPartPr>
        <w:name w:val="34A6A3C68934408A919EFA8C18DCCF73"/>
        <w:category>
          <w:name w:val="General"/>
          <w:gallery w:val="placeholder"/>
        </w:category>
        <w:types>
          <w:type w:val="bbPlcHdr"/>
        </w:types>
        <w:behaviors>
          <w:behavior w:val="content"/>
        </w:behaviors>
        <w:guid w:val="{EED873CE-E7CB-47A1-8301-AA27CB5A1A97}"/>
      </w:docPartPr>
      <w:docPartBody>
        <w:p w:rsidR="00BD4C5B" w:rsidRDefault="00B21E3E" w:rsidP="00B21E3E">
          <w:pPr>
            <w:pStyle w:val="34A6A3C68934408A919EFA8C18DCCF73"/>
          </w:pPr>
          <w:r w:rsidRPr="00BB30D9">
            <w:rPr>
              <w:rStyle w:val="PlaceholderText"/>
            </w:rPr>
            <w:t>[</w:t>
          </w:r>
          <w:r>
            <w:rPr>
              <w:rStyle w:val="PlaceholderText"/>
            </w:rPr>
            <w:t>Version</w:t>
          </w:r>
          <w:r w:rsidRPr="00BB30D9">
            <w:rPr>
              <w:rStyle w:val="PlaceholderText"/>
            </w:rPr>
            <w:t>]</w:t>
          </w:r>
        </w:p>
      </w:docPartBody>
    </w:docPart>
    <w:docPart>
      <w:docPartPr>
        <w:name w:val="14C80C25A33D40199A03B80C6C3A1B0A"/>
        <w:category>
          <w:name w:val="General"/>
          <w:gallery w:val="placeholder"/>
        </w:category>
        <w:types>
          <w:type w:val="bbPlcHdr"/>
        </w:types>
        <w:behaviors>
          <w:behavior w:val="content"/>
        </w:behaviors>
        <w:guid w:val="{4F11FDF8-A634-44F5-A36E-48ED435D2252}"/>
      </w:docPartPr>
      <w:docPartBody>
        <w:p w:rsidR="007B4861" w:rsidRDefault="00BD226D" w:rsidP="00BD226D">
          <w:pPr>
            <w:pStyle w:val="14C80C25A33D40199A03B80C6C3A1B0A1"/>
          </w:pPr>
          <w:r w:rsidRPr="003111ED">
            <w:rPr>
              <w:rStyle w:val="Confidentiality"/>
            </w:rPr>
            <w:t>[Please define: STRICTLY CONFIDENTIAL/ CONFIDENTIAL/BUSINESS USE ONLY/INTERNAL USE ONLY/PUBLIC]</w:t>
          </w:r>
        </w:p>
      </w:docPartBody>
    </w:docPart>
    <w:docPart>
      <w:docPartPr>
        <w:name w:val="EE0D3AB9C6DA49D98CFFEEC7FBC28854"/>
        <w:category>
          <w:name w:val="General"/>
          <w:gallery w:val="placeholder"/>
        </w:category>
        <w:types>
          <w:type w:val="bbPlcHdr"/>
        </w:types>
        <w:behaviors>
          <w:behavior w:val="content"/>
        </w:behaviors>
        <w:guid w:val="{4DC6C8A2-BE84-4ADC-B62A-AF296E395983}"/>
      </w:docPartPr>
      <w:docPartBody>
        <w:p w:rsidR="00BD226D" w:rsidRDefault="00BD226D" w:rsidP="00BD226D">
          <w:pPr>
            <w:pStyle w:val="EE0D3AB9C6DA49D98CFFEEC7FBC288541"/>
          </w:pPr>
          <w:r w:rsidRPr="00122995">
            <w:rPr>
              <w:rStyle w:val="PlaceholderText"/>
              <w:sz w:val="20"/>
              <w:szCs w:val="20"/>
            </w:rPr>
            <w:t>[Company]</w:t>
          </w:r>
        </w:p>
      </w:docPartBody>
    </w:docPart>
    <w:docPart>
      <w:docPartPr>
        <w:name w:val="4E7E711B7D274F9ABDBB3F437D0F9D19"/>
        <w:category>
          <w:name w:val="General"/>
          <w:gallery w:val="placeholder"/>
        </w:category>
        <w:types>
          <w:type w:val="bbPlcHdr"/>
        </w:types>
        <w:behaviors>
          <w:behavior w:val="content"/>
        </w:behaviors>
        <w:guid w:val="{4785521A-A250-4836-881A-BBEE81D44252}"/>
      </w:docPartPr>
      <w:docPartBody>
        <w:p w:rsidR="00DB221E" w:rsidRDefault="00BD226D" w:rsidP="00BD226D">
          <w:pPr>
            <w:pStyle w:val="4E7E711B7D274F9ABDBB3F437D0F9D19"/>
          </w:pPr>
          <w:r w:rsidRPr="00122995">
            <w:rPr>
              <w:rStyle w:val="PlaceholderText"/>
              <w:sz w:val="20"/>
              <w:szCs w:val="20"/>
            </w:rPr>
            <w:t>[Subject]</w:t>
          </w:r>
        </w:p>
      </w:docPartBody>
    </w:docPart>
    <w:docPart>
      <w:docPartPr>
        <w:name w:val="8F2803EF2C354C95A4396B455EE92198"/>
        <w:category>
          <w:name w:val="General"/>
          <w:gallery w:val="placeholder"/>
        </w:category>
        <w:types>
          <w:type w:val="bbPlcHdr"/>
        </w:types>
        <w:behaviors>
          <w:behavior w:val="content"/>
        </w:behaviors>
        <w:guid w:val="{20FEA075-C426-40B5-914A-C4BBDECF6F78}"/>
      </w:docPartPr>
      <w:docPartBody>
        <w:p w:rsidR="00560EE2" w:rsidRDefault="00604A64" w:rsidP="00604A64">
          <w:pPr>
            <w:pStyle w:val="8F2803EF2C354C95A4396B455EE92198"/>
          </w:pPr>
          <w:r w:rsidRPr="00BB30D9">
            <w:rPr>
              <w:rStyle w:val="PlaceholderText"/>
            </w:rPr>
            <w:t>[Title]</w:t>
          </w:r>
        </w:p>
      </w:docPartBody>
    </w:docPart>
    <w:docPart>
      <w:docPartPr>
        <w:name w:val="707F107BEE374E4DBB706A2E3C19AE30"/>
        <w:category>
          <w:name w:val="General"/>
          <w:gallery w:val="placeholder"/>
        </w:category>
        <w:types>
          <w:type w:val="bbPlcHdr"/>
        </w:types>
        <w:behaviors>
          <w:behavior w:val="content"/>
        </w:behaviors>
        <w:guid w:val="{01BE12A1-8674-41EC-8CF9-53A1B74C0465}"/>
      </w:docPartPr>
      <w:docPartBody>
        <w:p w:rsidR="00560EE2" w:rsidRDefault="00604A64" w:rsidP="00604A64">
          <w:pPr>
            <w:pStyle w:val="707F107BEE374E4DBB706A2E3C19AE30"/>
          </w:pPr>
          <w:r w:rsidRPr="00BB30D9">
            <w:rPr>
              <w:rStyle w:val="PlaceholderText"/>
            </w:rPr>
            <w:t>[</w:t>
          </w:r>
          <w:r>
            <w:rPr>
              <w:rStyle w:val="PlaceholderText"/>
            </w:rPr>
            <w:t>Version</w:t>
          </w:r>
          <w:r w:rsidRPr="00BB30D9">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E3E"/>
    <w:rsid w:val="000420B6"/>
    <w:rsid w:val="00045521"/>
    <w:rsid w:val="00055A92"/>
    <w:rsid w:val="000A0903"/>
    <w:rsid w:val="000C6B1D"/>
    <w:rsid w:val="000F5AED"/>
    <w:rsid w:val="00130130"/>
    <w:rsid w:val="001545F0"/>
    <w:rsid w:val="001B2A26"/>
    <w:rsid w:val="001F6344"/>
    <w:rsid w:val="001F6B78"/>
    <w:rsid w:val="002C6A21"/>
    <w:rsid w:val="002D37C0"/>
    <w:rsid w:val="00345BFE"/>
    <w:rsid w:val="00355453"/>
    <w:rsid w:val="003A65AB"/>
    <w:rsid w:val="003E3706"/>
    <w:rsid w:val="004376AC"/>
    <w:rsid w:val="004708A4"/>
    <w:rsid w:val="0048081C"/>
    <w:rsid w:val="004A09EC"/>
    <w:rsid w:val="004A3E6A"/>
    <w:rsid w:val="004B05C5"/>
    <w:rsid w:val="004D2C74"/>
    <w:rsid w:val="004E579E"/>
    <w:rsid w:val="004E5E20"/>
    <w:rsid w:val="005205C2"/>
    <w:rsid w:val="005465A4"/>
    <w:rsid w:val="00552D1B"/>
    <w:rsid w:val="00555CFB"/>
    <w:rsid w:val="00560EE2"/>
    <w:rsid w:val="0059379F"/>
    <w:rsid w:val="00604A64"/>
    <w:rsid w:val="00620EDB"/>
    <w:rsid w:val="00661072"/>
    <w:rsid w:val="006A3D32"/>
    <w:rsid w:val="006B1D81"/>
    <w:rsid w:val="006F144C"/>
    <w:rsid w:val="00710BB9"/>
    <w:rsid w:val="00726C8B"/>
    <w:rsid w:val="007948B5"/>
    <w:rsid w:val="007B4861"/>
    <w:rsid w:val="007C02A8"/>
    <w:rsid w:val="007D67B3"/>
    <w:rsid w:val="007F1352"/>
    <w:rsid w:val="008102D6"/>
    <w:rsid w:val="00815559"/>
    <w:rsid w:val="00864BFA"/>
    <w:rsid w:val="00877DEC"/>
    <w:rsid w:val="008810B9"/>
    <w:rsid w:val="008934AE"/>
    <w:rsid w:val="0091081E"/>
    <w:rsid w:val="00915AC3"/>
    <w:rsid w:val="009C39FB"/>
    <w:rsid w:val="009F392F"/>
    <w:rsid w:val="00A20079"/>
    <w:rsid w:val="00A21EAF"/>
    <w:rsid w:val="00AA69CF"/>
    <w:rsid w:val="00AD1CB4"/>
    <w:rsid w:val="00AF2BBA"/>
    <w:rsid w:val="00AF6CF7"/>
    <w:rsid w:val="00B032D5"/>
    <w:rsid w:val="00B1784C"/>
    <w:rsid w:val="00B20861"/>
    <w:rsid w:val="00B21E3E"/>
    <w:rsid w:val="00B4273D"/>
    <w:rsid w:val="00B9749C"/>
    <w:rsid w:val="00BC6F04"/>
    <w:rsid w:val="00BC70C0"/>
    <w:rsid w:val="00BD226D"/>
    <w:rsid w:val="00BD4C5B"/>
    <w:rsid w:val="00C11CD6"/>
    <w:rsid w:val="00C36AA8"/>
    <w:rsid w:val="00C4271C"/>
    <w:rsid w:val="00CA0B1C"/>
    <w:rsid w:val="00CC3BA5"/>
    <w:rsid w:val="00D04D6F"/>
    <w:rsid w:val="00D54384"/>
    <w:rsid w:val="00D6405D"/>
    <w:rsid w:val="00DB221E"/>
    <w:rsid w:val="00DD40E2"/>
    <w:rsid w:val="00E306C9"/>
    <w:rsid w:val="00E407AB"/>
    <w:rsid w:val="00E46151"/>
    <w:rsid w:val="00EB5BA8"/>
    <w:rsid w:val="00EB67A4"/>
    <w:rsid w:val="00EC3D66"/>
    <w:rsid w:val="00ED4617"/>
    <w:rsid w:val="00EE20F0"/>
    <w:rsid w:val="00EF1206"/>
    <w:rsid w:val="00F12B0B"/>
    <w:rsid w:val="00F75FCA"/>
    <w:rsid w:val="00FA69FC"/>
    <w:rsid w:val="00FB59E5"/>
    <w:rsid w:val="00FC251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FA69FC"/>
    <w:rPr>
      <w:color w:val="808080"/>
    </w:rPr>
  </w:style>
  <w:style w:type="paragraph" w:customStyle="1" w:styleId="2852015447E14449A0C33F88E4944798">
    <w:name w:val="2852015447E14449A0C33F88E4944798"/>
    <w:rsid w:val="00B21E3E"/>
  </w:style>
  <w:style w:type="paragraph" w:customStyle="1" w:styleId="34A6A3C68934408A919EFA8C18DCCF73">
    <w:name w:val="34A6A3C68934408A919EFA8C18DCCF73"/>
    <w:rsid w:val="00B21E3E"/>
  </w:style>
  <w:style w:type="paragraph" w:customStyle="1" w:styleId="14C80C25A33D40199A03B80C6C3A1B0A1">
    <w:name w:val="14C80C25A33D40199A03B80C6C3A1B0A1"/>
    <w:rsid w:val="00BD226D"/>
    <w:pPr>
      <w:spacing w:before="40" w:after="0" w:line="240" w:lineRule="auto"/>
      <w:textboxTightWrap w:val="allLines"/>
    </w:pPr>
    <w:rPr>
      <w:rFonts w:eastAsiaTheme="minorHAnsi"/>
      <w:kern w:val="0"/>
      <w14:ligatures w14:val="none"/>
    </w:rPr>
  </w:style>
  <w:style w:type="paragraph" w:customStyle="1" w:styleId="B9DB384323DC4B62A53A092CE1A6FB6C1">
    <w:name w:val="B9DB384323DC4B62A53A092CE1A6FB6C1"/>
    <w:rsid w:val="00BD226D"/>
    <w:pPr>
      <w:spacing w:before="40" w:after="0" w:line="240" w:lineRule="auto"/>
      <w:textboxTightWrap w:val="allLines"/>
    </w:pPr>
    <w:rPr>
      <w:rFonts w:eastAsiaTheme="minorHAnsi"/>
      <w:kern w:val="0"/>
      <w14:ligatures w14:val="none"/>
    </w:rPr>
  </w:style>
  <w:style w:type="character" w:customStyle="1" w:styleId="Confidentiality">
    <w:name w:val="Confidentiality"/>
    <w:basedOn w:val="DefaultParagraphFont"/>
    <w:uiPriority w:val="43"/>
    <w:rsid w:val="00BD226D"/>
    <w:rPr>
      <w:sz w:val="24"/>
    </w:rPr>
  </w:style>
  <w:style w:type="paragraph" w:customStyle="1" w:styleId="AB55E19023B544CD978173C359C1ED1B1">
    <w:name w:val="AB55E19023B544CD978173C359C1ED1B1"/>
    <w:rsid w:val="00BD226D"/>
    <w:pPr>
      <w:spacing w:before="40" w:after="0" w:line="240" w:lineRule="auto"/>
      <w:textboxTightWrap w:val="allLines"/>
    </w:pPr>
    <w:rPr>
      <w:rFonts w:eastAsiaTheme="minorHAnsi"/>
      <w:kern w:val="0"/>
      <w14:ligatures w14:val="none"/>
    </w:rPr>
  </w:style>
  <w:style w:type="paragraph" w:customStyle="1" w:styleId="EE0D3AB9C6DA49D98CFFEEC7FBC288541">
    <w:name w:val="EE0D3AB9C6DA49D98CFFEEC7FBC288541"/>
    <w:rsid w:val="00BD226D"/>
    <w:pPr>
      <w:tabs>
        <w:tab w:val="center" w:pos="4680"/>
        <w:tab w:val="right" w:pos="9360"/>
      </w:tabs>
      <w:spacing w:after="0" w:line="240" w:lineRule="auto"/>
    </w:pPr>
    <w:rPr>
      <w:rFonts w:eastAsiaTheme="minorHAnsi"/>
      <w:color w:val="7F7F7F" w:themeColor="text1" w:themeTint="80"/>
    </w:rPr>
  </w:style>
  <w:style w:type="paragraph" w:customStyle="1" w:styleId="4E7E711B7D274F9ABDBB3F437D0F9D19">
    <w:name w:val="4E7E711B7D274F9ABDBB3F437D0F9D19"/>
    <w:rsid w:val="00BD226D"/>
    <w:pPr>
      <w:tabs>
        <w:tab w:val="center" w:pos="4680"/>
        <w:tab w:val="right" w:pos="9360"/>
      </w:tabs>
      <w:spacing w:after="0" w:line="240" w:lineRule="auto"/>
    </w:pPr>
    <w:rPr>
      <w:rFonts w:eastAsiaTheme="minorHAnsi"/>
      <w:color w:val="7F7F7F" w:themeColor="text1" w:themeTint="80"/>
    </w:rPr>
  </w:style>
  <w:style w:type="paragraph" w:customStyle="1" w:styleId="8F2803EF2C354C95A4396B455EE92198">
    <w:name w:val="8F2803EF2C354C95A4396B455EE92198"/>
    <w:rsid w:val="00604A64"/>
  </w:style>
  <w:style w:type="paragraph" w:customStyle="1" w:styleId="707F107BEE374E4DBB706A2E3C19AE30">
    <w:name w:val="707F107BEE374E4DBB706A2E3C19AE30"/>
    <w:rsid w:val="00604A6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theme/theme1.xml><?xml version="1.0" encoding="utf-8"?>
<a:theme xmlns:a="http://schemas.openxmlformats.org/drawingml/2006/main" name="Office Theme">
  <a:themeElements>
    <a:clrScheme name="Montran">
      <a:dk1>
        <a:sysClr val="windowText" lastClr="000000"/>
      </a:dk1>
      <a:lt1>
        <a:sysClr val="window" lastClr="FFFFFF"/>
      </a:lt1>
      <a:dk2>
        <a:srgbClr val="009681"/>
      </a:dk2>
      <a:lt2>
        <a:srgbClr val="9EFCE6"/>
      </a:lt2>
      <a:accent1>
        <a:srgbClr val="43A589"/>
      </a:accent1>
      <a:accent2>
        <a:srgbClr val="B1F1E0"/>
      </a:accent2>
      <a:accent3>
        <a:srgbClr val="DC5900"/>
      </a:accent3>
      <a:accent4>
        <a:srgbClr val="FFE7CD"/>
      </a:accent4>
      <a:accent5>
        <a:srgbClr val="18AA84"/>
      </a:accent5>
      <a:accent6>
        <a:srgbClr val="ACE3E2"/>
      </a:accent6>
      <a:hlink>
        <a:srgbClr val="763001"/>
      </a:hlink>
      <a:folHlink>
        <a:srgbClr val="FE771B"/>
      </a:folHlink>
    </a:clrScheme>
    <a:fontScheme name="Montran">
      <a:majorFont>
        <a:latin typeface="Tahoma"/>
        <a:ea typeface=""/>
        <a:cs typeface=""/>
      </a:majorFont>
      <a:minorFont>
        <a:latin typeface="Tahom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isl xmlns:xsd="http://www.w3.org/2001/XMLSchema" xmlns:xsi="http://www.w3.org/2001/XMLSchema-instance" xmlns="http://www.boldonjames.com/2008/01/sie/internal/label" sislVersion="0" policy="5ab027e3-97f5-4f2b-b242-189f84f1bffe" origin="userSelected"/>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WrappedLabelHistory xmlns:xsd="http://www.w3.org/2001/XMLSchema" xmlns:xsi="http://www.w3.org/2001/XMLSchema-instance" xmlns="http://www.boldonjames.com/2016/02/Classifier/internal/wrappedLabelHistory">
  <Value>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XRlbT48c2lzbCBzaXNsVmVyc2lvbj0iMCIgcG9saWN5PSI1YWIwMjdlMy05N2Y1LTRmMmItYjI0Mi0xODlmODRmMWJmZmUiIG9yaWdpbj0idXNlclNlbGVjdGVkIiAvPjxVc2VyTmFtZT5TRUJcSU1pcnVhc2h2aWxpPC9Vc2VyTmFtZT48RGF0ZVRpbWU+My8xNy8yMDI1IDg6NDg6MTggQU08L0RhdGVUaW1lPjxMYWJlbFN0cmluZz5UaGlzIGl0ZW0gaGFzIG5vIGNsYXNzaWZpY2F0aW9uPC9MYWJlbFN0cmluZz48L2l0ZW0+PC9sYWJlbEhpc3Rvcnk+</Value>
</WrappedLabelHistory>
</file>

<file path=customXml/itemProps1.xml><?xml version="1.0" encoding="utf-8"?>
<ds:datastoreItem xmlns:ds="http://schemas.openxmlformats.org/officeDocument/2006/customXml" ds:itemID="{FE5AE2B3-34F7-4CDE-98B8-8370834AF679}">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17B36F9E-B8E4-459D-A6CA-6562D300C3FC}">
  <ds:schemaRefs>
    <ds:schemaRef ds:uri="http://schemas.openxmlformats.org/officeDocument/2006/bibliography"/>
  </ds:schemaRefs>
</ds:datastoreItem>
</file>

<file path=customXml/itemProps3.xml><?xml version="1.0" encoding="utf-8"?>
<ds:datastoreItem xmlns:ds="http://schemas.openxmlformats.org/officeDocument/2006/customXml" ds:itemID="{5FFA2B69-5145-4824-B60A-40ED5BF9F517}">
  <ds:schemaRefs>
    <ds:schemaRef ds:uri="http://www.w3.org/2001/XMLSchema"/>
    <ds:schemaRef ds:uri="http://www.boldonjames.com/2016/02/Classifier/internal/wrappedLabelHistor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Pages>
  <Words>5346</Words>
  <Characters>36729</Characters>
  <Application>Microsoft Office Word</Application>
  <DocSecurity>0</DocSecurity>
  <Lines>3339</Lines>
  <Paragraphs>2474</Paragraphs>
  <ScaleCrop>false</ScaleCrop>
  <HeadingPairs>
    <vt:vector size="2" baseType="variant">
      <vt:variant>
        <vt:lpstr>Title</vt:lpstr>
      </vt:variant>
      <vt:variant>
        <vt:i4>1</vt:i4>
      </vt:variant>
    </vt:vector>
  </HeadingPairs>
  <TitlesOfParts>
    <vt:vector size="1" baseType="lpstr">
      <vt:lpstr>Annex G – ACH Message Format</vt:lpstr>
    </vt:vector>
  </TitlesOfParts>
  <Company>National Bank of Georgia</Company>
  <LinksUpToDate>false</LinksUpToDate>
  <CharactersWithSpaces>39601</CharactersWithSpaces>
  <SharedDoc>false</SharedDoc>
  <HLinks>
    <vt:vector size="72" baseType="variant">
      <vt:variant>
        <vt:i4>2031664</vt:i4>
      </vt:variant>
      <vt:variant>
        <vt:i4>68</vt:i4>
      </vt:variant>
      <vt:variant>
        <vt:i4>0</vt:i4>
      </vt:variant>
      <vt:variant>
        <vt:i4>5</vt:i4>
      </vt:variant>
      <vt:variant>
        <vt:lpwstr/>
      </vt:variant>
      <vt:variant>
        <vt:lpwstr>_Toc149907826</vt:lpwstr>
      </vt:variant>
      <vt:variant>
        <vt:i4>2031664</vt:i4>
      </vt:variant>
      <vt:variant>
        <vt:i4>62</vt:i4>
      </vt:variant>
      <vt:variant>
        <vt:i4>0</vt:i4>
      </vt:variant>
      <vt:variant>
        <vt:i4>5</vt:i4>
      </vt:variant>
      <vt:variant>
        <vt:lpwstr/>
      </vt:variant>
      <vt:variant>
        <vt:lpwstr>_Toc149907825</vt:lpwstr>
      </vt:variant>
      <vt:variant>
        <vt:i4>2031664</vt:i4>
      </vt:variant>
      <vt:variant>
        <vt:i4>56</vt:i4>
      </vt:variant>
      <vt:variant>
        <vt:i4>0</vt:i4>
      </vt:variant>
      <vt:variant>
        <vt:i4>5</vt:i4>
      </vt:variant>
      <vt:variant>
        <vt:lpwstr/>
      </vt:variant>
      <vt:variant>
        <vt:lpwstr>_Toc149907824</vt:lpwstr>
      </vt:variant>
      <vt:variant>
        <vt:i4>2031664</vt:i4>
      </vt:variant>
      <vt:variant>
        <vt:i4>50</vt:i4>
      </vt:variant>
      <vt:variant>
        <vt:i4>0</vt:i4>
      </vt:variant>
      <vt:variant>
        <vt:i4>5</vt:i4>
      </vt:variant>
      <vt:variant>
        <vt:lpwstr/>
      </vt:variant>
      <vt:variant>
        <vt:lpwstr>_Toc149907823</vt:lpwstr>
      </vt:variant>
      <vt:variant>
        <vt:i4>2031664</vt:i4>
      </vt:variant>
      <vt:variant>
        <vt:i4>44</vt:i4>
      </vt:variant>
      <vt:variant>
        <vt:i4>0</vt:i4>
      </vt:variant>
      <vt:variant>
        <vt:i4>5</vt:i4>
      </vt:variant>
      <vt:variant>
        <vt:lpwstr/>
      </vt:variant>
      <vt:variant>
        <vt:lpwstr>_Toc149907822</vt:lpwstr>
      </vt:variant>
      <vt:variant>
        <vt:i4>2031664</vt:i4>
      </vt:variant>
      <vt:variant>
        <vt:i4>38</vt:i4>
      </vt:variant>
      <vt:variant>
        <vt:i4>0</vt:i4>
      </vt:variant>
      <vt:variant>
        <vt:i4>5</vt:i4>
      </vt:variant>
      <vt:variant>
        <vt:lpwstr/>
      </vt:variant>
      <vt:variant>
        <vt:lpwstr>_Toc149907821</vt:lpwstr>
      </vt:variant>
      <vt:variant>
        <vt:i4>2031664</vt:i4>
      </vt:variant>
      <vt:variant>
        <vt:i4>32</vt:i4>
      </vt:variant>
      <vt:variant>
        <vt:i4>0</vt:i4>
      </vt:variant>
      <vt:variant>
        <vt:i4>5</vt:i4>
      </vt:variant>
      <vt:variant>
        <vt:lpwstr/>
      </vt:variant>
      <vt:variant>
        <vt:lpwstr>_Toc149907820</vt:lpwstr>
      </vt:variant>
      <vt:variant>
        <vt:i4>1835056</vt:i4>
      </vt:variant>
      <vt:variant>
        <vt:i4>26</vt:i4>
      </vt:variant>
      <vt:variant>
        <vt:i4>0</vt:i4>
      </vt:variant>
      <vt:variant>
        <vt:i4>5</vt:i4>
      </vt:variant>
      <vt:variant>
        <vt:lpwstr/>
      </vt:variant>
      <vt:variant>
        <vt:lpwstr>_Toc149907819</vt:lpwstr>
      </vt:variant>
      <vt:variant>
        <vt:i4>1835056</vt:i4>
      </vt:variant>
      <vt:variant>
        <vt:i4>20</vt:i4>
      </vt:variant>
      <vt:variant>
        <vt:i4>0</vt:i4>
      </vt:variant>
      <vt:variant>
        <vt:i4>5</vt:i4>
      </vt:variant>
      <vt:variant>
        <vt:lpwstr/>
      </vt:variant>
      <vt:variant>
        <vt:lpwstr>_Toc149907818</vt:lpwstr>
      </vt:variant>
      <vt:variant>
        <vt:i4>1835056</vt:i4>
      </vt:variant>
      <vt:variant>
        <vt:i4>14</vt:i4>
      </vt:variant>
      <vt:variant>
        <vt:i4>0</vt:i4>
      </vt:variant>
      <vt:variant>
        <vt:i4>5</vt:i4>
      </vt:variant>
      <vt:variant>
        <vt:lpwstr/>
      </vt:variant>
      <vt:variant>
        <vt:lpwstr>_Toc149907817</vt:lpwstr>
      </vt:variant>
      <vt:variant>
        <vt:i4>1835056</vt:i4>
      </vt:variant>
      <vt:variant>
        <vt:i4>8</vt:i4>
      </vt:variant>
      <vt:variant>
        <vt:i4>0</vt:i4>
      </vt:variant>
      <vt:variant>
        <vt:i4>5</vt:i4>
      </vt:variant>
      <vt:variant>
        <vt:lpwstr/>
      </vt:variant>
      <vt:variant>
        <vt:lpwstr>_Toc149907816</vt:lpwstr>
      </vt:variant>
      <vt:variant>
        <vt:i4>1835056</vt:i4>
      </vt:variant>
      <vt:variant>
        <vt:i4>2</vt:i4>
      </vt:variant>
      <vt:variant>
        <vt:i4>0</vt:i4>
      </vt:variant>
      <vt:variant>
        <vt:i4>5</vt:i4>
      </vt:variant>
      <vt:variant>
        <vt:lpwstr/>
      </vt:variant>
      <vt:variant>
        <vt:lpwstr>_Toc149907815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Annex G – ACH Message Format</dc:title>
  <dc:subject>Automated Transfer System Upgrade Delivery Project</dc:subject>
  <dc:creator>Diana Susca</dc:creator>
  <cp:keywords/>
  <dc:description/>
  <cp:lastModifiedBy>Rares Galan</cp:lastModifiedBy>
  <cp:revision>8</cp:revision>
  <cp:lastPrinted>2023-10-30T21:05:00Z</cp:lastPrinted>
  <dcterms:created xsi:type="dcterms:W3CDTF">2025-06-17T16:54:00Z</dcterms:created>
  <dcterms:modified xsi:type="dcterms:W3CDTF">2025-11-10T14:10:00Z</dcterms:modified>
  <cp:category/>
  <cp:contentStatus>1.01</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6b0a75914a58533235124a8780a4baa5c97fd69520406567cc057c970c82b39d</vt:lpwstr>
  </property>
  <property fmtid="{D5CDD505-2E9C-101B-9397-08002B2CF9AE}" pid="3" name="docIndexRef">
    <vt:lpwstr>38847663-3590-4689-968e-2134bfdb1879</vt:lpwstr>
  </property>
  <property fmtid="{D5CDD505-2E9C-101B-9397-08002B2CF9AE}" pid="4" name="bjSaver">
    <vt:lpwstr>zKQj05bm6p6DdE/0dHpiXcyYLTk31UpA</vt:lpwstr>
  </property>
  <property fmtid="{D5CDD505-2E9C-101B-9397-08002B2CF9AE}" pid="5" name="bjDocumentSecurityLabel">
    <vt:lpwstr>This item has no classification</vt:lpwstr>
  </property>
  <property fmtid="{D5CDD505-2E9C-101B-9397-08002B2CF9AE}" pid="6" name="bjClsUserRVM">
    <vt:lpwstr>[]</vt:lpwstr>
  </property>
  <property fmtid="{D5CDD505-2E9C-101B-9397-08002B2CF9AE}" pid="7" name="bjLabelHistoryID">
    <vt:lpwstr>{5FFA2B69-5145-4824-B60A-40ED5BF9F517}</vt:lpwstr>
  </property>
</Properties>
</file>